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1369662"/>
        <w:docPartObj>
          <w:docPartGallery w:val="Cover Pages"/>
          <w:docPartUnique/>
        </w:docPartObj>
      </w:sdtPr>
      <w:sdtContent>
        <w:p w:rsidR="002A0D5C" w:rsidRDefault="002A0D5C" w:rsidP="002A0D5C">
          <w:pPr>
            <w:jc w:val="center"/>
          </w:pPr>
          <w:r>
            <w:rPr>
              <w:noProof/>
              <w:lang w:bidi="he-IL"/>
            </w:rPr>
            <w:drawing>
              <wp:inline distT="0" distB="0" distL="0" distR="0" wp14:anchorId="758494D5" wp14:editId="7A4E9667">
                <wp:extent cx="3869690" cy="4886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9690" cy="4886325"/>
                        </a:xfrm>
                        <a:prstGeom prst="rect">
                          <a:avLst/>
                        </a:prstGeom>
                        <a:noFill/>
                        <a:ln>
                          <a:noFill/>
                        </a:ln>
                      </pic:spPr>
                    </pic:pic>
                  </a:graphicData>
                </a:graphic>
              </wp:inline>
            </w:drawing>
          </w:r>
        </w:p>
        <w:tbl>
          <w:tblPr>
            <w:tblpPr w:leftFromText="187" w:rightFromText="187" w:bottomFromText="160" w:horzAnchor="margin" w:tblpXSpec="center" w:tblpYSpec="bottom"/>
            <w:tblW w:w="4232" w:type="pct"/>
            <w:tblLook w:val="04A0" w:firstRow="1" w:lastRow="0" w:firstColumn="1" w:lastColumn="0" w:noHBand="0" w:noVBand="1"/>
          </w:tblPr>
          <w:tblGrid>
            <w:gridCol w:w="7922"/>
          </w:tblGrid>
          <w:tr w:rsidR="002A0D5C" w:rsidTr="00B77A38">
            <w:tc>
              <w:tcPr>
                <w:tcW w:w="7923" w:type="dxa"/>
                <w:tcMar>
                  <w:top w:w="216" w:type="dxa"/>
                  <w:left w:w="115" w:type="dxa"/>
                  <w:bottom w:w="216" w:type="dxa"/>
                  <w:right w:w="115" w:type="dxa"/>
                </w:tcMar>
              </w:tcPr>
              <w:p w:rsidR="002A0D5C" w:rsidRDefault="002A0D5C" w:rsidP="00B77A38">
                <w:pPr>
                  <w:pStyle w:val="NoSpacing"/>
                  <w:spacing w:line="256" w:lineRule="auto"/>
                  <w:rPr>
                    <w:color w:val="5B9BD5" w:themeColor="accent1"/>
                    <w:sz w:val="28"/>
                    <w:szCs w:val="28"/>
                  </w:rPr>
                </w:pPr>
              </w:p>
            </w:tc>
          </w:tr>
        </w:tbl>
        <w:p w:rsidR="002E65E0" w:rsidRDefault="002A0D5C" w:rsidP="002A0D5C">
          <w:pPr>
            <w:pStyle w:val="Title"/>
            <w:jc w:val="center"/>
          </w:pPr>
          <w:r>
            <w:t>S</w:t>
          </w:r>
          <w:r w:rsidR="002D4814">
            <w:t xml:space="preserve">witch Abstraction Interface </w:t>
          </w:r>
        </w:p>
        <w:p w:rsidR="002A0D5C" w:rsidRDefault="00FA6B2B" w:rsidP="002A0D5C">
          <w:pPr>
            <w:pStyle w:val="Title"/>
            <w:jc w:val="center"/>
          </w:pPr>
          <w:r>
            <w:rPr>
              <w:rFonts w:hint="eastAsia"/>
              <w:lang w:eastAsia="zh-CN"/>
            </w:rPr>
            <w:t>Change</w:t>
          </w:r>
          <w:r w:rsidR="009E3400">
            <w:rPr>
              <w:lang w:eastAsia="zh-CN"/>
            </w:rPr>
            <w:t xml:space="preserve"> </w:t>
          </w:r>
          <w:r w:rsidR="002D4814">
            <w:t>Proposal</w:t>
          </w:r>
        </w:p>
        <w:p w:rsidR="002A0D5C" w:rsidRDefault="002A0D5C" w:rsidP="002A0D5C"/>
        <w:p w:rsidR="00354F69" w:rsidRDefault="00354F69" w:rsidP="002A0D5C">
          <w:pPr>
            <w:rPr>
              <w:b/>
            </w:rPr>
          </w:pPr>
        </w:p>
        <w:tbl>
          <w:tblPr>
            <w:tblStyle w:val="TableGrid"/>
            <w:tblW w:w="0" w:type="auto"/>
            <w:tblLook w:val="04A0" w:firstRow="1" w:lastRow="0" w:firstColumn="1" w:lastColumn="0" w:noHBand="0" w:noVBand="1"/>
          </w:tblPr>
          <w:tblGrid>
            <w:gridCol w:w="1435"/>
            <w:gridCol w:w="7915"/>
          </w:tblGrid>
          <w:tr w:rsidR="00354F69" w:rsidTr="009E0E8A">
            <w:tc>
              <w:tcPr>
                <w:tcW w:w="1435" w:type="dxa"/>
              </w:tcPr>
              <w:p w:rsidR="00354F69" w:rsidRDefault="00334DD0" w:rsidP="002A0D5C">
                <w:pPr>
                  <w:rPr>
                    <w:b/>
                  </w:rPr>
                </w:pPr>
                <w:r>
                  <w:rPr>
                    <w:b/>
                  </w:rPr>
                  <w:t>Title</w:t>
                </w:r>
              </w:p>
            </w:tc>
            <w:tc>
              <w:tcPr>
                <w:tcW w:w="7915" w:type="dxa"/>
              </w:tcPr>
              <w:p w:rsidR="00354F69" w:rsidRDefault="00B77A38" w:rsidP="002A0D5C">
                <w:pPr>
                  <w:rPr>
                    <w:b/>
                  </w:rPr>
                </w:pPr>
                <w:r>
                  <w:rPr>
                    <w:b/>
                  </w:rPr>
                  <w:t xml:space="preserve">Host interface </w:t>
                </w:r>
              </w:p>
            </w:tc>
          </w:tr>
          <w:tr w:rsidR="00334DD0" w:rsidTr="009E0E8A">
            <w:tc>
              <w:tcPr>
                <w:tcW w:w="1435" w:type="dxa"/>
              </w:tcPr>
              <w:p w:rsidR="00334DD0" w:rsidRDefault="00334DD0" w:rsidP="002A0D5C">
                <w:pPr>
                  <w:rPr>
                    <w:b/>
                  </w:rPr>
                </w:pPr>
                <w:r>
                  <w:rPr>
                    <w:b/>
                  </w:rPr>
                  <w:t>Authors</w:t>
                </w:r>
              </w:p>
            </w:tc>
            <w:tc>
              <w:tcPr>
                <w:tcW w:w="7915" w:type="dxa"/>
              </w:tcPr>
              <w:p w:rsidR="00334DD0" w:rsidRDefault="004B4AED" w:rsidP="002A0D5C">
                <w:pPr>
                  <w:rPr>
                    <w:b/>
                  </w:rPr>
                </w:pPr>
                <w:r>
                  <w:rPr>
                    <w:b/>
                  </w:rPr>
                  <w:t xml:space="preserve">Mellanox </w:t>
                </w:r>
              </w:p>
            </w:tc>
          </w:tr>
          <w:tr w:rsidR="00354F69" w:rsidTr="009E0E8A">
            <w:tc>
              <w:tcPr>
                <w:tcW w:w="1435" w:type="dxa"/>
              </w:tcPr>
              <w:p w:rsidR="00354F69" w:rsidRDefault="009E0E8A" w:rsidP="002A0D5C">
                <w:pPr>
                  <w:rPr>
                    <w:b/>
                  </w:rPr>
                </w:pPr>
                <w:r>
                  <w:rPr>
                    <w:b/>
                  </w:rPr>
                  <w:t>Status</w:t>
                </w:r>
              </w:p>
            </w:tc>
            <w:tc>
              <w:tcPr>
                <w:tcW w:w="7915" w:type="dxa"/>
              </w:tcPr>
              <w:p w:rsidR="00354F69" w:rsidRDefault="003956B8" w:rsidP="002A0D5C">
                <w:pPr>
                  <w:rPr>
                    <w:b/>
                  </w:rPr>
                </w:pPr>
                <w:r>
                  <w:rPr>
                    <w:b/>
                  </w:rPr>
                  <w:t>In Review</w:t>
                </w:r>
              </w:p>
            </w:tc>
          </w:tr>
          <w:tr w:rsidR="00F325EE" w:rsidTr="009E0E8A">
            <w:tc>
              <w:tcPr>
                <w:tcW w:w="1435" w:type="dxa"/>
              </w:tcPr>
              <w:p w:rsidR="00F325EE" w:rsidRDefault="00F325EE" w:rsidP="002A0D5C">
                <w:pPr>
                  <w:rPr>
                    <w:b/>
                  </w:rPr>
                </w:pPr>
                <w:r>
                  <w:rPr>
                    <w:b/>
                  </w:rPr>
                  <w:t>Type</w:t>
                </w:r>
              </w:p>
            </w:tc>
            <w:tc>
              <w:tcPr>
                <w:tcW w:w="7915" w:type="dxa"/>
              </w:tcPr>
              <w:p w:rsidR="00F325EE" w:rsidRDefault="003956B8" w:rsidP="002A0D5C">
                <w:pPr>
                  <w:rPr>
                    <w:b/>
                  </w:rPr>
                </w:pPr>
                <w:r>
                  <w:rPr>
                    <w:b/>
                  </w:rPr>
                  <w:t>Standards Track</w:t>
                </w:r>
              </w:p>
            </w:tc>
          </w:tr>
          <w:tr w:rsidR="00354F69" w:rsidTr="009E0E8A">
            <w:tc>
              <w:tcPr>
                <w:tcW w:w="1435" w:type="dxa"/>
              </w:tcPr>
              <w:p w:rsidR="00354F69" w:rsidRDefault="009E0E8A" w:rsidP="002A0D5C">
                <w:pPr>
                  <w:rPr>
                    <w:b/>
                  </w:rPr>
                </w:pPr>
                <w:r>
                  <w:rPr>
                    <w:b/>
                  </w:rPr>
                  <w:t>Created</w:t>
                </w:r>
              </w:p>
            </w:tc>
            <w:tc>
              <w:tcPr>
                <w:tcW w:w="7915" w:type="dxa"/>
              </w:tcPr>
              <w:p w:rsidR="00354F69" w:rsidRDefault="006F3334" w:rsidP="002A0D5C">
                <w:pPr>
                  <w:rPr>
                    <w:b/>
                  </w:rPr>
                </w:pPr>
                <w:r>
                  <w:rPr>
                    <w:b/>
                  </w:rPr>
                  <w:t>3/9</w:t>
                </w:r>
                <w:r w:rsidR="003956B8">
                  <w:rPr>
                    <w:b/>
                  </w:rPr>
                  <w:t>/2015</w:t>
                </w:r>
              </w:p>
            </w:tc>
          </w:tr>
          <w:tr w:rsidR="00F425AC" w:rsidTr="009E0E8A">
            <w:tc>
              <w:tcPr>
                <w:tcW w:w="1435" w:type="dxa"/>
              </w:tcPr>
              <w:p w:rsidR="00F425AC" w:rsidRDefault="00F425AC" w:rsidP="002A0D5C">
                <w:pPr>
                  <w:rPr>
                    <w:b/>
                  </w:rPr>
                </w:pPr>
                <w:r>
                  <w:rPr>
                    <w:b/>
                  </w:rPr>
                  <w:t>SAI-Version</w:t>
                </w:r>
              </w:p>
            </w:tc>
            <w:tc>
              <w:tcPr>
                <w:tcW w:w="7915" w:type="dxa"/>
              </w:tcPr>
              <w:p w:rsidR="00F425AC" w:rsidRDefault="003956B8" w:rsidP="002A0D5C">
                <w:pPr>
                  <w:rPr>
                    <w:b/>
                  </w:rPr>
                </w:pPr>
                <w:r>
                  <w:rPr>
                    <w:b/>
                  </w:rPr>
                  <w:t>0.9.2</w:t>
                </w:r>
              </w:p>
            </w:tc>
          </w:tr>
        </w:tbl>
        <w:p w:rsidR="002D4814" w:rsidRDefault="002D4814">
          <w:pPr>
            <w:rPr>
              <w:b/>
            </w:rPr>
          </w:pPr>
          <w:r>
            <w:rPr>
              <w:b/>
            </w:rPr>
            <w:br w:type="page"/>
          </w:r>
        </w:p>
        <w:p w:rsidR="002A0D5C" w:rsidRDefault="002A0D5C" w:rsidP="002A0D5C"/>
        <w:p w:rsidR="002A0D5C" w:rsidRDefault="001E7BFF" w:rsidP="002A0D5C">
          <w:pPr>
            <w:rPr>
              <w:rFonts w:asciiTheme="majorHAnsi" w:eastAsiaTheme="majorEastAsia" w:hAnsiTheme="majorHAnsi" w:cstheme="majorBidi"/>
              <w:color w:val="2E74B5" w:themeColor="accent1" w:themeShade="BF"/>
              <w:sz w:val="32"/>
              <w:szCs w:val="32"/>
            </w:rPr>
          </w:pPr>
        </w:p>
      </w:sdtContent>
    </w:sdt>
    <w:sdt>
      <w:sdtPr>
        <w:rPr>
          <w:rFonts w:asciiTheme="minorHAnsi" w:eastAsiaTheme="minorHAnsi" w:hAnsiTheme="minorHAnsi" w:cstheme="minorBidi"/>
          <w:color w:val="auto"/>
          <w:sz w:val="22"/>
          <w:szCs w:val="22"/>
        </w:rPr>
        <w:id w:val="-1540431788"/>
        <w:docPartObj>
          <w:docPartGallery w:val="Table of Contents"/>
          <w:docPartUnique/>
        </w:docPartObj>
      </w:sdtPr>
      <w:sdtEndPr>
        <w:rPr>
          <w:rFonts w:eastAsia="SimSun"/>
        </w:rPr>
      </w:sdtEndPr>
      <w:sdtContent>
        <w:p w:rsidR="002A0D5C" w:rsidRDefault="002A0D5C" w:rsidP="002A0D5C">
          <w:pPr>
            <w:pStyle w:val="TOCHeading"/>
          </w:pPr>
          <w:r w:rsidRPr="0058057F">
            <w:rPr>
              <w:b/>
            </w:rPr>
            <w:t>Contents</w:t>
          </w:r>
        </w:p>
        <w:p w:rsidR="00141DD7" w:rsidRDefault="002A0D5C">
          <w:pPr>
            <w:pStyle w:val="TOC1"/>
            <w:tabs>
              <w:tab w:val="right" w:leader="dot" w:pos="9350"/>
            </w:tabs>
            <w:rPr>
              <w:rFonts w:eastAsiaTheme="minorEastAsia"/>
              <w:noProof/>
              <w:lang w:bidi="he-IL"/>
            </w:rPr>
          </w:pPr>
          <w:r>
            <w:fldChar w:fldCharType="begin"/>
          </w:r>
          <w:r>
            <w:instrText xml:space="preserve"> TOC \o "1-3" \h \z \u </w:instrText>
          </w:r>
          <w:r>
            <w:fldChar w:fldCharType="separate"/>
          </w:r>
          <w:hyperlink w:anchor="_Toc416314959" w:history="1">
            <w:r w:rsidR="00141DD7" w:rsidRPr="00F032CB">
              <w:rPr>
                <w:rStyle w:val="Hyperlink"/>
                <w:noProof/>
              </w:rPr>
              <w:t>List of Changes</w:t>
            </w:r>
            <w:r w:rsidR="00141DD7">
              <w:rPr>
                <w:noProof/>
                <w:webHidden/>
              </w:rPr>
              <w:tab/>
            </w:r>
            <w:r w:rsidR="00141DD7">
              <w:rPr>
                <w:noProof/>
                <w:webHidden/>
              </w:rPr>
              <w:fldChar w:fldCharType="begin"/>
            </w:r>
            <w:r w:rsidR="00141DD7">
              <w:rPr>
                <w:noProof/>
                <w:webHidden/>
              </w:rPr>
              <w:instrText xml:space="preserve"> PAGEREF _Toc416314959 \h </w:instrText>
            </w:r>
            <w:r w:rsidR="00141DD7">
              <w:rPr>
                <w:noProof/>
                <w:webHidden/>
              </w:rPr>
            </w:r>
            <w:r w:rsidR="00141DD7">
              <w:rPr>
                <w:noProof/>
                <w:webHidden/>
              </w:rPr>
              <w:fldChar w:fldCharType="separate"/>
            </w:r>
            <w:r w:rsidR="00CD29D6">
              <w:rPr>
                <w:noProof/>
                <w:webHidden/>
              </w:rPr>
              <w:t>i</w:t>
            </w:r>
            <w:r w:rsidR="00141DD7">
              <w:rPr>
                <w:noProof/>
                <w:webHidden/>
              </w:rPr>
              <w:fldChar w:fldCharType="end"/>
            </w:r>
          </w:hyperlink>
        </w:p>
        <w:p w:rsidR="00141DD7" w:rsidRDefault="001E7BFF">
          <w:pPr>
            <w:pStyle w:val="TOC1"/>
            <w:tabs>
              <w:tab w:val="left" w:pos="440"/>
              <w:tab w:val="right" w:leader="dot" w:pos="9350"/>
            </w:tabs>
            <w:rPr>
              <w:rFonts w:eastAsiaTheme="minorEastAsia"/>
              <w:noProof/>
              <w:lang w:bidi="he-IL"/>
            </w:rPr>
          </w:pPr>
          <w:hyperlink w:anchor="_Toc416314960" w:history="1">
            <w:r w:rsidR="00141DD7" w:rsidRPr="00F032CB">
              <w:rPr>
                <w:rStyle w:val="Hyperlink"/>
                <w:noProof/>
              </w:rPr>
              <w:t>1</w:t>
            </w:r>
            <w:r w:rsidR="00141DD7">
              <w:rPr>
                <w:rFonts w:eastAsiaTheme="minorEastAsia"/>
                <w:noProof/>
                <w:lang w:bidi="he-IL"/>
              </w:rPr>
              <w:tab/>
            </w:r>
            <w:r w:rsidR="00141DD7" w:rsidRPr="00F032CB">
              <w:rPr>
                <w:rStyle w:val="Hyperlink"/>
                <w:noProof/>
              </w:rPr>
              <w:t>Overview</w:t>
            </w:r>
            <w:r w:rsidR="00141DD7">
              <w:rPr>
                <w:noProof/>
                <w:webHidden/>
              </w:rPr>
              <w:tab/>
            </w:r>
            <w:r w:rsidR="00141DD7">
              <w:rPr>
                <w:noProof/>
                <w:webHidden/>
              </w:rPr>
              <w:fldChar w:fldCharType="begin"/>
            </w:r>
            <w:r w:rsidR="00141DD7">
              <w:rPr>
                <w:noProof/>
                <w:webHidden/>
              </w:rPr>
              <w:instrText xml:space="preserve"> PAGEREF _Toc416314960 \h </w:instrText>
            </w:r>
            <w:r w:rsidR="00141DD7">
              <w:rPr>
                <w:noProof/>
                <w:webHidden/>
              </w:rPr>
            </w:r>
            <w:r w:rsidR="00141DD7">
              <w:rPr>
                <w:noProof/>
                <w:webHidden/>
              </w:rPr>
              <w:fldChar w:fldCharType="separate"/>
            </w:r>
            <w:r w:rsidR="00CD29D6">
              <w:rPr>
                <w:noProof/>
                <w:webHidden/>
              </w:rPr>
              <w:t>1</w:t>
            </w:r>
            <w:r w:rsidR="00141DD7">
              <w:rPr>
                <w:noProof/>
                <w:webHidden/>
              </w:rPr>
              <w:fldChar w:fldCharType="end"/>
            </w:r>
          </w:hyperlink>
        </w:p>
        <w:p w:rsidR="00141DD7" w:rsidRDefault="001E7BFF">
          <w:pPr>
            <w:pStyle w:val="TOC2"/>
            <w:tabs>
              <w:tab w:val="left" w:pos="880"/>
              <w:tab w:val="right" w:leader="dot" w:pos="9350"/>
            </w:tabs>
            <w:rPr>
              <w:rFonts w:eastAsiaTheme="minorEastAsia"/>
              <w:noProof/>
              <w:lang w:bidi="he-IL"/>
            </w:rPr>
          </w:pPr>
          <w:hyperlink w:anchor="_Toc416314961" w:history="1">
            <w:r w:rsidR="00141DD7" w:rsidRPr="00F032CB">
              <w:rPr>
                <w:rStyle w:val="Hyperlink"/>
                <w:noProof/>
              </w:rPr>
              <w:t>1.1</w:t>
            </w:r>
            <w:r w:rsidR="00141DD7">
              <w:rPr>
                <w:rFonts w:eastAsiaTheme="minorEastAsia"/>
                <w:noProof/>
                <w:lang w:bidi="he-IL"/>
              </w:rPr>
              <w:tab/>
            </w:r>
            <w:r w:rsidR="00141DD7" w:rsidRPr="00F032CB">
              <w:rPr>
                <w:rStyle w:val="Hyperlink"/>
                <w:noProof/>
              </w:rPr>
              <w:t>Classification &amp; Registration</w:t>
            </w:r>
            <w:r w:rsidR="00141DD7">
              <w:rPr>
                <w:noProof/>
                <w:webHidden/>
              </w:rPr>
              <w:tab/>
            </w:r>
            <w:r w:rsidR="00141DD7">
              <w:rPr>
                <w:noProof/>
                <w:webHidden/>
              </w:rPr>
              <w:fldChar w:fldCharType="begin"/>
            </w:r>
            <w:r w:rsidR="00141DD7">
              <w:rPr>
                <w:noProof/>
                <w:webHidden/>
              </w:rPr>
              <w:instrText xml:space="preserve"> PAGEREF _Toc416314961 \h </w:instrText>
            </w:r>
            <w:r w:rsidR="00141DD7">
              <w:rPr>
                <w:noProof/>
                <w:webHidden/>
              </w:rPr>
            </w:r>
            <w:r w:rsidR="00141DD7">
              <w:rPr>
                <w:noProof/>
                <w:webHidden/>
              </w:rPr>
              <w:fldChar w:fldCharType="separate"/>
            </w:r>
            <w:r w:rsidR="00CD29D6">
              <w:rPr>
                <w:noProof/>
                <w:webHidden/>
              </w:rPr>
              <w:t>1</w:t>
            </w:r>
            <w:r w:rsidR="00141DD7">
              <w:rPr>
                <w:noProof/>
                <w:webHidden/>
              </w:rPr>
              <w:fldChar w:fldCharType="end"/>
            </w:r>
          </w:hyperlink>
        </w:p>
        <w:p w:rsidR="00141DD7" w:rsidRDefault="001E7BFF">
          <w:pPr>
            <w:pStyle w:val="TOC3"/>
            <w:tabs>
              <w:tab w:val="left" w:pos="1320"/>
              <w:tab w:val="right" w:leader="dot" w:pos="9350"/>
            </w:tabs>
            <w:rPr>
              <w:rFonts w:eastAsiaTheme="minorEastAsia"/>
              <w:noProof/>
              <w:lang w:bidi="he-IL"/>
            </w:rPr>
          </w:pPr>
          <w:hyperlink w:anchor="_Toc416314962" w:history="1">
            <w:r w:rsidR="00141DD7" w:rsidRPr="00F032CB">
              <w:rPr>
                <w:rStyle w:val="Hyperlink"/>
                <w:noProof/>
                <w14:scene3d>
                  <w14:camera w14:prst="orthographicFront"/>
                  <w14:lightRig w14:rig="threePt" w14:dir="t">
                    <w14:rot w14:lat="0" w14:lon="0" w14:rev="0"/>
                  </w14:lightRig>
                </w14:scene3d>
              </w:rPr>
              <w:t>1.1.1</w:t>
            </w:r>
            <w:r w:rsidR="00141DD7">
              <w:rPr>
                <w:rFonts w:eastAsiaTheme="minorEastAsia"/>
                <w:noProof/>
                <w:lang w:bidi="he-IL"/>
              </w:rPr>
              <w:tab/>
            </w:r>
            <w:r w:rsidR="00141DD7" w:rsidRPr="00F032CB">
              <w:rPr>
                <w:rStyle w:val="Hyperlink"/>
                <w:noProof/>
              </w:rPr>
              <w:t>Control traffic identification</w:t>
            </w:r>
            <w:r w:rsidR="00141DD7">
              <w:rPr>
                <w:noProof/>
                <w:webHidden/>
              </w:rPr>
              <w:tab/>
            </w:r>
            <w:r w:rsidR="00141DD7">
              <w:rPr>
                <w:noProof/>
                <w:webHidden/>
              </w:rPr>
              <w:fldChar w:fldCharType="begin"/>
            </w:r>
            <w:r w:rsidR="00141DD7">
              <w:rPr>
                <w:noProof/>
                <w:webHidden/>
              </w:rPr>
              <w:instrText xml:space="preserve"> PAGEREF _Toc416314962 \h </w:instrText>
            </w:r>
            <w:r w:rsidR="00141DD7">
              <w:rPr>
                <w:noProof/>
                <w:webHidden/>
              </w:rPr>
            </w:r>
            <w:r w:rsidR="00141DD7">
              <w:rPr>
                <w:noProof/>
                <w:webHidden/>
              </w:rPr>
              <w:fldChar w:fldCharType="separate"/>
            </w:r>
            <w:r w:rsidR="00CD29D6">
              <w:rPr>
                <w:noProof/>
                <w:webHidden/>
              </w:rPr>
              <w:t>1</w:t>
            </w:r>
            <w:r w:rsidR="00141DD7">
              <w:rPr>
                <w:noProof/>
                <w:webHidden/>
              </w:rPr>
              <w:fldChar w:fldCharType="end"/>
            </w:r>
          </w:hyperlink>
        </w:p>
        <w:p w:rsidR="00141DD7" w:rsidRDefault="001E7BFF">
          <w:pPr>
            <w:pStyle w:val="TOC3"/>
            <w:tabs>
              <w:tab w:val="left" w:pos="1320"/>
              <w:tab w:val="right" w:leader="dot" w:pos="9350"/>
            </w:tabs>
            <w:rPr>
              <w:rFonts w:eastAsiaTheme="minorEastAsia"/>
              <w:noProof/>
              <w:lang w:bidi="he-IL"/>
            </w:rPr>
          </w:pPr>
          <w:hyperlink w:anchor="_Toc416314963" w:history="1">
            <w:r w:rsidR="00141DD7" w:rsidRPr="00F032CB">
              <w:rPr>
                <w:rStyle w:val="Hyperlink"/>
                <w:noProof/>
                <w14:scene3d>
                  <w14:camera w14:prst="orthographicFront"/>
                  <w14:lightRig w14:rig="threePt" w14:dir="t">
                    <w14:rot w14:lat="0" w14:lon="0" w14:rev="0"/>
                  </w14:lightRig>
                </w14:scene3d>
              </w:rPr>
              <w:t>1.1.2</w:t>
            </w:r>
            <w:r w:rsidR="00141DD7">
              <w:rPr>
                <w:rFonts w:eastAsiaTheme="minorEastAsia"/>
                <w:noProof/>
                <w:lang w:bidi="he-IL"/>
              </w:rPr>
              <w:tab/>
            </w:r>
            <w:r w:rsidR="00141DD7" w:rsidRPr="00F032CB">
              <w:rPr>
                <w:rStyle w:val="Hyperlink"/>
                <w:noProof/>
              </w:rPr>
              <w:t>Classification</w:t>
            </w:r>
            <w:r w:rsidR="00141DD7">
              <w:rPr>
                <w:noProof/>
                <w:webHidden/>
              </w:rPr>
              <w:tab/>
            </w:r>
            <w:r w:rsidR="00141DD7">
              <w:rPr>
                <w:noProof/>
                <w:webHidden/>
              </w:rPr>
              <w:fldChar w:fldCharType="begin"/>
            </w:r>
            <w:r w:rsidR="00141DD7">
              <w:rPr>
                <w:noProof/>
                <w:webHidden/>
              </w:rPr>
              <w:instrText xml:space="preserve"> PAGEREF _Toc416314963 \h </w:instrText>
            </w:r>
            <w:r w:rsidR="00141DD7">
              <w:rPr>
                <w:noProof/>
                <w:webHidden/>
              </w:rPr>
            </w:r>
            <w:r w:rsidR="00141DD7">
              <w:rPr>
                <w:noProof/>
                <w:webHidden/>
              </w:rPr>
              <w:fldChar w:fldCharType="separate"/>
            </w:r>
            <w:r w:rsidR="00CD29D6">
              <w:rPr>
                <w:noProof/>
                <w:webHidden/>
              </w:rPr>
              <w:t>1</w:t>
            </w:r>
            <w:r w:rsidR="00141DD7">
              <w:rPr>
                <w:noProof/>
                <w:webHidden/>
              </w:rPr>
              <w:fldChar w:fldCharType="end"/>
            </w:r>
          </w:hyperlink>
        </w:p>
        <w:p w:rsidR="00141DD7" w:rsidRDefault="001E7BFF">
          <w:pPr>
            <w:pStyle w:val="TOC3"/>
            <w:tabs>
              <w:tab w:val="left" w:pos="1320"/>
              <w:tab w:val="right" w:leader="dot" w:pos="9350"/>
            </w:tabs>
            <w:rPr>
              <w:rFonts w:eastAsiaTheme="minorEastAsia"/>
              <w:noProof/>
              <w:lang w:bidi="he-IL"/>
            </w:rPr>
          </w:pPr>
          <w:hyperlink w:anchor="_Toc416314964" w:history="1">
            <w:r w:rsidR="00141DD7" w:rsidRPr="00F032CB">
              <w:rPr>
                <w:rStyle w:val="Hyperlink"/>
                <w:noProof/>
                <w14:scene3d>
                  <w14:camera w14:prst="orthographicFront"/>
                  <w14:lightRig w14:rig="threePt" w14:dir="t">
                    <w14:rot w14:lat="0" w14:lon="0" w14:rev="0"/>
                  </w14:lightRig>
                </w14:scene3d>
              </w:rPr>
              <w:t>1.1.3</w:t>
            </w:r>
            <w:r w:rsidR="00141DD7">
              <w:rPr>
                <w:rFonts w:eastAsiaTheme="minorEastAsia"/>
                <w:noProof/>
                <w:lang w:bidi="he-IL"/>
              </w:rPr>
              <w:tab/>
            </w:r>
            <w:r w:rsidR="00141DD7" w:rsidRPr="00F032CB">
              <w:rPr>
                <w:rStyle w:val="Hyperlink"/>
                <w:noProof/>
              </w:rPr>
              <w:t>Registration</w:t>
            </w:r>
            <w:r w:rsidR="00141DD7">
              <w:rPr>
                <w:noProof/>
                <w:webHidden/>
              </w:rPr>
              <w:tab/>
            </w:r>
            <w:r w:rsidR="00141DD7">
              <w:rPr>
                <w:noProof/>
                <w:webHidden/>
              </w:rPr>
              <w:fldChar w:fldCharType="begin"/>
            </w:r>
            <w:r w:rsidR="00141DD7">
              <w:rPr>
                <w:noProof/>
                <w:webHidden/>
              </w:rPr>
              <w:instrText xml:space="preserve"> PAGEREF _Toc416314964 \h </w:instrText>
            </w:r>
            <w:r w:rsidR="00141DD7">
              <w:rPr>
                <w:noProof/>
                <w:webHidden/>
              </w:rPr>
            </w:r>
            <w:r w:rsidR="00141DD7">
              <w:rPr>
                <w:noProof/>
                <w:webHidden/>
              </w:rPr>
              <w:fldChar w:fldCharType="separate"/>
            </w:r>
            <w:r w:rsidR="00CD29D6">
              <w:rPr>
                <w:noProof/>
                <w:webHidden/>
              </w:rPr>
              <w:t>2</w:t>
            </w:r>
            <w:r w:rsidR="00141DD7">
              <w:rPr>
                <w:noProof/>
                <w:webHidden/>
              </w:rPr>
              <w:fldChar w:fldCharType="end"/>
            </w:r>
          </w:hyperlink>
        </w:p>
        <w:p w:rsidR="00141DD7" w:rsidRDefault="001E7BFF">
          <w:pPr>
            <w:pStyle w:val="TOC2"/>
            <w:tabs>
              <w:tab w:val="left" w:pos="880"/>
              <w:tab w:val="right" w:leader="dot" w:pos="9350"/>
            </w:tabs>
            <w:rPr>
              <w:rFonts w:eastAsiaTheme="minorEastAsia"/>
              <w:noProof/>
              <w:lang w:bidi="he-IL"/>
            </w:rPr>
          </w:pPr>
          <w:hyperlink w:anchor="_Toc416314965" w:history="1">
            <w:r w:rsidR="00141DD7" w:rsidRPr="00F032CB">
              <w:rPr>
                <w:rStyle w:val="Hyperlink"/>
                <w:noProof/>
              </w:rPr>
              <w:t>1.2</w:t>
            </w:r>
            <w:r w:rsidR="00141DD7">
              <w:rPr>
                <w:rFonts w:eastAsiaTheme="minorEastAsia"/>
                <w:noProof/>
                <w:lang w:bidi="he-IL"/>
              </w:rPr>
              <w:tab/>
            </w:r>
            <w:r w:rsidR="00141DD7" w:rsidRPr="00F032CB">
              <w:rPr>
                <w:rStyle w:val="Hyperlink"/>
                <w:noProof/>
              </w:rPr>
              <w:t>Packet send and receive</w:t>
            </w:r>
            <w:r w:rsidR="00141DD7">
              <w:rPr>
                <w:noProof/>
                <w:webHidden/>
              </w:rPr>
              <w:tab/>
            </w:r>
            <w:r w:rsidR="00141DD7">
              <w:rPr>
                <w:noProof/>
                <w:webHidden/>
              </w:rPr>
              <w:fldChar w:fldCharType="begin"/>
            </w:r>
            <w:r w:rsidR="00141DD7">
              <w:rPr>
                <w:noProof/>
                <w:webHidden/>
              </w:rPr>
              <w:instrText xml:space="preserve"> PAGEREF _Toc416314965 \h </w:instrText>
            </w:r>
            <w:r w:rsidR="00141DD7">
              <w:rPr>
                <w:noProof/>
                <w:webHidden/>
              </w:rPr>
            </w:r>
            <w:r w:rsidR="00141DD7">
              <w:rPr>
                <w:noProof/>
                <w:webHidden/>
              </w:rPr>
              <w:fldChar w:fldCharType="separate"/>
            </w:r>
            <w:r w:rsidR="00CD29D6">
              <w:rPr>
                <w:noProof/>
                <w:webHidden/>
              </w:rPr>
              <w:t>2</w:t>
            </w:r>
            <w:r w:rsidR="00141DD7">
              <w:rPr>
                <w:noProof/>
                <w:webHidden/>
              </w:rPr>
              <w:fldChar w:fldCharType="end"/>
            </w:r>
          </w:hyperlink>
        </w:p>
        <w:p w:rsidR="00141DD7" w:rsidRDefault="001E7BFF">
          <w:pPr>
            <w:pStyle w:val="TOC3"/>
            <w:tabs>
              <w:tab w:val="left" w:pos="1320"/>
              <w:tab w:val="right" w:leader="dot" w:pos="9350"/>
            </w:tabs>
            <w:rPr>
              <w:rFonts w:eastAsiaTheme="minorEastAsia"/>
              <w:noProof/>
              <w:lang w:bidi="he-IL"/>
            </w:rPr>
          </w:pPr>
          <w:hyperlink w:anchor="_Toc416314966" w:history="1">
            <w:r w:rsidR="00141DD7" w:rsidRPr="00F032CB">
              <w:rPr>
                <w:rStyle w:val="Hyperlink"/>
                <w:noProof/>
                <w14:scene3d>
                  <w14:camera w14:prst="orthographicFront"/>
                  <w14:lightRig w14:rig="threePt" w14:dir="t">
                    <w14:rot w14:lat="0" w14:lon="0" w14:rev="0"/>
                  </w14:lightRig>
                </w14:scene3d>
              </w:rPr>
              <w:t>1.2.1</w:t>
            </w:r>
            <w:r w:rsidR="00141DD7">
              <w:rPr>
                <w:rFonts w:eastAsiaTheme="minorEastAsia"/>
                <w:noProof/>
                <w:lang w:bidi="he-IL"/>
              </w:rPr>
              <w:tab/>
            </w:r>
            <w:r w:rsidR="00141DD7" w:rsidRPr="00F032CB">
              <w:rPr>
                <w:rStyle w:val="Hyperlink"/>
                <w:noProof/>
              </w:rPr>
              <w:t>Packet send and receive - net device</w:t>
            </w:r>
            <w:r w:rsidR="00141DD7">
              <w:rPr>
                <w:noProof/>
                <w:webHidden/>
              </w:rPr>
              <w:tab/>
            </w:r>
            <w:r w:rsidR="00141DD7">
              <w:rPr>
                <w:noProof/>
                <w:webHidden/>
              </w:rPr>
              <w:fldChar w:fldCharType="begin"/>
            </w:r>
            <w:r w:rsidR="00141DD7">
              <w:rPr>
                <w:noProof/>
                <w:webHidden/>
              </w:rPr>
              <w:instrText xml:space="preserve"> PAGEREF _Toc416314966 \h </w:instrText>
            </w:r>
            <w:r w:rsidR="00141DD7">
              <w:rPr>
                <w:noProof/>
                <w:webHidden/>
              </w:rPr>
            </w:r>
            <w:r w:rsidR="00141DD7">
              <w:rPr>
                <w:noProof/>
                <w:webHidden/>
              </w:rPr>
              <w:fldChar w:fldCharType="separate"/>
            </w:r>
            <w:r w:rsidR="00CD29D6">
              <w:rPr>
                <w:noProof/>
                <w:webHidden/>
              </w:rPr>
              <w:t>2</w:t>
            </w:r>
            <w:r w:rsidR="00141DD7">
              <w:rPr>
                <w:noProof/>
                <w:webHidden/>
              </w:rPr>
              <w:fldChar w:fldCharType="end"/>
            </w:r>
          </w:hyperlink>
        </w:p>
        <w:p w:rsidR="00141DD7" w:rsidRDefault="001E7BFF">
          <w:pPr>
            <w:pStyle w:val="TOC1"/>
            <w:tabs>
              <w:tab w:val="left" w:pos="440"/>
              <w:tab w:val="right" w:leader="dot" w:pos="9350"/>
            </w:tabs>
            <w:rPr>
              <w:rFonts w:eastAsiaTheme="minorEastAsia"/>
              <w:noProof/>
              <w:lang w:bidi="he-IL"/>
            </w:rPr>
          </w:pPr>
          <w:hyperlink w:anchor="_Toc416314967" w:history="1">
            <w:r w:rsidR="00141DD7" w:rsidRPr="00F032CB">
              <w:rPr>
                <w:rStyle w:val="Hyperlink"/>
                <w:noProof/>
              </w:rPr>
              <w:t>2</w:t>
            </w:r>
            <w:r w:rsidR="00141DD7">
              <w:rPr>
                <w:rFonts w:eastAsiaTheme="minorEastAsia"/>
                <w:noProof/>
                <w:lang w:bidi="he-IL"/>
              </w:rPr>
              <w:tab/>
            </w:r>
            <w:r w:rsidR="00141DD7" w:rsidRPr="00F032CB">
              <w:rPr>
                <w:rStyle w:val="Hyperlink"/>
                <w:noProof/>
              </w:rPr>
              <w:t>Specification</w:t>
            </w:r>
            <w:r w:rsidR="00141DD7">
              <w:rPr>
                <w:noProof/>
                <w:webHidden/>
              </w:rPr>
              <w:tab/>
            </w:r>
            <w:r w:rsidR="00141DD7">
              <w:rPr>
                <w:noProof/>
                <w:webHidden/>
              </w:rPr>
              <w:fldChar w:fldCharType="begin"/>
            </w:r>
            <w:r w:rsidR="00141DD7">
              <w:rPr>
                <w:noProof/>
                <w:webHidden/>
              </w:rPr>
              <w:instrText xml:space="preserve"> PAGEREF _Toc416314967 \h </w:instrText>
            </w:r>
            <w:r w:rsidR="00141DD7">
              <w:rPr>
                <w:noProof/>
                <w:webHidden/>
              </w:rPr>
            </w:r>
            <w:r w:rsidR="00141DD7">
              <w:rPr>
                <w:noProof/>
                <w:webHidden/>
              </w:rPr>
              <w:fldChar w:fldCharType="separate"/>
            </w:r>
            <w:r w:rsidR="00CD29D6">
              <w:rPr>
                <w:noProof/>
                <w:webHidden/>
              </w:rPr>
              <w:t>3</w:t>
            </w:r>
            <w:r w:rsidR="00141DD7">
              <w:rPr>
                <w:noProof/>
                <w:webHidden/>
              </w:rPr>
              <w:fldChar w:fldCharType="end"/>
            </w:r>
          </w:hyperlink>
        </w:p>
        <w:p w:rsidR="00141DD7" w:rsidRDefault="001E7BFF">
          <w:pPr>
            <w:pStyle w:val="TOC2"/>
            <w:tabs>
              <w:tab w:val="left" w:pos="880"/>
              <w:tab w:val="right" w:leader="dot" w:pos="9350"/>
            </w:tabs>
            <w:rPr>
              <w:rFonts w:eastAsiaTheme="minorEastAsia"/>
              <w:noProof/>
              <w:lang w:bidi="he-IL"/>
            </w:rPr>
          </w:pPr>
          <w:hyperlink w:anchor="_Toc416314968" w:history="1">
            <w:r w:rsidR="00141DD7" w:rsidRPr="00F032CB">
              <w:rPr>
                <w:rStyle w:val="Hyperlink"/>
                <w:noProof/>
              </w:rPr>
              <w:t>2.1</w:t>
            </w:r>
            <w:r w:rsidR="00141DD7">
              <w:rPr>
                <w:rFonts w:eastAsiaTheme="minorEastAsia"/>
                <w:noProof/>
                <w:lang w:bidi="he-IL"/>
              </w:rPr>
              <w:tab/>
            </w:r>
            <w:r w:rsidR="00141DD7" w:rsidRPr="00F032CB">
              <w:rPr>
                <w:rStyle w:val="Hyperlink"/>
                <w:noProof/>
              </w:rPr>
              <w:t>Host interface functionality</w:t>
            </w:r>
            <w:r w:rsidR="00141DD7">
              <w:rPr>
                <w:noProof/>
                <w:webHidden/>
              </w:rPr>
              <w:tab/>
            </w:r>
            <w:r w:rsidR="00141DD7">
              <w:rPr>
                <w:noProof/>
                <w:webHidden/>
              </w:rPr>
              <w:fldChar w:fldCharType="begin"/>
            </w:r>
            <w:r w:rsidR="00141DD7">
              <w:rPr>
                <w:noProof/>
                <w:webHidden/>
              </w:rPr>
              <w:instrText xml:space="preserve"> PAGEREF _Toc416314968 \h </w:instrText>
            </w:r>
            <w:r w:rsidR="00141DD7">
              <w:rPr>
                <w:noProof/>
                <w:webHidden/>
              </w:rPr>
            </w:r>
            <w:r w:rsidR="00141DD7">
              <w:rPr>
                <w:noProof/>
                <w:webHidden/>
              </w:rPr>
              <w:fldChar w:fldCharType="separate"/>
            </w:r>
            <w:r w:rsidR="00CD29D6">
              <w:rPr>
                <w:noProof/>
                <w:webHidden/>
              </w:rPr>
              <w:t>4</w:t>
            </w:r>
            <w:r w:rsidR="00141DD7">
              <w:rPr>
                <w:noProof/>
                <w:webHidden/>
              </w:rPr>
              <w:fldChar w:fldCharType="end"/>
            </w:r>
          </w:hyperlink>
        </w:p>
        <w:p w:rsidR="00141DD7" w:rsidRDefault="001E7BFF">
          <w:pPr>
            <w:pStyle w:val="TOC3"/>
            <w:tabs>
              <w:tab w:val="left" w:pos="1320"/>
              <w:tab w:val="right" w:leader="dot" w:pos="9350"/>
            </w:tabs>
            <w:rPr>
              <w:rFonts w:eastAsiaTheme="minorEastAsia"/>
              <w:noProof/>
              <w:lang w:bidi="he-IL"/>
            </w:rPr>
          </w:pPr>
          <w:hyperlink w:anchor="_Toc416314969" w:history="1">
            <w:r w:rsidR="00141DD7" w:rsidRPr="00F032CB">
              <w:rPr>
                <w:rStyle w:val="Hyperlink"/>
                <w:noProof/>
                <w14:scene3d>
                  <w14:camera w14:prst="orthographicFront"/>
                  <w14:lightRig w14:rig="threePt" w14:dir="t">
                    <w14:rot w14:lat="0" w14:lon="0" w14:rev="0"/>
                  </w14:lightRig>
                </w14:scene3d>
              </w:rPr>
              <w:t>2.1.1</w:t>
            </w:r>
            <w:r w:rsidR="00141DD7">
              <w:rPr>
                <w:rFonts w:eastAsiaTheme="minorEastAsia"/>
                <w:noProof/>
                <w:lang w:bidi="he-IL"/>
              </w:rPr>
              <w:tab/>
            </w:r>
            <w:r w:rsidR="00141DD7" w:rsidRPr="00F032CB">
              <w:rPr>
                <w:rStyle w:val="Hyperlink"/>
                <w:noProof/>
              </w:rPr>
              <w:t>Host interface trap group</w:t>
            </w:r>
            <w:r w:rsidR="00141DD7">
              <w:rPr>
                <w:noProof/>
                <w:webHidden/>
              </w:rPr>
              <w:tab/>
            </w:r>
            <w:r w:rsidR="00141DD7">
              <w:rPr>
                <w:noProof/>
                <w:webHidden/>
              </w:rPr>
              <w:fldChar w:fldCharType="begin"/>
            </w:r>
            <w:r w:rsidR="00141DD7">
              <w:rPr>
                <w:noProof/>
                <w:webHidden/>
              </w:rPr>
              <w:instrText xml:space="preserve"> PAGEREF _Toc416314969 \h </w:instrText>
            </w:r>
            <w:r w:rsidR="00141DD7">
              <w:rPr>
                <w:noProof/>
                <w:webHidden/>
              </w:rPr>
            </w:r>
            <w:r w:rsidR="00141DD7">
              <w:rPr>
                <w:noProof/>
                <w:webHidden/>
              </w:rPr>
              <w:fldChar w:fldCharType="separate"/>
            </w:r>
            <w:r w:rsidR="00CD29D6">
              <w:rPr>
                <w:noProof/>
                <w:webHidden/>
              </w:rPr>
              <w:t>4</w:t>
            </w:r>
            <w:r w:rsidR="00141DD7">
              <w:rPr>
                <w:noProof/>
                <w:webHidden/>
              </w:rPr>
              <w:fldChar w:fldCharType="end"/>
            </w:r>
          </w:hyperlink>
        </w:p>
        <w:p w:rsidR="00141DD7" w:rsidRDefault="001E7BFF">
          <w:pPr>
            <w:pStyle w:val="TOC3"/>
            <w:tabs>
              <w:tab w:val="left" w:pos="1320"/>
              <w:tab w:val="right" w:leader="dot" w:pos="9350"/>
            </w:tabs>
            <w:rPr>
              <w:rFonts w:eastAsiaTheme="minorEastAsia"/>
              <w:noProof/>
              <w:lang w:bidi="he-IL"/>
            </w:rPr>
          </w:pPr>
          <w:hyperlink w:anchor="_Toc416314970" w:history="1">
            <w:r w:rsidR="00141DD7" w:rsidRPr="00F032CB">
              <w:rPr>
                <w:rStyle w:val="Hyperlink"/>
                <w:noProof/>
                <w14:scene3d>
                  <w14:camera w14:prst="orthographicFront"/>
                  <w14:lightRig w14:rig="threePt" w14:dir="t">
                    <w14:rot w14:lat="0" w14:lon="0" w14:rev="0"/>
                  </w14:lightRig>
                </w14:scene3d>
              </w:rPr>
              <w:t>2.1.2</w:t>
            </w:r>
            <w:r w:rsidR="00141DD7">
              <w:rPr>
                <w:rFonts w:eastAsiaTheme="minorEastAsia"/>
                <w:noProof/>
                <w:lang w:bidi="he-IL"/>
              </w:rPr>
              <w:tab/>
            </w:r>
            <w:r w:rsidR="00141DD7" w:rsidRPr="00F032CB">
              <w:rPr>
                <w:rStyle w:val="Hyperlink"/>
                <w:noProof/>
              </w:rPr>
              <w:t>Host interface trap</w:t>
            </w:r>
            <w:r w:rsidR="00141DD7">
              <w:rPr>
                <w:noProof/>
                <w:webHidden/>
              </w:rPr>
              <w:tab/>
            </w:r>
            <w:r w:rsidR="00141DD7">
              <w:rPr>
                <w:noProof/>
                <w:webHidden/>
              </w:rPr>
              <w:fldChar w:fldCharType="begin"/>
            </w:r>
            <w:r w:rsidR="00141DD7">
              <w:rPr>
                <w:noProof/>
                <w:webHidden/>
              </w:rPr>
              <w:instrText xml:space="preserve"> PAGEREF _Toc416314970 \h </w:instrText>
            </w:r>
            <w:r w:rsidR="00141DD7">
              <w:rPr>
                <w:noProof/>
                <w:webHidden/>
              </w:rPr>
            </w:r>
            <w:r w:rsidR="00141DD7">
              <w:rPr>
                <w:noProof/>
                <w:webHidden/>
              </w:rPr>
              <w:fldChar w:fldCharType="separate"/>
            </w:r>
            <w:r w:rsidR="00CD29D6">
              <w:rPr>
                <w:noProof/>
                <w:webHidden/>
              </w:rPr>
              <w:t>5</w:t>
            </w:r>
            <w:r w:rsidR="00141DD7">
              <w:rPr>
                <w:noProof/>
                <w:webHidden/>
              </w:rPr>
              <w:fldChar w:fldCharType="end"/>
            </w:r>
          </w:hyperlink>
        </w:p>
        <w:p w:rsidR="00141DD7" w:rsidRDefault="001E7BFF">
          <w:pPr>
            <w:pStyle w:val="TOC3"/>
            <w:tabs>
              <w:tab w:val="left" w:pos="1320"/>
              <w:tab w:val="right" w:leader="dot" w:pos="9350"/>
            </w:tabs>
            <w:rPr>
              <w:rFonts w:eastAsiaTheme="minorEastAsia"/>
              <w:noProof/>
              <w:lang w:bidi="he-IL"/>
            </w:rPr>
          </w:pPr>
          <w:hyperlink w:anchor="_Toc416314971" w:history="1">
            <w:r w:rsidR="00141DD7" w:rsidRPr="00F032CB">
              <w:rPr>
                <w:rStyle w:val="Hyperlink"/>
                <w:noProof/>
                <w14:scene3d>
                  <w14:camera w14:prst="orthographicFront"/>
                  <w14:lightRig w14:rig="threePt" w14:dir="t">
                    <w14:rot w14:lat="0" w14:lon="0" w14:rev="0"/>
                  </w14:lightRig>
                </w14:scene3d>
              </w:rPr>
              <w:t>2.1.3</w:t>
            </w:r>
            <w:r w:rsidR="00141DD7">
              <w:rPr>
                <w:rFonts w:eastAsiaTheme="minorEastAsia"/>
                <w:noProof/>
                <w:lang w:bidi="he-IL"/>
              </w:rPr>
              <w:tab/>
            </w:r>
            <w:r w:rsidR="00141DD7" w:rsidRPr="00F032CB">
              <w:rPr>
                <w:rStyle w:val="Hyperlink"/>
                <w:noProof/>
              </w:rPr>
              <w:t>Host interface user defined trap</w:t>
            </w:r>
            <w:r w:rsidR="00141DD7">
              <w:rPr>
                <w:noProof/>
                <w:webHidden/>
              </w:rPr>
              <w:tab/>
            </w:r>
            <w:r w:rsidR="00141DD7">
              <w:rPr>
                <w:noProof/>
                <w:webHidden/>
              </w:rPr>
              <w:fldChar w:fldCharType="begin"/>
            </w:r>
            <w:r w:rsidR="00141DD7">
              <w:rPr>
                <w:noProof/>
                <w:webHidden/>
              </w:rPr>
              <w:instrText xml:space="preserve"> PAGEREF _Toc416314971 \h </w:instrText>
            </w:r>
            <w:r w:rsidR="00141DD7">
              <w:rPr>
                <w:noProof/>
                <w:webHidden/>
              </w:rPr>
            </w:r>
            <w:r w:rsidR="00141DD7">
              <w:rPr>
                <w:noProof/>
                <w:webHidden/>
              </w:rPr>
              <w:fldChar w:fldCharType="separate"/>
            </w:r>
            <w:r w:rsidR="00CD29D6">
              <w:rPr>
                <w:noProof/>
                <w:webHidden/>
              </w:rPr>
              <w:t>9</w:t>
            </w:r>
            <w:r w:rsidR="00141DD7">
              <w:rPr>
                <w:noProof/>
                <w:webHidden/>
              </w:rPr>
              <w:fldChar w:fldCharType="end"/>
            </w:r>
          </w:hyperlink>
        </w:p>
        <w:p w:rsidR="00141DD7" w:rsidRDefault="001E7BFF">
          <w:pPr>
            <w:pStyle w:val="TOC3"/>
            <w:tabs>
              <w:tab w:val="left" w:pos="1320"/>
              <w:tab w:val="right" w:leader="dot" w:pos="9350"/>
            </w:tabs>
            <w:rPr>
              <w:rFonts w:eastAsiaTheme="minorEastAsia"/>
              <w:noProof/>
              <w:lang w:bidi="he-IL"/>
            </w:rPr>
          </w:pPr>
          <w:hyperlink w:anchor="_Toc416314972" w:history="1">
            <w:r w:rsidR="00141DD7" w:rsidRPr="00F032CB">
              <w:rPr>
                <w:rStyle w:val="Hyperlink"/>
                <w:noProof/>
                <w14:scene3d>
                  <w14:camera w14:prst="orthographicFront"/>
                  <w14:lightRig w14:rig="threePt" w14:dir="t">
                    <w14:rot w14:lat="0" w14:lon="0" w14:rev="0"/>
                  </w14:lightRig>
                </w14:scene3d>
              </w:rPr>
              <w:t>2.1.4</w:t>
            </w:r>
            <w:r w:rsidR="00141DD7">
              <w:rPr>
                <w:rFonts w:eastAsiaTheme="minorEastAsia"/>
                <w:noProof/>
                <w:lang w:bidi="he-IL"/>
              </w:rPr>
              <w:tab/>
            </w:r>
            <w:r w:rsidR="00141DD7" w:rsidRPr="00F032CB">
              <w:rPr>
                <w:rStyle w:val="Hyperlink"/>
                <w:noProof/>
              </w:rPr>
              <w:t>Host interface channel</w:t>
            </w:r>
            <w:r w:rsidR="00141DD7">
              <w:rPr>
                <w:noProof/>
                <w:webHidden/>
              </w:rPr>
              <w:tab/>
            </w:r>
            <w:r w:rsidR="00141DD7">
              <w:rPr>
                <w:noProof/>
                <w:webHidden/>
              </w:rPr>
              <w:fldChar w:fldCharType="begin"/>
            </w:r>
            <w:r w:rsidR="00141DD7">
              <w:rPr>
                <w:noProof/>
                <w:webHidden/>
              </w:rPr>
              <w:instrText xml:space="preserve"> PAGEREF _Toc416314972 \h </w:instrText>
            </w:r>
            <w:r w:rsidR="00141DD7">
              <w:rPr>
                <w:noProof/>
                <w:webHidden/>
              </w:rPr>
            </w:r>
            <w:r w:rsidR="00141DD7">
              <w:rPr>
                <w:noProof/>
                <w:webHidden/>
              </w:rPr>
              <w:fldChar w:fldCharType="separate"/>
            </w:r>
            <w:r w:rsidR="00CD29D6">
              <w:rPr>
                <w:noProof/>
                <w:webHidden/>
              </w:rPr>
              <w:t>11</w:t>
            </w:r>
            <w:r w:rsidR="00141DD7">
              <w:rPr>
                <w:noProof/>
                <w:webHidden/>
              </w:rPr>
              <w:fldChar w:fldCharType="end"/>
            </w:r>
          </w:hyperlink>
        </w:p>
        <w:p w:rsidR="00141DD7" w:rsidRDefault="001E7BFF">
          <w:pPr>
            <w:pStyle w:val="TOC3"/>
            <w:tabs>
              <w:tab w:val="left" w:pos="1320"/>
              <w:tab w:val="right" w:leader="dot" w:pos="9350"/>
            </w:tabs>
            <w:rPr>
              <w:rFonts w:eastAsiaTheme="minorEastAsia"/>
              <w:noProof/>
              <w:lang w:bidi="he-IL"/>
            </w:rPr>
          </w:pPr>
          <w:hyperlink w:anchor="_Toc416314973" w:history="1">
            <w:r w:rsidR="00141DD7" w:rsidRPr="00F032CB">
              <w:rPr>
                <w:rStyle w:val="Hyperlink"/>
                <w:noProof/>
                <w14:scene3d>
                  <w14:camera w14:prst="orthographicFront"/>
                  <w14:lightRig w14:rig="threePt" w14:dir="t">
                    <w14:rot w14:lat="0" w14:lon="0" w14:rev="0"/>
                  </w14:lightRig>
                </w14:scene3d>
              </w:rPr>
              <w:t>2.1.5</w:t>
            </w:r>
            <w:r w:rsidR="00141DD7">
              <w:rPr>
                <w:rFonts w:eastAsiaTheme="minorEastAsia"/>
                <w:noProof/>
                <w:lang w:bidi="he-IL"/>
              </w:rPr>
              <w:tab/>
            </w:r>
            <w:r w:rsidR="00141DD7" w:rsidRPr="00F032CB">
              <w:rPr>
                <w:rStyle w:val="Hyperlink"/>
                <w:noProof/>
              </w:rPr>
              <w:t>Host interface packet send and receive</w:t>
            </w:r>
            <w:r w:rsidR="00141DD7">
              <w:rPr>
                <w:noProof/>
                <w:webHidden/>
              </w:rPr>
              <w:tab/>
            </w:r>
            <w:r w:rsidR="00141DD7">
              <w:rPr>
                <w:noProof/>
                <w:webHidden/>
              </w:rPr>
              <w:fldChar w:fldCharType="begin"/>
            </w:r>
            <w:r w:rsidR="00141DD7">
              <w:rPr>
                <w:noProof/>
                <w:webHidden/>
              </w:rPr>
              <w:instrText xml:space="preserve"> PAGEREF _Toc416314973 \h </w:instrText>
            </w:r>
            <w:r w:rsidR="00141DD7">
              <w:rPr>
                <w:noProof/>
                <w:webHidden/>
              </w:rPr>
            </w:r>
            <w:r w:rsidR="00141DD7">
              <w:rPr>
                <w:noProof/>
                <w:webHidden/>
              </w:rPr>
              <w:fldChar w:fldCharType="separate"/>
            </w:r>
            <w:r w:rsidR="00CD29D6">
              <w:rPr>
                <w:noProof/>
                <w:webHidden/>
              </w:rPr>
              <w:t>13</w:t>
            </w:r>
            <w:r w:rsidR="00141DD7">
              <w:rPr>
                <w:noProof/>
                <w:webHidden/>
              </w:rPr>
              <w:fldChar w:fldCharType="end"/>
            </w:r>
          </w:hyperlink>
        </w:p>
        <w:p w:rsidR="00141DD7" w:rsidRDefault="001E7BFF">
          <w:pPr>
            <w:pStyle w:val="TOC3"/>
            <w:tabs>
              <w:tab w:val="left" w:pos="1320"/>
              <w:tab w:val="right" w:leader="dot" w:pos="9350"/>
            </w:tabs>
            <w:rPr>
              <w:rFonts w:eastAsiaTheme="minorEastAsia"/>
              <w:noProof/>
              <w:lang w:bidi="he-IL"/>
            </w:rPr>
          </w:pPr>
          <w:hyperlink w:anchor="_Toc416314974" w:history="1">
            <w:r w:rsidR="00141DD7" w:rsidRPr="00F032CB">
              <w:rPr>
                <w:rStyle w:val="Hyperlink"/>
                <w:noProof/>
                <w14:scene3d>
                  <w14:camera w14:prst="orthographicFront"/>
                  <w14:lightRig w14:rig="threePt" w14:dir="t">
                    <w14:rot w14:lat="0" w14:lon="0" w14:rev="0"/>
                  </w14:lightRig>
                </w14:scene3d>
              </w:rPr>
              <w:t>2.1.6</w:t>
            </w:r>
            <w:r w:rsidR="00141DD7">
              <w:rPr>
                <w:rFonts w:eastAsiaTheme="minorEastAsia"/>
                <w:noProof/>
                <w:lang w:bidi="he-IL"/>
              </w:rPr>
              <w:tab/>
            </w:r>
            <w:r w:rsidR="00141DD7" w:rsidRPr="00F032CB">
              <w:rPr>
                <w:rStyle w:val="Hyperlink"/>
                <w:noProof/>
              </w:rPr>
              <w:t>Host interface API</w:t>
            </w:r>
            <w:r w:rsidR="00141DD7">
              <w:rPr>
                <w:noProof/>
                <w:webHidden/>
              </w:rPr>
              <w:tab/>
            </w:r>
            <w:r w:rsidR="00141DD7">
              <w:rPr>
                <w:noProof/>
                <w:webHidden/>
              </w:rPr>
              <w:fldChar w:fldCharType="begin"/>
            </w:r>
            <w:r w:rsidR="00141DD7">
              <w:rPr>
                <w:noProof/>
                <w:webHidden/>
              </w:rPr>
              <w:instrText xml:space="preserve"> PAGEREF _Toc416314974 \h </w:instrText>
            </w:r>
            <w:r w:rsidR="00141DD7">
              <w:rPr>
                <w:noProof/>
                <w:webHidden/>
              </w:rPr>
            </w:r>
            <w:r w:rsidR="00141DD7">
              <w:rPr>
                <w:noProof/>
                <w:webHidden/>
              </w:rPr>
              <w:fldChar w:fldCharType="separate"/>
            </w:r>
            <w:r w:rsidR="00CD29D6">
              <w:rPr>
                <w:noProof/>
                <w:webHidden/>
              </w:rPr>
              <w:t>14</w:t>
            </w:r>
            <w:r w:rsidR="00141DD7">
              <w:rPr>
                <w:noProof/>
                <w:webHidden/>
              </w:rPr>
              <w:fldChar w:fldCharType="end"/>
            </w:r>
          </w:hyperlink>
        </w:p>
        <w:p w:rsidR="00141DD7" w:rsidRDefault="001E7BFF">
          <w:pPr>
            <w:pStyle w:val="TOC2"/>
            <w:tabs>
              <w:tab w:val="left" w:pos="880"/>
              <w:tab w:val="right" w:leader="dot" w:pos="9350"/>
            </w:tabs>
            <w:rPr>
              <w:rFonts w:eastAsiaTheme="minorEastAsia"/>
              <w:noProof/>
              <w:lang w:bidi="he-IL"/>
            </w:rPr>
          </w:pPr>
          <w:hyperlink w:anchor="_Toc416314975" w:history="1">
            <w:r w:rsidR="00141DD7" w:rsidRPr="00F032CB">
              <w:rPr>
                <w:rStyle w:val="Hyperlink"/>
                <w:noProof/>
              </w:rPr>
              <w:t>2.2</w:t>
            </w:r>
            <w:r w:rsidR="00141DD7">
              <w:rPr>
                <w:rFonts w:eastAsiaTheme="minorEastAsia"/>
                <w:noProof/>
                <w:lang w:bidi="he-IL"/>
              </w:rPr>
              <w:tab/>
            </w:r>
            <w:r w:rsidR="00141DD7" w:rsidRPr="00F032CB">
              <w:rPr>
                <w:rStyle w:val="Hyperlink"/>
                <w:noProof/>
              </w:rPr>
              <w:t>New Callback function for packet receive</w:t>
            </w:r>
            <w:r w:rsidR="00141DD7">
              <w:rPr>
                <w:noProof/>
                <w:webHidden/>
              </w:rPr>
              <w:tab/>
            </w:r>
            <w:r w:rsidR="00141DD7">
              <w:rPr>
                <w:noProof/>
                <w:webHidden/>
              </w:rPr>
              <w:fldChar w:fldCharType="begin"/>
            </w:r>
            <w:r w:rsidR="00141DD7">
              <w:rPr>
                <w:noProof/>
                <w:webHidden/>
              </w:rPr>
              <w:instrText xml:space="preserve"> PAGEREF _Toc416314975 \h </w:instrText>
            </w:r>
            <w:r w:rsidR="00141DD7">
              <w:rPr>
                <w:noProof/>
                <w:webHidden/>
              </w:rPr>
            </w:r>
            <w:r w:rsidR="00141DD7">
              <w:rPr>
                <w:noProof/>
                <w:webHidden/>
              </w:rPr>
              <w:fldChar w:fldCharType="separate"/>
            </w:r>
            <w:r w:rsidR="00CD29D6">
              <w:rPr>
                <w:noProof/>
                <w:webHidden/>
              </w:rPr>
              <w:t>15</w:t>
            </w:r>
            <w:r w:rsidR="00141DD7">
              <w:rPr>
                <w:noProof/>
                <w:webHidden/>
              </w:rPr>
              <w:fldChar w:fldCharType="end"/>
            </w:r>
          </w:hyperlink>
        </w:p>
        <w:p w:rsidR="00141DD7" w:rsidRDefault="001E7BFF">
          <w:pPr>
            <w:pStyle w:val="TOC2"/>
            <w:tabs>
              <w:tab w:val="left" w:pos="880"/>
              <w:tab w:val="right" w:leader="dot" w:pos="9350"/>
            </w:tabs>
            <w:rPr>
              <w:rFonts w:eastAsiaTheme="minorEastAsia"/>
              <w:noProof/>
              <w:lang w:bidi="he-IL"/>
            </w:rPr>
          </w:pPr>
          <w:hyperlink w:anchor="_Toc416314976" w:history="1">
            <w:r w:rsidR="00141DD7" w:rsidRPr="00F032CB">
              <w:rPr>
                <w:rStyle w:val="Hyperlink"/>
                <w:noProof/>
              </w:rPr>
              <w:t>2.3</w:t>
            </w:r>
            <w:r w:rsidR="00141DD7">
              <w:rPr>
                <w:rFonts w:eastAsiaTheme="minorEastAsia"/>
                <w:noProof/>
                <w:lang w:bidi="he-IL"/>
              </w:rPr>
              <w:tab/>
            </w:r>
            <w:r w:rsidR="00141DD7" w:rsidRPr="00F032CB">
              <w:rPr>
                <w:rStyle w:val="Hyperlink"/>
                <w:noProof/>
              </w:rPr>
              <w:t>Changes in saitypes.h</w:t>
            </w:r>
            <w:r w:rsidR="00141DD7">
              <w:rPr>
                <w:noProof/>
                <w:webHidden/>
              </w:rPr>
              <w:tab/>
            </w:r>
            <w:r w:rsidR="00141DD7">
              <w:rPr>
                <w:noProof/>
                <w:webHidden/>
              </w:rPr>
              <w:fldChar w:fldCharType="begin"/>
            </w:r>
            <w:r w:rsidR="00141DD7">
              <w:rPr>
                <w:noProof/>
                <w:webHidden/>
              </w:rPr>
              <w:instrText xml:space="preserve"> PAGEREF _Toc416314976 \h </w:instrText>
            </w:r>
            <w:r w:rsidR="00141DD7">
              <w:rPr>
                <w:noProof/>
                <w:webHidden/>
              </w:rPr>
            </w:r>
            <w:r w:rsidR="00141DD7">
              <w:rPr>
                <w:noProof/>
                <w:webHidden/>
              </w:rPr>
              <w:fldChar w:fldCharType="separate"/>
            </w:r>
            <w:r w:rsidR="00CD29D6">
              <w:rPr>
                <w:noProof/>
                <w:webHidden/>
              </w:rPr>
              <w:t>15</w:t>
            </w:r>
            <w:r w:rsidR="00141DD7">
              <w:rPr>
                <w:noProof/>
                <w:webHidden/>
              </w:rPr>
              <w:fldChar w:fldCharType="end"/>
            </w:r>
          </w:hyperlink>
        </w:p>
        <w:p w:rsidR="00141DD7" w:rsidRDefault="001E7BFF">
          <w:pPr>
            <w:pStyle w:val="TOC2"/>
            <w:tabs>
              <w:tab w:val="left" w:pos="880"/>
              <w:tab w:val="right" w:leader="dot" w:pos="9350"/>
            </w:tabs>
            <w:rPr>
              <w:rFonts w:eastAsiaTheme="minorEastAsia"/>
              <w:noProof/>
              <w:lang w:bidi="he-IL"/>
            </w:rPr>
          </w:pPr>
          <w:hyperlink w:anchor="_Toc416314977" w:history="1">
            <w:r w:rsidR="00141DD7" w:rsidRPr="00F032CB">
              <w:rPr>
                <w:rStyle w:val="Hyperlink"/>
                <w:noProof/>
              </w:rPr>
              <w:t>2.4</w:t>
            </w:r>
            <w:r w:rsidR="00141DD7">
              <w:rPr>
                <w:rFonts w:eastAsiaTheme="minorEastAsia"/>
                <w:noProof/>
                <w:lang w:bidi="he-IL"/>
              </w:rPr>
              <w:tab/>
            </w:r>
            <w:r w:rsidR="00141DD7" w:rsidRPr="00F032CB">
              <w:rPr>
                <w:rStyle w:val="Hyperlink"/>
                <w:noProof/>
              </w:rPr>
              <w:t>Changes in saiswitch.h</w:t>
            </w:r>
            <w:r w:rsidR="00141DD7">
              <w:rPr>
                <w:noProof/>
                <w:webHidden/>
              </w:rPr>
              <w:tab/>
            </w:r>
            <w:r w:rsidR="00141DD7">
              <w:rPr>
                <w:noProof/>
                <w:webHidden/>
              </w:rPr>
              <w:fldChar w:fldCharType="begin"/>
            </w:r>
            <w:r w:rsidR="00141DD7">
              <w:rPr>
                <w:noProof/>
                <w:webHidden/>
              </w:rPr>
              <w:instrText xml:space="preserve"> PAGEREF _Toc416314977 \h </w:instrText>
            </w:r>
            <w:r w:rsidR="00141DD7">
              <w:rPr>
                <w:noProof/>
                <w:webHidden/>
              </w:rPr>
            </w:r>
            <w:r w:rsidR="00141DD7">
              <w:rPr>
                <w:noProof/>
                <w:webHidden/>
              </w:rPr>
              <w:fldChar w:fldCharType="separate"/>
            </w:r>
            <w:r w:rsidR="00CD29D6">
              <w:rPr>
                <w:noProof/>
                <w:webHidden/>
              </w:rPr>
              <w:t>15</w:t>
            </w:r>
            <w:r w:rsidR="00141DD7">
              <w:rPr>
                <w:noProof/>
                <w:webHidden/>
              </w:rPr>
              <w:fldChar w:fldCharType="end"/>
            </w:r>
          </w:hyperlink>
        </w:p>
        <w:p w:rsidR="00141DD7" w:rsidRDefault="001E7BFF">
          <w:pPr>
            <w:pStyle w:val="TOC2"/>
            <w:tabs>
              <w:tab w:val="left" w:pos="880"/>
              <w:tab w:val="right" w:leader="dot" w:pos="9350"/>
            </w:tabs>
            <w:rPr>
              <w:rFonts w:eastAsiaTheme="minorEastAsia"/>
              <w:noProof/>
              <w:lang w:bidi="he-IL"/>
            </w:rPr>
          </w:pPr>
          <w:hyperlink w:anchor="_Toc416314978" w:history="1">
            <w:r w:rsidR="00141DD7" w:rsidRPr="00F032CB">
              <w:rPr>
                <w:rStyle w:val="Hyperlink"/>
                <w:noProof/>
              </w:rPr>
              <w:t>2.5</w:t>
            </w:r>
            <w:r w:rsidR="00141DD7">
              <w:rPr>
                <w:rFonts w:eastAsiaTheme="minorEastAsia"/>
                <w:noProof/>
                <w:lang w:bidi="he-IL"/>
              </w:rPr>
              <w:tab/>
            </w:r>
            <w:r w:rsidR="00141DD7" w:rsidRPr="00F032CB">
              <w:rPr>
                <w:rStyle w:val="Hyperlink"/>
                <w:noProof/>
              </w:rPr>
              <w:t>Configuration example – using netdev channel</w:t>
            </w:r>
            <w:r w:rsidR="00141DD7">
              <w:rPr>
                <w:noProof/>
                <w:webHidden/>
              </w:rPr>
              <w:tab/>
            </w:r>
            <w:r w:rsidR="00141DD7">
              <w:rPr>
                <w:noProof/>
                <w:webHidden/>
              </w:rPr>
              <w:fldChar w:fldCharType="begin"/>
            </w:r>
            <w:r w:rsidR="00141DD7">
              <w:rPr>
                <w:noProof/>
                <w:webHidden/>
              </w:rPr>
              <w:instrText xml:space="preserve"> PAGEREF _Toc416314978 \h </w:instrText>
            </w:r>
            <w:r w:rsidR="00141DD7">
              <w:rPr>
                <w:noProof/>
                <w:webHidden/>
              </w:rPr>
            </w:r>
            <w:r w:rsidR="00141DD7">
              <w:rPr>
                <w:noProof/>
                <w:webHidden/>
              </w:rPr>
              <w:fldChar w:fldCharType="separate"/>
            </w:r>
            <w:r w:rsidR="00CD29D6">
              <w:rPr>
                <w:noProof/>
                <w:webHidden/>
              </w:rPr>
              <w:t>15</w:t>
            </w:r>
            <w:r w:rsidR="00141DD7">
              <w:rPr>
                <w:noProof/>
                <w:webHidden/>
              </w:rPr>
              <w:fldChar w:fldCharType="end"/>
            </w:r>
          </w:hyperlink>
        </w:p>
        <w:p w:rsidR="00141DD7" w:rsidRDefault="001E7BFF">
          <w:pPr>
            <w:pStyle w:val="TOC3"/>
            <w:tabs>
              <w:tab w:val="left" w:pos="1320"/>
              <w:tab w:val="right" w:leader="dot" w:pos="9350"/>
            </w:tabs>
            <w:rPr>
              <w:rFonts w:eastAsiaTheme="minorEastAsia"/>
              <w:noProof/>
              <w:lang w:bidi="he-IL"/>
            </w:rPr>
          </w:pPr>
          <w:hyperlink w:anchor="_Toc416314979" w:history="1">
            <w:r w:rsidR="00141DD7" w:rsidRPr="00F032CB">
              <w:rPr>
                <w:rStyle w:val="Hyperlink"/>
                <w:noProof/>
                <w14:scene3d>
                  <w14:camera w14:prst="orthographicFront"/>
                  <w14:lightRig w14:rig="threePt" w14:dir="t">
                    <w14:rot w14:lat="0" w14:lon="0" w14:rev="0"/>
                  </w14:lightRig>
                </w14:scene3d>
              </w:rPr>
              <w:t>2.5.1</w:t>
            </w:r>
            <w:r w:rsidR="00141DD7">
              <w:rPr>
                <w:rFonts w:eastAsiaTheme="minorEastAsia"/>
                <w:noProof/>
                <w:lang w:bidi="he-IL"/>
              </w:rPr>
              <w:tab/>
            </w:r>
            <w:r w:rsidR="00141DD7" w:rsidRPr="00F032CB">
              <w:rPr>
                <w:rStyle w:val="Hyperlink"/>
                <w:noProof/>
              </w:rPr>
              <w:t>Step 1- create three trap groups</w:t>
            </w:r>
            <w:r w:rsidR="00141DD7">
              <w:rPr>
                <w:noProof/>
                <w:webHidden/>
              </w:rPr>
              <w:tab/>
            </w:r>
            <w:r w:rsidR="00141DD7">
              <w:rPr>
                <w:noProof/>
                <w:webHidden/>
              </w:rPr>
              <w:fldChar w:fldCharType="begin"/>
            </w:r>
            <w:r w:rsidR="00141DD7">
              <w:rPr>
                <w:noProof/>
                <w:webHidden/>
              </w:rPr>
              <w:instrText xml:space="preserve"> PAGEREF _Toc416314979 \h </w:instrText>
            </w:r>
            <w:r w:rsidR="00141DD7">
              <w:rPr>
                <w:noProof/>
                <w:webHidden/>
              </w:rPr>
            </w:r>
            <w:r w:rsidR="00141DD7">
              <w:rPr>
                <w:noProof/>
                <w:webHidden/>
              </w:rPr>
              <w:fldChar w:fldCharType="separate"/>
            </w:r>
            <w:r w:rsidR="00CD29D6">
              <w:rPr>
                <w:noProof/>
                <w:webHidden/>
              </w:rPr>
              <w:t>15</w:t>
            </w:r>
            <w:r w:rsidR="00141DD7">
              <w:rPr>
                <w:noProof/>
                <w:webHidden/>
              </w:rPr>
              <w:fldChar w:fldCharType="end"/>
            </w:r>
          </w:hyperlink>
        </w:p>
        <w:p w:rsidR="00141DD7" w:rsidRDefault="001E7BFF">
          <w:pPr>
            <w:pStyle w:val="TOC3"/>
            <w:tabs>
              <w:tab w:val="left" w:pos="1320"/>
              <w:tab w:val="right" w:leader="dot" w:pos="9350"/>
            </w:tabs>
            <w:rPr>
              <w:rFonts w:eastAsiaTheme="minorEastAsia"/>
              <w:noProof/>
              <w:lang w:bidi="he-IL"/>
            </w:rPr>
          </w:pPr>
          <w:hyperlink w:anchor="_Toc416314980" w:history="1">
            <w:r w:rsidR="00141DD7" w:rsidRPr="00F032CB">
              <w:rPr>
                <w:rStyle w:val="Hyperlink"/>
                <w:noProof/>
                <w14:scene3d>
                  <w14:camera w14:prst="orthographicFront"/>
                  <w14:lightRig w14:rig="threePt" w14:dir="t">
                    <w14:rot w14:lat="0" w14:lon="0" w14:rev="0"/>
                  </w14:lightRig>
                </w14:scene3d>
              </w:rPr>
              <w:t>2.5.2</w:t>
            </w:r>
            <w:r w:rsidR="00141DD7">
              <w:rPr>
                <w:rFonts w:eastAsiaTheme="minorEastAsia"/>
                <w:noProof/>
                <w:lang w:bidi="he-IL"/>
              </w:rPr>
              <w:tab/>
            </w:r>
            <w:r w:rsidR="00141DD7" w:rsidRPr="00F032CB">
              <w:rPr>
                <w:rStyle w:val="Hyperlink"/>
                <w:noProof/>
              </w:rPr>
              <w:t>Step 2- create host interface channel</w:t>
            </w:r>
            <w:r w:rsidR="00141DD7">
              <w:rPr>
                <w:noProof/>
                <w:webHidden/>
              </w:rPr>
              <w:tab/>
            </w:r>
            <w:r w:rsidR="00141DD7">
              <w:rPr>
                <w:noProof/>
                <w:webHidden/>
              </w:rPr>
              <w:fldChar w:fldCharType="begin"/>
            </w:r>
            <w:r w:rsidR="00141DD7">
              <w:rPr>
                <w:noProof/>
                <w:webHidden/>
              </w:rPr>
              <w:instrText xml:space="preserve"> PAGEREF _Toc416314980 \h </w:instrText>
            </w:r>
            <w:r w:rsidR="00141DD7">
              <w:rPr>
                <w:noProof/>
                <w:webHidden/>
              </w:rPr>
            </w:r>
            <w:r w:rsidR="00141DD7">
              <w:rPr>
                <w:noProof/>
                <w:webHidden/>
              </w:rPr>
              <w:fldChar w:fldCharType="separate"/>
            </w:r>
            <w:r w:rsidR="00CD29D6">
              <w:rPr>
                <w:noProof/>
                <w:webHidden/>
              </w:rPr>
              <w:t>16</w:t>
            </w:r>
            <w:r w:rsidR="00141DD7">
              <w:rPr>
                <w:noProof/>
                <w:webHidden/>
              </w:rPr>
              <w:fldChar w:fldCharType="end"/>
            </w:r>
          </w:hyperlink>
        </w:p>
        <w:p w:rsidR="00141DD7" w:rsidRDefault="001E7BFF">
          <w:pPr>
            <w:pStyle w:val="TOC3"/>
            <w:tabs>
              <w:tab w:val="left" w:pos="1320"/>
              <w:tab w:val="right" w:leader="dot" w:pos="9350"/>
            </w:tabs>
            <w:rPr>
              <w:rFonts w:eastAsiaTheme="minorEastAsia"/>
              <w:noProof/>
              <w:lang w:bidi="he-IL"/>
            </w:rPr>
          </w:pPr>
          <w:hyperlink w:anchor="_Toc416314981" w:history="1">
            <w:r w:rsidR="00141DD7" w:rsidRPr="00F032CB">
              <w:rPr>
                <w:rStyle w:val="Hyperlink"/>
                <w:noProof/>
                <w14:scene3d>
                  <w14:camera w14:prst="orthographicFront"/>
                  <w14:lightRig w14:rig="threePt" w14:dir="t">
                    <w14:rot w14:lat="0" w14:lon="0" w14:rev="0"/>
                  </w14:lightRig>
                </w14:scene3d>
              </w:rPr>
              <w:t>2.5.3</w:t>
            </w:r>
            <w:r w:rsidR="00141DD7">
              <w:rPr>
                <w:rFonts w:eastAsiaTheme="minorEastAsia"/>
                <w:noProof/>
                <w:lang w:bidi="he-IL"/>
              </w:rPr>
              <w:tab/>
            </w:r>
            <w:r w:rsidR="00141DD7" w:rsidRPr="00F032CB">
              <w:rPr>
                <w:rStyle w:val="Hyperlink"/>
                <w:noProof/>
              </w:rPr>
              <w:t>Step 3- configure the trap-ids</w:t>
            </w:r>
            <w:r w:rsidR="00141DD7">
              <w:rPr>
                <w:noProof/>
                <w:webHidden/>
              </w:rPr>
              <w:tab/>
            </w:r>
            <w:r w:rsidR="00141DD7">
              <w:rPr>
                <w:noProof/>
                <w:webHidden/>
              </w:rPr>
              <w:fldChar w:fldCharType="begin"/>
            </w:r>
            <w:r w:rsidR="00141DD7">
              <w:rPr>
                <w:noProof/>
                <w:webHidden/>
              </w:rPr>
              <w:instrText xml:space="preserve"> PAGEREF _Toc416314981 \h </w:instrText>
            </w:r>
            <w:r w:rsidR="00141DD7">
              <w:rPr>
                <w:noProof/>
                <w:webHidden/>
              </w:rPr>
            </w:r>
            <w:r w:rsidR="00141DD7">
              <w:rPr>
                <w:noProof/>
                <w:webHidden/>
              </w:rPr>
              <w:fldChar w:fldCharType="separate"/>
            </w:r>
            <w:r w:rsidR="00CD29D6">
              <w:rPr>
                <w:noProof/>
                <w:webHidden/>
              </w:rPr>
              <w:t>17</w:t>
            </w:r>
            <w:r w:rsidR="00141DD7">
              <w:rPr>
                <w:noProof/>
                <w:webHidden/>
              </w:rPr>
              <w:fldChar w:fldCharType="end"/>
            </w:r>
          </w:hyperlink>
        </w:p>
        <w:p w:rsidR="00141DD7" w:rsidRDefault="001E7BFF">
          <w:pPr>
            <w:pStyle w:val="TOC2"/>
            <w:tabs>
              <w:tab w:val="left" w:pos="880"/>
              <w:tab w:val="right" w:leader="dot" w:pos="9350"/>
            </w:tabs>
            <w:rPr>
              <w:rFonts w:eastAsiaTheme="minorEastAsia"/>
              <w:noProof/>
              <w:lang w:bidi="he-IL"/>
            </w:rPr>
          </w:pPr>
          <w:hyperlink w:anchor="_Toc416314982" w:history="1">
            <w:r w:rsidR="00141DD7" w:rsidRPr="00F032CB">
              <w:rPr>
                <w:rStyle w:val="Hyperlink"/>
                <w:noProof/>
              </w:rPr>
              <w:t>2.6</w:t>
            </w:r>
            <w:r w:rsidR="00141DD7">
              <w:rPr>
                <w:rFonts w:eastAsiaTheme="minorEastAsia"/>
                <w:noProof/>
                <w:lang w:bidi="he-IL"/>
              </w:rPr>
              <w:tab/>
            </w:r>
            <w:r w:rsidR="00141DD7" w:rsidRPr="00F032CB">
              <w:rPr>
                <w:rStyle w:val="Hyperlink"/>
                <w:noProof/>
              </w:rPr>
              <w:t>Configuration example – using file descriptor channel</w:t>
            </w:r>
            <w:r w:rsidR="00141DD7">
              <w:rPr>
                <w:noProof/>
                <w:webHidden/>
              </w:rPr>
              <w:tab/>
            </w:r>
            <w:r w:rsidR="00141DD7">
              <w:rPr>
                <w:noProof/>
                <w:webHidden/>
              </w:rPr>
              <w:fldChar w:fldCharType="begin"/>
            </w:r>
            <w:r w:rsidR="00141DD7">
              <w:rPr>
                <w:noProof/>
                <w:webHidden/>
              </w:rPr>
              <w:instrText xml:space="preserve"> PAGEREF _Toc416314982 \h </w:instrText>
            </w:r>
            <w:r w:rsidR="00141DD7">
              <w:rPr>
                <w:noProof/>
                <w:webHidden/>
              </w:rPr>
            </w:r>
            <w:r w:rsidR="00141DD7">
              <w:rPr>
                <w:noProof/>
                <w:webHidden/>
              </w:rPr>
              <w:fldChar w:fldCharType="separate"/>
            </w:r>
            <w:r w:rsidR="00CD29D6">
              <w:rPr>
                <w:noProof/>
                <w:webHidden/>
              </w:rPr>
              <w:t>18</w:t>
            </w:r>
            <w:r w:rsidR="00141DD7">
              <w:rPr>
                <w:noProof/>
                <w:webHidden/>
              </w:rPr>
              <w:fldChar w:fldCharType="end"/>
            </w:r>
          </w:hyperlink>
        </w:p>
        <w:p w:rsidR="00141DD7" w:rsidRDefault="001E7BFF">
          <w:pPr>
            <w:pStyle w:val="TOC3"/>
            <w:tabs>
              <w:tab w:val="left" w:pos="1320"/>
              <w:tab w:val="right" w:leader="dot" w:pos="9350"/>
            </w:tabs>
            <w:rPr>
              <w:rFonts w:eastAsiaTheme="minorEastAsia"/>
              <w:noProof/>
              <w:lang w:bidi="he-IL"/>
            </w:rPr>
          </w:pPr>
          <w:hyperlink w:anchor="_Toc416314983" w:history="1">
            <w:r w:rsidR="00141DD7" w:rsidRPr="00F032CB">
              <w:rPr>
                <w:rStyle w:val="Hyperlink"/>
                <w:noProof/>
                <w14:scene3d>
                  <w14:camera w14:prst="orthographicFront"/>
                  <w14:lightRig w14:rig="threePt" w14:dir="t">
                    <w14:rot w14:lat="0" w14:lon="0" w14:rev="0"/>
                  </w14:lightRig>
                </w14:scene3d>
              </w:rPr>
              <w:t>2.6.1</w:t>
            </w:r>
            <w:r w:rsidR="00141DD7">
              <w:rPr>
                <w:rFonts w:eastAsiaTheme="minorEastAsia"/>
                <w:noProof/>
                <w:lang w:bidi="he-IL"/>
              </w:rPr>
              <w:tab/>
            </w:r>
            <w:r w:rsidR="00141DD7" w:rsidRPr="00F032CB">
              <w:rPr>
                <w:rStyle w:val="Hyperlink"/>
                <w:noProof/>
              </w:rPr>
              <w:t>Step 1- create three trap groups</w:t>
            </w:r>
            <w:r w:rsidR="00141DD7">
              <w:rPr>
                <w:noProof/>
                <w:webHidden/>
              </w:rPr>
              <w:tab/>
            </w:r>
            <w:r w:rsidR="00141DD7">
              <w:rPr>
                <w:noProof/>
                <w:webHidden/>
              </w:rPr>
              <w:fldChar w:fldCharType="begin"/>
            </w:r>
            <w:r w:rsidR="00141DD7">
              <w:rPr>
                <w:noProof/>
                <w:webHidden/>
              </w:rPr>
              <w:instrText xml:space="preserve"> PAGEREF _Toc416314983 \h </w:instrText>
            </w:r>
            <w:r w:rsidR="00141DD7">
              <w:rPr>
                <w:noProof/>
                <w:webHidden/>
              </w:rPr>
            </w:r>
            <w:r w:rsidR="00141DD7">
              <w:rPr>
                <w:noProof/>
                <w:webHidden/>
              </w:rPr>
              <w:fldChar w:fldCharType="separate"/>
            </w:r>
            <w:r w:rsidR="00CD29D6">
              <w:rPr>
                <w:noProof/>
                <w:webHidden/>
              </w:rPr>
              <w:t>18</w:t>
            </w:r>
            <w:r w:rsidR="00141DD7">
              <w:rPr>
                <w:noProof/>
                <w:webHidden/>
              </w:rPr>
              <w:fldChar w:fldCharType="end"/>
            </w:r>
          </w:hyperlink>
        </w:p>
        <w:p w:rsidR="00141DD7" w:rsidRDefault="001E7BFF">
          <w:pPr>
            <w:pStyle w:val="TOC3"/>
            <w:tabs>
              <w:tab w:val="left" w:pos="1320"/>
              <w:tab w:val="right" w:leader="dot" w:pos="9350"/>
            </w:tabs>
            <w:rPr>
              <w:rFonts w:eastAsiaTheme="minorEastAsia"/>
              <w:noProof/>
              <w:lang w:bidi="he-IL"/>
            </w:rPr>
          </w:pPr>
          <w:hyperlink w:anchor="_Toc416314984" w:history="1">
            <w:r w:rsidR="00141DD7" w:rsidRPr="00F032CB">
              <w:rPr>
                <w:rStyle w:val="Hyperlink"/>
                <w:noProof/>
                <w14:scene3d>
                  <w14:camera w14:prst="orthographicFront"/>
                  <w14:lightRig w14:rig="threePt" w14:dir="t">
                    <w14:rot w14:lat="0" w14:lon="0" w14:rev="0"/>
                  </w14:lightRig>
                </w14:scene3d>
              </w:rPr>
              <w:t>2.6.2</w:t>
            </w:r>
            <w:r w:rsidR="00141DD7">
              <w:rPr>
                <w:rFonts w:eastAsiaTheme="minorEastAsia"/>
                <w:noProof/>
                <w:lang w:bidi="he-IL"/>
              </w:rPr>
              <w:tab/>
            </w:r>
            <w:r w:rsidR="00141DD7" w:rsidRPr="00F032CB">
              <w:rPr>
                <w:rStyle w:val="Hyperlink"/>
                <w:noProof/>
              </w:rPr>
              <w:t>Step 2- create host interface FD</w:t>
            </w:r>
            <w:r w:rsidR="00141DD7">
              <w:rPr>
                <w:noProof/>
                <w:webHidden/>
              </w:rPr>
              <w:tab/>
            </w:r>
            <w:r w:rsidR="00141DD7">
              <w:rPr>
                <w:noProof/>
                <w:webHidden/>
              </w:rPr>
              <w:fldChar w:fldCharType="begin"/>
            </w:r>
            <w:r w:rsidR="00141DD7">
              <w:rPr>
                <w:noProof/>
                <w:webHidden/>
              </w:rPr>
              <w:instrText xml:space="preserve"> PAGEREF _Toc416314984 \h </w:instrText>
            </w:r>
            <w:r w:rsidR="00141DD7">
              <w:rPr>
                <w:noProof/>
                <w:webHidden/>
              </w:rPr>
            </w:r>
            <w:r w:rsidR="00141DD7">
              <w:rPr>
                <w:noProof/>
                <w:webHidden/>
              </w:rPr>
              <w:fldChar w:fldCharType="separate"/>
            </w:r>
            <w:r w:rsidR="00CD29D6">
              <w:rPr>
                <w:noProof/>
                <w:webHidden/>
              </w:rPr>
              <w:t>18</w:t>
            </w:r>
            <w:r w:rsidR="00141DD7">
              <w:rPr>
                <w:noProof/>
                <w:webHidden/>
              </w:rPr>
              <w:fldChar w:fldCharType="end"/>
            </w:r>
          </w:hyperlink>
        </w:p>
        <w:p w:rsidR="00141DD7" w:rsidRDefault="001E7BFF">
          <w:pPr>
            <w:pStyle w:val="TOC3"/>
            <w:tabs>
              <w:tab w:val="left" w:pos="1320"/>
              <w:tab w:val="right" w:leader="dot" w:pos="9350"/>
            </w:tabs>
            <w:rPr>
              <w:rFonts w:eastAsiaTheme="minorEastAsia"/>
              <w:noProof/>
              <w:lang w:bidi="he-IL"/>
            </w:rPr>
          </w:pPr>
          <w:hyperlink w:anchor="_Toc416314985" w:history="1">
            <w:r w:rsidR="00141DD7" w:rsidRPr="00F032CB">
              <w:rPr>
                <w:rStyle w:val="Hyperlink"/>
                <w:noProof/>
                <w14:scene3d>
                  <w14:camera w14:prst="orthographicFront"/>
                  <w14:lightRig w14:rig="threePt" w14:dir="t">
                    <w14:rot w14:lat="0" w14:lon="0" w14:rev="0"/>
                  </w14:lightRig>
                </w14:scene3d>
              </w:rPr>
              <w:t>2.6.3</w:t>
            </w:r>
            <w:r w:rsidR="00141DD7">
              <w:rPr>
                <w:rFonts w:eastAsiaTheme="minorEastAsia"/>
                <w:noProof/>
                <w:lang w:bidi="he-IL"/>
              </w:rPr>
              <w:tab/>
            </w:r>
            <w:r w:rsidR="00141DD7" w:rsidRPr="00F032CB">
              <w:rPr>
                <w:rStyle w:val="Hyperlink"/>
                <w:noProof/>
              </w:rPr>
              <w:t>Step 3- configure the trap-ids</w:t>
            </w:r>
            <w:r w:rsidR="00141DD7">
              <w:rPr>
                <w:noProof/>
                <w:webHidden/>
              </w:rPr>
              <w:tab/>
            </w:r>
            <w:r w:rsidR="00141DD7">
              <w:rPr>
                <w:noProof/>
                <w:webHidden/>
              </w:rPr>
              <w:fldChar w:fldCharType="begin"/>
            </w:r>
            <w:r w:rsidR="00141DD7">
              <w:rPr>
                <w:noProof/>
                <w:webHidden/>
              </w:rPr>
              <w:instrText xml:space="preserve"> PAGEREF _Toc416314985 \h </w:instrText>
            </w:r>
            <w:r w:rsidR="00141DD7">
              <w:rPr>
                <w:noProof/>
                <w:webHidden/>
              </w:rPr>
            </w:r>
            <w:r w:rsidR="00141DD7">
              <w:rPr>
                <w:noProof/>
                <w:webHidden/>
              </w:rPr>
              <w:fldChar w:fldCharType="separate"/>
            </w:r>
            <w:r w:rsidR="00CD29D6">
              <w:rPr>
                <w:noProof/>
                <w:webHidden/>
              </w:rPr>
              <w:t>19</w:t>
            </w:r>
            <w:r w:rsidR="00141DD7">
              <w:rPr>
                <w:noProof/>
                <w:webHidden/>
              </w:rPr>
              <w:fldChar w:fldCharType="end"/>
            </w:r>
          </w:hyperlink>
        </w:p>
        <w:p w:rsidR="00141DD7" w:rsidRDefault="001E7BFF">
          <w:pPr>
            <w:pStyle w:val="TOC3"/>
            <w:tabs>
              <w:tab w:val="left" w:pos="1320"/>
              <w:tab w:val="right" w:leader="dot" w:pos="9350"/>
            </w:tabs>
            <w:rPr>
              <w:rFonts w:eastAsiaTheme="minorEastAsia"/>
              <w:noProof/>
              <w:lang w:bidi="he-IL"/>
            </w:rPr>
          </w:pPr>
          <w:hyperlink w:anchor="_Toc416314986" w:history="1">
            <w:r w:rsidR="00141DD7" w:rsidRPr="00F032CB">
              <w:rPr>
                <w:rStyle w:val="Hyperlink"/>
                <w:noProof/>
                <w14:scene3d>
                  <w14:camera w14:prst="orthographicFront"/>
                  <w14:lightRig w14:rig="threePt" w14:dir="t">
                    <w14:rot w14:lat="0" w14:lon="0" w14:rev="0"/>
                  </w14:lightRig>
                </w14:scene3d>
              </w:rPr>
              <w:t>2.6.4</w:t>
            </w:r>
            <w:r w:rsidR="00141DD7">
              <w:rPr>
                <w:rFonts w:eastAsiaTheme="minorEastAsia"/>
                <w:noProof/>
                <w:lang w:bidi="he-IL"/>
              </w:rPr>
              <w:tab/>
            </w:r>
            <w:r w:rsidR="00141DD7" w:rsidRPr="00F032CB">
              <w:rPr>
                <w:rStyle w:val="Hyperlink"/>
                <w:noProof/>
              </w:rPr>
              <w:t>Step 4- send and receive</w:t>
            </w:r>
            <w:r w:rsidR="00141DD7">
              <w:rPr>
                <w:noProof/>
                <w:webHidden/>
              </w:rPr>
              <w:tab/>
            </w:r>
            <w:r w:rsidR="00141DD7">
              <w:rPr>
                <w:noProof/>
                <w:webHidden/>
              </w:rPr>
              <w:fldChar w:fldCharType="begin"/>
            </w:r>
            <w:r w:rsidR="00141DD7">
              <w:rPr>
                <w:noProof/>
                <w:webHidden/>
              </w:rPr>
              <w:instrText xml:space="preserve"> PAGEREF _Toc416314986 \h </w:instrText>
            </w:r>
            <w:r w:rsidR="00141DD7">
              <w:rPr>
                <w:noProof/>
                <w:webHidden/>
              </w:rPr>
            </w:r>
            <w:r w:rsidR="00141DD7">
              <w:rPr>
                <w:noProof/>
                <w:webHidden/>
              </w:rPr>
              <w:fldChar w:fldCharType="separate"/>
            </w:r>
            <w:r w:rsidR="00CD29D6">
              <w:rPr>
                <w:noProof/>
                <w:webHidden/>
              </w:rPr>
              <w:t>20</w:t>
            </w:r>
            <w:r w:rsidR="00141DD7">
              <w:rPr>
                <w:noProof/>
                <w:webHidden/>
              </w:rPr>
              <w:fldChar w:fldCharType="end"/>
            </w:r>
          </w:hyperlink>
        </w:p>
        <w:p w:rsidR="00141DD7" w:rsidRDefault="001E7BFF">
          <w:pPr>
            <w:pStyle w:val="TOC2"/>
            <w:tabs>
              <w:tab w:val="left" w:pos="880"/>
              <w:tab w:val="right" w:leader="dot" w:pos="9350"/>
            </w:tabs>
            <w:rPr>
              <w:rFonts w:eastAsiaTheme="minorEastAsia"/>
              <w:noProof/>
              <w:lang w:bidi="he-IL"/>
            </w:rPr>
          </w:pPr>
          <w:hyperlink w:anchor="_Toc416314987" w:history="1">
            <w:r w:rsidR="00141DD7" w:rsidRPr="00F032CB">
              <w:rPr>
                <w:rStyle w:val="Hyperlink"/>
                <w:noProof/>
              </w:rPr>
              <w:t>2.7</w:t>
            </w:r>
            <w:r w:rsidR="00141DD7">
              <w:rPr>
                <w:rFonts w:eastAsiaTheme="minorEastAsia"/>
                <w:noProof/>
                <w:lang w:bidi="he-IL"/>
              </w:rPr>
              <w:tab/>
            </w:r>
            <w:r w:rsidR="00141DD7" w:rsidRPr="00F032CB">
              <w:rPr>
                <w:rStyle w:val="Hyperlink"/>
                <w:noProof/>
              </w:rPr>
              <w:t>Configuration example – using packet receive callback channel</w:t>
            </w:r>
            <w:r w:rsidR="00141DD7">
              <w:rPr>
                <w:noProof/>
                <w:webHidden/>
              </w:rPr>
              <w:tab/>
            </w:r>
            <w:r w:rsidR="00141DD7">
              <w:rPr>
                <w:noProof/>
                <w:webHidden/>
              </w:rPr>
              <w:fldChar w:fldCharType="begin"/>
            </w:r>
            <w:r w:rsidR="00141DD7">
              <w:rPr>
                <w:noProof/>
                <w:webHidden/>
              </w:rPr>
              <w:instrText xml:space="preserve"> PAGEREF _Toc416314987 \h </w:instrText>
            </w:r>
            <w:r w:rsidR="00141DD7">
              <w:rPr>
                <w:noProof/>
                <w:webHidden/>
              </w:rPr>
            </w:r>
            <w:r w:rsidR="00141DD7">
              <w:rPr>
                <w:noProof/>
                <w:webHidden/>
              </w:rPr>
              <w:fldChar w:fldCharType="separate"/>
            </w:r>
            <w:r w:rsidR="00CD29D6">
              <w:rPr>
                <w:noProof/>
                <w:webHidden/>
              </w:rPr>
              <w:t>21</w:t>
            </w:r>
            <w:r w:rsidR="00141DD7">
              <w:rPr>
                <w:noProof/>
                <w:webHidden/>
              </w:rPr>
              <w:fldChar w:fldCharType="end"/>
            </w:r>
          </w:hyperlink>
        </w:p>
        <w:p w:rsidR="00141DD7" w:rsidRDefault="001E7BFF">
          <w:pPr>
            <w:pStyle w:val="TOC3"/>
            <w:tabs>
              <w:tab w:val="left" w:pos="1320"/>
              <w:tab w:val="right" w:leader="dot" w:pos="9350"/>
            </w:tabs>
            <w:rPr>
              <w:rFonts w:eastAsiaTheme="minorEastAsia"/>
              <w:noProof/>
              <w:lang w:bidi="he-IL"/>
            </w:rPr>
          </w:pPr>
          <w:hyperlink w:anchor="_Toc416314988" w:history="1">
            <w:r w:rsidR="00141DD7" w:rsidRPr="00F032CB">
              <w:rPr>
                <w:rStyle w:val="Hyperlink"/>
                <w:noProof/>
                <w14:scene3d>
                  <w14:camera w14:prst="orthographicFront"/>
                  <w14:lightRig w14:rig="threePt" w14:dir="t">
                    <w14:rot w14:lat="0" w14:lon="0" w14:rev="0"/>
                  </w14:lightRig>
                </w14:scene3d>
              </w:rPr>
              <w:t>2.7.1</w:t>
            </w:r>
            <w:r w:rsidR="00141DD7">
              <w:rPr>
                <w:rFonts w:eastAsiaTheme="minorEastAsia"/>
                <w:noProof/>
                <w:lang w:bidi="he-IL"/>
              </w:rPr>
              <w:tab/>
            </w:r>
            <w:r w:rsidR="00141DD7" w:rsidRPr="00F032CB">
              <w:rPr>
                <w:rStyle w:val="Hyperlink"/>
                <w:noProof/>
              </w:rPr>
              <w:t>Step 1- create three trap groups</w:t>
            </w:r>
            <w:r w:rsidR="00141DD7">
              <w:rPr>
                <w:noProof/>
                <w:webHidden/>
              </w:rPr>
              <w:tab/>
            </w:r>
            <w:r w:rsidR="00141DD7">
              <w:rPr>
                <w:noProof/>
                <w:webHidden/>
              </w:rPr>
              <w:fldChar w:fldCharType="begin"/>
            </w:r>
            <w:r w:rsidR="00141DD7">
              <w:rPr>
                <w:noProof/>
                <w:webHidden/>
              </w:rPr>
              <w:instrText xml:space="preserve"> PAGEREF _Toc416314988 \h </w:instrText>
            </w:r>
            <w:r w:rsidR="00141DD7">
              <w:rPr>
                <w:noProof/>
                <w:webHidden/>
              </w:rPr>
            </w:r>
            <w:r w:rsidR="00141DD7">
              <w:rPr>
                <w:noProof/>
                <w:webHidden/>
              </w:rPr>
              <w:fldChar w:fldCharType="separate"/>
            </w:r>
            <w:r w:rsidR="00CD29D6">
              <w:rPr>
                <w:noProof/>
                <w:webHidden/>
              </w:rPr>
              <w:t>21</w:t>
            </w:r>
            <w:r w:rsidR="00141DD7">
              <w:rPr>
                <w:noProof/>
                <w:webHidden/>
              </w:rPr>
              <w:fldChar w:fldCharType="end"/>
            </w:r>
          </w:hyperlink>
        </w:p>
        <w:p w:rsidR="00141DD7" w:rsidRDefault="001E7BFF">
          <w:pPr>
            <w:pStyle w:val="TOC3"/>
            <w:tabs>
              <w:tab w:val="left" w:pos="1320"/>
              <w:tab w:val="right" w:leader="dot" w:pos="9350"/>
            </w:tabs>
            <w:rPr>
              <w:rFonts w:eastAsiaTheme="minorEastAsia"/>
              <w:noProof/>
              <w:lang w:bidi="he-IL"/>
            </w:rPr>
          </w:pPr>
          <w:hyperlink w:anchor="_Toc416314989" w:history="1">
            <w:r w:rsidR="00141DD7" w:rsidRPr="00F032CB">
              <w:rPr>
                <w:rStyle w:val="Hyperlink"/>
                <w:noProof/>
                <w14:scene3d>
                  <w14:camera w14:prst="orthographicFront"/>
                  <w14:lightRig w14:rig="threePt" w14:dir="t">
                    <w14:rot w14:lat="0" w14:lon="0" w14:rev="0"/>
                  </w14:lightRig>
                </w14:scene3d>
              </w:rPr>
              <w:t>2.7.2</w:t>
            </w:r>
            <w:r w:rsidR="00141DD7">
              <w:rPr>
                <w:rFonts w:eastAsiaTheme="minorEastAsia"/>
                <w:noProof/>
                <w:lang w:bidi="he-IL"/>
              </w:rPr>
              <w:tab/>
            </w:r>
            <w:r w:rsidR="00141DD7" w:rsidRPr="00F032CB">
              <w:rPr>
                <w:rStyle w:val="Hyperlink"/>
                <w:noProof/>
              </w:rPr>
              <w:t>Step 2- configure the trap-ids</w:t>
            </w:r>
            <w:r w:rsidR="00141DD7">
              <w:rPr>
                <w:noProof/>
                <w:webHidden/>
              </w:rPr>
              <w:tab/>
            </w:r>
            <w:r w:rsidR="00141DD7">
              <w:rPr>
                <w:noProof/>
                <w:webHidden/>
              </w:rPr>
              <w:fldChar w:fldCharType="begin"/>
            </w:r>
            <w:r w:rsidR="00141DD7">
              <w:rPr>
                <w:noProof/>
                <w:webHidden/>
              </w:rPr>
              <w:instrText xml:space="preserve"> PAGEREF _Toc416314989 \h </w:instrText>
            </w:r>
            <w:r w:rsidR="00141DD7">
              <w:rPr>
                <w:noProof/>
                <w:webHidden/>
              </w:rPr>
            </w:r>
            <w:r w:rsidR="00141DD7">
              <w:rPr>
                <w:noProof/>
                <w:webHidden/>
              </w:rPr>
              <w:fldChar w:fldCharType="separate"/>
            </w:r>
            <w:r w:rsidR="00CD29D6">
              <w:rPr>
                <w:noProof/>
                <w:webHidden/>
              </w:rPr>
              <w:t>21</w:t>
            </w:r>
            <w:r w:rsidR="00141DD7">
              <w:rPr>
                <w:noProof/>
                <w:webHidden/>
              </w:rPr>
              <w:fldChar w:fldCharType="end"/>
            </w:r>
          </w:hyperlink>
        </w:p>
        <w:p w:rsidR="00141DD7" w:rsidRDefault="001E7BFF">
          <w:pPr>
            <w:pStyle w:val="TOC3"/>
            <w:tabs>
              <w:tab w:val="left" w:pos="1320"/>
              <w:tab w:val="right" w:leader="dot" w:pos="9350"/>
            </w:tabs>
            <w:rPr>
              <w:rFonts w:eastAsiaTheme="minorEastAsia"/>
              <w:noProof/>
              <w:lang w:bidi="he-IL"/>
            </w:rPr>
          </w:pPr>
          <w:hyperlink w:anchor="_Toc416314990" w:history="1">
            <w:r w:rsidR="00141DD7" w:rsidRPr="00F032CB">
              <w:rPr>
                <w:rStyle w:val="Hyperlink"/>
                <w:noProof/>
                <w14:scene3d>
                  <w14:camera w14:prst="orthographicFront"/>
                  <w14:lightRig w14:rig="threePt" w14:dir="t">
                    <w14:rot w14:lat="0" w14:lon="0" w14:rev="0"/>
                  </w14:lightRig>
                </w14:scene3d>
              </w:rPr>
              <w:t>2.7.3</w:t>
            </w:r>
            <w:r w:rsidR="00141DD7">
              <w:rPr>
                <w:rFonts w:eastAsiaTheme="minorEastAsia"/>
                <w:noProof/>
                <w:lang w:bidi="he-IL"/>
              </w:rPr>
              <w:tab/>
            </w:r>
            <w:r w:rsidR="00141DD7" w:rsidRPr="00F032CB">
              <w:rPr>
                <w:rStyle w:val="Hyperlink"/>
                <w:noProof/>
              </w:rPr>
              <w:t>Step 4- send and receive</w:t>
            </w:r>
            <w:r w:rsidR="00141DD7">
              <w:rPr>
                <w:noProof/>
                <w:webHidden/>
              </w:rPr>
              <w:tab/>
            </w:r>
            <w:r w:rsidR="00141DD7">
              <w:rPr>
                <w:noProof/>
                <w:webHidden/>
              </w:rPr>
              <w:fldChar w:fldCharType="begin"/>
            </w:r>
            <w:r w:rsidR="00141DD7">
              <w:rPr>
                <w:noProof/>
                <w:webHidden/>
              </w:rPr>
              <w:instrText xml:space="preserve"> PAGEREF _Toc416314990 \h </w:instrText>
            </w:r>
            <w:r w:rsidR="00141DD7">
              <w:rPr>
                <w:noProof/>
                <w:webHidden/>
              </w:rPr>
            </w:r>
            <w:r w:rsidR="00141DD7">
              <w:rPr>
                <w:noProof/>
                <w:webHidden/>
              </w:rPr>
              <w:fldChar w:fldCharType="separate"/>
            </w:r>
            <w:r w:rsidR="00CD29D6">
              <w:rPr>
                <w:noProof/>
                <w:webHidden/>
              </w:rPr>
              <w:t>22</w:t>
            </w:r>
            <w:r w:rsidR="00141DD7">
              <w:rPr>
                <w:noProof/>
                <w:webHidden/>
              </w:rPr>
              <w:fldChar w:fldCharType="end"/>
            </w:r>
          </w:hyperlink>
        </w:p>
        <w:p w:rsidR="002A0D5C" w:rsidRDefault="002A0D5C" w:rsidP="002A0D5C">
          <w:r>
            <w:rPr>
              <w:b/>
              <w:bCs/>
              <w:noProof/>
            </w:rPr>
            <w:fldChar w:fldCharType="end"/>
          </w:r>
        </w:p>
      </w:sdtContent>
    </w:sdt>
    <w:p w:rsidR="005F5714" w:rsidRDefault="005F5714" w:rsidP="002A0D5C">
      <w:pPr>
        <w:sectPr w:rsidR="005F5714" w:rsidSect="005F5714">
          <w:headerReference w:type="default" r:id="rId13"/>
          <w:footerReference w:type="default" r:id="rId14"/>
          <w:pgSz w:w="12240" w:h="15840"/>
          <w:pgMar w:top="1440" w:right="1440" w:bottom="1440" w:left="1440" w:header="720" w:footer="720" w:gutter="0"/>
          <w:pgNumType w:start="0"/>
          <w:cols w:space="720"/>
          <w:docGrid w:linePitch="360"/>
        </w:sectPr>
      </w:pPr>
    </w:p>
    <w:p w:rsidR="002A0D5C" w:rsidRDefault="002A0D5C" w:rsidP="002A0D5C">
      <w:pPr>
        <w:pStyle w:val="Heading1"/>
        <w:numPr>
          <w:ilvl w:val="0"/>
          <w:numId w:val="0"/>
        </w:numPr>
        <w:ind w:left="432" w:hanging="432"/>
      </w:pPr>
      <w:bookmarkStart w:id="0" w:name="_Toc416314959"/>
      <w:r>
        <w:lastRenderedPageBreak/>
        <w:t>List of Changes</w:t>
      </w:r>
      <w:bookmarkEnd w:id="0"/>
    </w:p>
    <w:tbl>
      <w:tblPr>
        <w:tblStyle w:val="GridTable1Light-Accent11"/>
        <w:tblW w:w="0" w:type="auto"/>
        <w:tblLook w:val="04A0" w:firstRow="1" w:lastRow="0" w:firstColumn="1" w:lastColumn="0" w:noHBand="0" w:noVBand="1"/>
      </w:tblPr>
      <w:tblGrid>
        <w:gridCol w:w="1008"/>
        <w:gridCol w:w="4452"/>
        <w:gridCol w:w="2388"/>
        <w:gridCol w:w="1502"/>
      </w:tblGrid>
      <w:tr w:rsidR="002A0D5C" w:rsidTr="00B77A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right w:val="single" w:sz="4" w:space="0" w:color="BDD6EE" w:themeColor="accent1" w:themeTint="66"/>
            </w:tcBorders>
            <w:hideMark/>
          </w:tcPr>
          <w:p w:rsidR="002A0D5C" w:rsidRDefault="002A0D5C" w:rsidP="00B77A38">
            <w:r>
              <w:t>Version</w:t>
            </w:r>
          </w:p>
        </w:tc>
        <w:tc>
          <w:tcPr>
            <w:tcW w:w="4452" w:type="dxa"/>
            <w:tcBorders>
              <w:top w:val="single" w:sz="4" w:space="0" w:color="BDD6EE" w:themeColor="accent1" w:themeTint="66"/>
              <w:left w:val="single" w:sz="4" w:space="0" w:color="BDD6EE" w:themeColor="accent1" w:themeTint="66"/>
              <w:right w:val="single" w:sz="4" w:space="0" w:color="BDD6EE" w:themeColor="accent1" w:themeTint="66"/>
            </w:tcBorders>
            <w:hideMark/>
          </w:tcPr>
          <w:p w:rsidR="002A0D5C" w:rsidRDefault="002A0D5C" w:rsidP="00B77A38">
            <w:pPr>
              <w:cnfStyle w:val="100000000000" w:firstRow="1" w:lastRow="0" w:firstColumn="0" w:lastColumn="0" w:oddVBand="0" w:evenVBand="0" w:oddHBand="0" w:evenHBand="0" w:firstRowFirstColumn="0" w:firstRowLastColumn="0" w:lastRowFirstColumn="0" w:lastRowLastColumn="0"/>
            </w:pPr>
            <w:r>
              <w:t>Changes</w:t>
            </w:r>
          </w:p>
        </w:tc>
        <w:tc>
          <w:tcPr>
            <w:tcW w:w="2388" w:type="dxa"/>
            <w:tcBorders>
              <w:top w:val="single" w:sz="4" w:space="0" w:color="BDD6EE" w:themeColor="accent1" w:themeTint="66"/>
              <w:left w:val="single" w:sz="4" w:space="0" w:color="BDD6EE" w:themeColor="accent1" w:themeTint="66"/>
              <w:right w:val="single" w:sz="4" w:space="0" w:color="BDD6EE" w:themeColor="accent1" w:themeTint="66"/>
            </w:tcBorders>
            <w:hideMark/>
          </w:tcPr>
          <w:p w:rsidR="002A0D5C" w:rsidRDefault="002A0D5C" w:rsidP="00B77A38">
            <w:pPr>
              <w:cnfStyle w:val="100000000000" w:firstRow="1" w:lastRow="0" w:firstColumn="0" w:lastColumn="0" w:oddVBand="0" w:evenVBand="0" w:oddHBand="0" w:evenHBand="0" w:firstRowFirstColumn="0" w:firstRowLastColumn="0" w:lastRowFirstColumn="0" w:lastRowLastColumn="0"/>
            </w:pPr>
            <w:r>
              <w:t>Name</w:t>
            </w:r>
          </w:p>
        </w:tc>
        <w:tc>
          <w:tcPr>
            <w:tcW w:w="1502" w:type="dxa"/>
            <w:tcBorders>
              <w:top w:val="single" w:sz="4" w:space="0" w:color="BDD6EE" w:themeColor="accent1" w:themeTint="66"/>
              <w:left w:val="single" w:sz="4" w:space="0" w:color="BDD6EE" w:themeColor="accent1" w:themeTint="66"/>
              <w:right w:val="single" w:sz="4" w:space="0" w:color="BDD6EE" w:themeColor="accent1" w:themeTint="66"/>
            </w:tcBorders>
            <w:hideMark/>
          </w:tcPr>
          <w:p w:rsidR="002A0D5C" w:rsidRDefault="002A0D5C" w:rsidP="00B77A38">
            <w:pPr>
              <w:cnfStyle w:val="100000000000" w:firstRow="1" w:lastRow="0" w:firstColumn="0" w:lastColumn="0" w:oddVBand="0" w:evenVBand="0" w:oddHBand="0" w:evenHBand="0" w:firstRowFirstColumn="0" w:firstRowLastColumn="0" w:lastRowFirstColumn="0" w:lastRowLastColumn="0"/>
            </w:pPr>
            <w:r>
              <w:t>Date</w:t>
            </w:r>
          </w:p>
        </w:tc>
      </w:tr>
      <w:tr w:rsidR="002A0D5C"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2A0D5C" w:rsidRDefault="003956B8" w:rsidP="00B77A38">
            <w:r>
              <w:t>0.9.2</w:t>
            </w:r>
          </w:p>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2A0D5C" w:rsidRDefault="003956B8" w:rsidP="00B77A38">
            <w:pPr>
              <w:cnfStyle w:val="000000000000" w:firstRow="0" w:lastRow="0" w:firstColumn="0" w:lastColumn="0" w:oddVBand="0" w:evenVBand="0" w:oddHBand="0" w:evenHBand="0" w:firstRowFirstColumn="0" w:firstRowLastColumn="0" w:lastRowFirstColumn="0" w:lastRowLastColumn="0"/>
            </w:pPr>
            <w:r>
              <w:t>Base version</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2A0D5C" w:rsidRDefault="002A0D5C" w:rsidP="00B77A38">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2A0D5C" w:rsidRDefault="003956B8" w:rsidP="00B77A38">
            <w:pPr>
              <w:cnfStyle w:val="000000000000" w:firstRow="0" w:lastRow="0" w:firstColumn="0" w:lastColumn="0" w:oddVBand="0" w:evenVBand="0" w:oddHBand="0" w:evenHBand="0" w:firstRowFirstColumn="0" w:firstRowLastColumn="0" w:lastRowFirstColumn="0" w:lastRowLastColumn="0"/>
            </w:pPr>
            <w:r>
              <w:t>2/5/2015</w:t>
            </w:r>
          </w:p>
        </w:tc>
      </w:tr>
      <w:tr w:rsidR="000167D8"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0167D8" w:rsidRDefault="000167D8" w:rsidP="00B77A38">
            <w:r>
              <w:t>0.9.2</w:t>
            </w:r>
          </w:p>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0167D8" w:rsidRDefault="000167D8" w:rsidP="00B77A38">
            <w:pPr>
              <w:cnfStyle w:val="000000000000" w:firstRow="0" w:lastRow="0" w:firstColumn="0" w:lastColumn="0" w:oddVBand="0" w:evenVBand="0" w:oddHBand="0" w:evenHBand="0" w:firstRowFirstColumn="0" w:firstRowLastColumn="0" w:lastRowFirstColumn="0" w:lastRowLastColumn="0"/>
            </w:pPr>
            <w:r>
              <w:t>Version 2 with review comments</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0167D8" w:rsidRDefault="000167D8" w:rsidP="00B77A38">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0167D8" w:rsidRDefault="000145C3" w:rsidP="00B77A38">
            <w:pPr>
              <w:cnfStyle w:val="000000000000" w:firstRow="0" w:lastRow="0" w:firstColumn="0" w:lastColumn="0" w:oddVBand="0" w:evenVBand="0" w:oddHBand="0" w:evenHBand="0" w:firstRowFirstColumn="0" w:firstRowLastColumn="0" w:lastRowFirstColumn="0" w:lastRowLastColumn="0"/>
            </w:pPr>
            <w:r>
              <w:t>3/18</w:t>
            </w:r>
            <w:r w:rsidR="000167D8">
              <w:t>/2015</w:t>
            </w:r>
          </w:p>
        </w:tc>
      </w:tr>
      <w:tr w:rsidR="0038395F"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38395F" w:rsidRDefault="0038395F" w:rsidP="00B77A38">
            <w:r>
              <w:t>0.9.2</w:t>
            </w:r>
          </w:p>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38395F" w:rsidRDefault="0038395F" w:rsidP="00B77A38">
            <w:pPr>
              <w:cnfStyle w:val="000000000000" w:firstRow="0" w:lastRow="0" w:firstColumn="0" w:lastColumn="0" w:oddVBand="0" w:evenVBand="0" w:oddHBand="0" w:evenHBand="0" w:firstRowFirstColumn="0" w:firstRowLastColumn="0" w:lastRowFirstColumn="0" w:lastRowLastColumn="0"/>
            </w:pPr>
            <w:r>
              <w:t>Version 3 with review comments</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38395F" w:rsidRDefault="0038395F" w:rsidP="00B77A38">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38395F" w:rsidRDefault="0038395F" w:rsidP="00BD597A">
            <w:pPr>
              <w:cnfStyle w:val="000000000000" w:firstRow="0" w:lastRow="0" w:firstColumn="0" w:lastColumn="0" w:oddVBand="0" w:evenVBand="0" w:oddHBand="0" w:evenHBand="0" w:firstRowFirstColumn="0" w:firstRowLastColumn="0" w:lastRowFirstColumn="0" w:lastRowLastColumn="0"/>
            </w:pPr>
            <w:r>
              <w:t>4/</w:t>
            </w:r>
            <w:r w:rsidR="00BD597A">
              <w:t>7</w:t>
            </w:r>
            <w:r>
              <w:t>/2015</w:t>
            </w:r>
          </w:p>
        </w:tc>
      </w:tr>
      <w:tr w:rsidR="00FB482C"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FB482C" w:rsidRDefault="00FB482C" w:rsidP="00B77A38">
            <w:r>
              <w:t>0.</w:t>
            </w:r>
            <w:r w:rsidR="00EE3682">
              <w:t>9.2</w:t>
            </w:r>
          </w:p>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FB482C" w:rsidRDefault="00FB482C" w:rsidP="00FB482C">
            <w:pPr>
              <w:cnfStyle w:val="000000000000" w:firstRow="0" w:lastRow="0" w:firstColumn="0" w:lastColumn="0" w:oddVBand="0" w:evenVBand="0" w:oddHBand="0" w:evenHBand="0" w:firstRowFirstColumn="0" w:firstRowLastColumn="0" w:lastRowFirstColumn="0" w:lastRowLastColumn="0"/>
            </w:pPr>
            <w:r>
              <w:t>Version 4 with review comments</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FB482C" w:rsidRDefault="00FB482C" w:rsidP="00B77A38">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FB482C" w:rsidRDefault="00FB482C" w:rsidP="00BD597A">
            <w:pPr>
              <w:cnfStyle w:val="000000000000" w:firstRow="0" w:lastRow="0" w:firstColumn="0" w:lastColumn="0" w:oddVBand="0" w:evenVBand="0" w:oddHBand="0" w:evenHBand="0" w:firstRowFirstColumn="0" w:firstRowLastColumn="0" w:lastRowFirstColumn="0" w:lastRowLastColumn="0"/>
            </w:pPr>
            <w:r>
              <w:t>4/9/2015</w:t>
            </w:r>
          </w:p>
        </w:tc>
      </w:tr>
    </w:tbl>
    <w:p w:rsidR="005F5714" w:rsidRDefault="005F5714" w:rsidP="002A0D5C">
      <w:pPr>
        <w:sectPr w:rsidR="005F5714" w:rsidSect="002D4814">
          <w:footerReference w:type="default" r:id="rId15"/>
          <w:pgSz w:w="12240" w:h="15840"/>
          <w:pgMar w:top="1440" w:right="1440" w:bottom="1440" w:left="1440" w:header="720" w:footer="720" w:gutter="0"/>
          <w:pgNumType w:fmt="lowerRoman" w:start="1"/>
          <w:cols w:space="720"/>
          <w:docGrid w:linePitch="360"/>
        </w:sectPr>
      </w:pPr>
    </w:p>
    <w:p w:rsidR="002A0D5C" w:rsidRDefault="002A0D5C" w:rsidP="002D4814">
      <w:r>
        <w:lastRenderedPageBreak/>
        <w:t>License</w:t>
      </w:r>
    </w:p>
    <w:p w:rsidR="002A0D5C" w:rsidRDefault="002A0D5C" w:rsidP="002A0D5C">
      <w:pPr>
        <w:pStyle w:val="Default"/>
        <w:rPr>
          <w:sz w:val="18"/>
          <w:szCs w:val="18"/>
        </w:rPr>
      </w:pPr>
      <w:r>
        <w:rPr>
          <w:rFonts w:ascii="Times New Roman" w:hAnsi="Times New Roman"/>
          <w:sz w:val="18"/>
          <w:szCs w:val="18"/>
        </w:rPr>
        <w:t>©</w:t>
      </w:r>
      <w:r>
        <w:rPr>
          <w:rFonts w:hint="eastAsia"/>
          <w:sz w:val="18"/>
          <w:szCs w:val="18"/>
        </w:rPr>
        <w:t xml:space="preserve"> 2014 Microsoft Corporation</w:t>
      </w:r>
      <w:r>
        <w:rPr>
          <w:sz w:val="18"/>
          <w:szCs w:val="18"/>
        </w:rPr>
        <w:t xml:space="preserve">, </w:t>
      </w:r>
      <w:r w:rsidRPr="00D01E72">
        <w:rPr>
          <w:sz w:val="18"/>
          <w:szCs w:val="18"/>
        </w:rPr>
        <w:t xml:space="preserve">Dell </w:t>
      </w:r>
      <w:r>
        <w:rPr>
          <w:sz w:val="18"/>
          <w:szCs w:val="18"/>
        </w:rPr>
        <w:t xml:space="preserve">Inc., </w:t>
      </w:r>
      <w:r w:rsidRPr="009C5CBC">
        <w:rPr>
          <w:sz w:val="18"/>
          <w:szCs w:val="18"/>
        </w:rPr>
        <w:t>Facebook, Inc</w:t>
      </w:r>
      <w:r>
        <w:rPr>
          <w:sz w:val="18"/>
          <w:szCs w:val="18"/>
        </w:rPr>
        <w:t xml:space="preserve">, Broadcom Corporation, </w:t>
      </w:r>
      <w:r w:rsidRPr="00BE6CEE">
        <w:rPr>
          <w:sz w:val="18"/>
          <w:szCs w:val="18"/>
        </w:rPr>
        <w:t>Intel Corporation</w:t>
      </w:r>
      <w:r>
        <w:rPr>
          <w:sz w:val="18"/>
          <w:szCs w:val="18"/>
        </w:rPr>
        <w:t xml:space="preserve">, </w:t>
      </w:r>
      <w:r w:rsidRPr="00BE6CEE">
        <w:rPr>
          <w:sz w:val="18"/>
          <w:szCs w:val="18"/>
        </w:rPr>
        <w:t>Mellanox Technologies Ltd.</w:t>
      </w:r>
    </w:p>
    <w:p w:rsidR="002A0D5C" w:rsidRDefault="002A0D5C" w:rsidP="002A0D5C">
      <w:pPr>
        <w:pStyle w:val="Default"/>
        <w:rPr>
          <w:sz w:val="18"/>
          <w:szCs w:val="18"/>
        </w:rPr>
      </w:pPr>
    </w:p>
    <w:p w:rsidR="002A0D5C" w:rsidRDefault="002A0D5C" w:rsidP="002A0D5C">
      <w:pPr>
        <w:pStyle w:val="Default"/>
        <w:rPr>
          <w:sz w:val="18"/>
          <w:szCs w:val="18"/>
        </w:rPr>
      </w:pPr>
      <w:r>
        <w:rPr>
          <w:rFonts w:hint="eastAsia"/>
          <w:sz w:val="18"/>
          <w:szCs w:val="18"/>
        </w:rPr>
        <w:t xml:space="preserve">As of September 9, 2014, the following persons or entities have made this Specification available under the Open Web Foundation Final Specification Agreement (OWFa 1.0), which is available at </w:t>
      </w:r>
      <w:hyperlink r:id="rId16" w:history="1">
        <w:r>
          <w:rPr>
            <w:rStyle w:val="Hyperlink"/>
            <w:rFonts w:hint="eastAsia"/>
            <w:sz w:val="18"/>
            <w:szCs w:val="18"/>
          </w:rPr>
          <w:t>http://www.openwebfoundation.org/legal/the-owf-1-0-agreements/owfa-1-0</w:t>
        </w:r>
      </w:hyperlink>
      <w:r>
        <w:rPr>
          <w:rFonts w:hint="eastAsia"/>
          <w:sz w:val="18"/>
          <w:szCs w:val="18"/>
        </w:rPr>
        <w:t xml:space="preserve"> </w:t>
      </w:r>
    </w:p>
    <w:p w:rsidR="002A0D5C" w:rsidRDefault="002A0D5C" w:rsidP="002A0D5C">
      <w:pPr>
        <w:pStyle w:val="Default"/>
        <w:rPr>
          <w:sz w:val="18"/>
          <w:szCs w:val="18"/>
        </w:rPr>
      </w:pPr>
      <w:r>
        <w:rPr>
          <w:rFonts w:hint="eastAsia"/>
          <w:sz w:val="18"/>
          <w:szCs w:val="18"/>
        </w:rPr>
        <w:t>Microsoft Corporation</w:t>
      </w:r>
      <w:r>
        <w:rPr>
          <w:sz w:val="18"/>
          <w:szCs w:val="18"/>
        </w:rPr>
        <w:t xml:space="preserve">, </w:t>
      </w:r>
      <w:r w:rsidRPr="00D01E72">
        <w:rPr>
          <w:sz w:val="18"/>
          <w:szCs w:val="18"/>
        </w:rPr>
        <w:t xml:space="preserve">Dell </w:t>
      </w:r>
      <w:r>
        <w:rPr>
          <w:sz w:val="18"/>
          <w:szCs w:val="18"/>
        </w:rPr>
        <w:t xml:space="preserve">Inc., </w:t>
      </w:r>
      <w:r w:rsidRPr="009C5CBC">
        <w:rPr>
          <w:sz w:val="18"/>
          <w:szCs w:val="18"/>
        </w:rPr>
        <w:t>Facebook, Inc</w:t>
      </w:r>
      <w:r>
        <w:rPr>
          <w:sz w:val="18"/>
          <w:szCs w:val="18"/>
        </w:rPr>
        <w:t xml:space="preserve">, </w:t>
      </w:r>
      <w:r w:rsidRPr="00BE6CEE">
        <w:rPr>
          <w:sz w:val="18"/>
          <w:szCs w:val="18"/>
        </w:rPr>
        <w:t>Intel Corporation</w:t>
      </w:r>
      <w:r>
        <w:rPr>
          <w:sz w:val="18"/>
          <w:szCs w:val="18"/>
        </w:rPr>
        <w:t xml:space="preserve">, </w:t>
      </w:r>
      <w:r w:rsidRPr="00BE6CEE">
        <w:rPr>
          <w:sz w:val="18"/>
          <w:szCs w:val="18"/>
        </w:rPr>
        <w:t>Mellanox Technologies Ltd.</w:t>
      </w:r>
    </w:p>
    <w:p w:rsidR="002A0D5C" w:rsidRDefault="002A0D5C" w:rsidP="002A0D5C">
      <w:pPr>
        <w:pStyle w:val="Default"/>
        <w:rPr>
          <w:sz w:val="18"/>
          <w:szCs w:val="18"/>
        </w:rPr>
      </w:pPr>
    </w:p>
    <w:p w:rsidR="002A0D5C" w:rsidRDefault="002A0D5C" w:rsidP="002A0D5C">
      <w:pPr>
        <w:pStyle w:val="Default"/>
        <w:rPr>
          <w:sz w:val="18"/>
          <w:szCs w:val="18"/>
        </w:rPr>
      </w:pPr>
      <w:r>
        <w:rPr>
          <w:rFonts w:hint="eastAsia"/>
          <w:sz w:val="18"/>
          <w:szCs w:val="18"/>
        </w:rPr>
        <w:t xml:space="preserve">You can review the signed copies of the Open Web Foundation Agreement Version 1.0 for this Specification at </w:t>
      </w:r>
      <w:hyperlink r:id="rId17" w:history="1">
        <w:r>
          <w:rPr>
            <w:rStyle w:val="Hyperlink"/>
            <w:rFonts w:hint="eastAsia"/>
            <w:sz w:val="18"/>
            <w:szCs w:val="18"/>
          </w:rPr>
          <w:t>http://opencompute.org/licensing/</w:t>
        </w:r>
      </w:hyperlink>
      <w:r>
        <w:rPr>
          <w:rFonts w:hint="eastAsia"/>
          <w:sz w:val="18"/>
          <w:szCs w:val="18"/>
        </w:rPr>
        <w:t xml:space="preserve">, which may also include additional parties to those listed above. </w:t>
      </w:r>
    </w:p>
    <w:p w:rsidR="002A0D5C" w:rsidRDefault="002A0D5C" w:rsidP="002A0D5C">
      <w:pPr>
        <w:pStyle w:val="Default"/>
        <w:rPr>
          <w:sz w:val="18"/>
          <w:szCs w:val="18"/>
        </w:rPr>
      </w:pPr>
    </w:p>
    <w:p w:rsidR="002A0D5C" w:rsidRDefault="002A0D5C" w:rsidP="002A0D5C">
      <w:pPr>
        <w:rPr>
          <w:sz w:val="18"/>
          <w:szCs w:val="18"/>
        </w:rPr>
      </w:pPr>
      <w:r>
        <w:rPr>
          <w:rFonts w:hint="eastAsia"/>
          <w:sz w:val="18"/>
          <w:szCs w:val="18"/>
        </w:rPr>
        <w:t>Your use of this Specification may be subject to other third party rights. THIS SPECIFICATION IS PROVIDED "AS IS." The contributors expressly disclaim any warranties (express, implied, or otherwise), including implied warranties of merchantability, noninfringement, fitness for a particular purpose, or title, related to the Specification. The entire risk as to implementing or otherwise using the Specification is assumed by the Specification implementer and user. IN NO EVENT WILL ANY PARTY BE LIABLE TO ANY OTHER PARTY FOR LOST PROFITS OR ANY FORM OF INDIRECT, SPECIAL, INCIDENTAL, OR CONSEQUENTIAL DAMAGES OF ANY CHARACTER FROM ANY CAUSES OF ACTION OF ANY KIND WITH RESPECT TO THIS SPECIFICATION OR ITS GOVERNING AGREEMENT, WHETHER BASED ON BREACH OF CONTRACT, TORT (INCLUDING NEGLIGENCE), OR OTHERWISE, AND WHETHER OR NOT THE OTHER PARTY HAS BEEN ADVISED OF THE POSSIBILITY OF SUCH DAMAGE.</w:t>
      </w:r>
    </w:p>
    <w:p w:rsidR="002A0D5C" w:rsidRPr="00BE6CEE" w:rsidRDefault="002A0D5C" w:rsidP="002A0D5C">
      <w:pPr>
        <w:rPr>
          <w:sz w:val="18"/>
          <w:szCs w:val="18"/>
        </w:rPr>
      </w:pPr>
      <w:r w:rsidRPr="00BE6CEE">
        <w:rPr>
          <w:sz w:val="18"/>
          <w:szCs w:val="18"/>
        </w:rPr>
        <w:t>THE FOLLOWING IS A LIST OF MERELY REFERENCED TECHNOLOGY: Microprocessor technology, semiconductor manufacturing technology, operating system technology (including without limitation networking operating system technology), emulation technology, graphics technology, video technology, integrated circuit packaging technology and the like, compiler technologies, object oriented technology, optical/RF communications technology including chip I/O and driver technology, bus technology, memory chip technology (including, without limitation, NAND memory, NOR memory, resistive RAM (RRAM), seek scan probe (SSP) memory, nonvolatile memory (including without limitation, memory based on chalcogenide materials, phase change memory (PCM), one or more stacked layers of memory cells, embedded PCM memories, non-volatile cache memory, solid state drives, SRAM, embedded DRAM, ferro-electric memory, and polymer memory)) and/or health-related and medical technology. IMPLEMENTATION OF THESE TECHNOLOGIES MAY BE SUBJECT TO THEIR OWN LEGAL TERMS.</w:t>
      </w:r>
    </w:p>
    <w:p w:rsidR="002A0D5C" w:rsidRDefault="002A0D5C" w:rsidP="002A0D5C">
      <w:pPr>
        <w:jc w:val="center"/>
      </w:pPr>
    </w:p>
    <w:p w:rsidR="002A0D5C" w:rsidRDefault="002A0D5C" w:rsidP="002A0D5C">
      <w:pPr>
        <w:jc w:val="center"/>
      </w:pPr>
    </w:p>
    <w:p w:rsidR="002A0D5C" w:rsidRDefault="002A0D5C" w:rsidP="002A0D5C">
      <w:pPr>
        <w:jc w:val="center"/>
      </w:pPr>
    </w:p>
    <w:p w:rsidR="002A0D5C" w:rsidRDefault="002A0D5C" w:rsidP="002A0D5C">
      <w:pPr>
        <w:jc w:val="center"/>
      </w:pPr>
    </w:p>
    <w:p w:rsidR="002A0D5C" w:rsidRDefault="002A0D5C" w:rsidP="002A0D5C">
      <w:pPr>
        <w:jc w:val="center"/>
      </w:pPr>
    </w:p>
    <w:p w:rsidR="005F5714" w:rsidRDefault="005F5714" w:rsidP="002A0D5C">
      <w:pPr>
        <w:pStyle w:val="TOCHeading"/>
        <w:sectPr w:rsidR="005F5714" w:rsidSect="005F5714">
          <w:footerReference w:type="default" r:id="rId18"/>
          <w:pgSz w:w="12240" w:h="15840"/>
          <w:pgMar w:top="1440" w:right="1440" w:bottom="1440" w:left="1440" w:header="720" w:footer="720" w:gutter="0"/>
          <w:pgNumType w:start="0"/>
          <w:cols w:space="720"/>
          <w:docGrid w:linePitch="360"/>
        </w:sectPr>
      </w:pPr>
    </w:p>
    <w:p w:rsidR="00D87DB8" w:rsidRDefault="00D87DB8" w:rsidP="00D87DB8">
      <w:pPr>
        <w:pStyle w:val="Heading1"/>
        <w:numPr>
          <w:ilvl w:val="0"/>
          <w:numId w:val="0"/>
        </w:numPr>
      </w:pPr>
    </w:p>
    <w:p w:rsidR="00375D92" w:rsidRDefault="00D87DB8" w:rsidP="00375D92">
      <w:pPr>
        <w:pStyle w:val="Heading1"/>
      </w:pPr>
      <w:r>
        <w:t xml:space="preserve"> </w:t>
      </w:r>
      <w:bookmarkStart w:id="1" w:name="_Toc416314960"/>
      <w:r w:rsidR="00375D92">
        <w:t>Overview</w:t>
      </w:r>
      <w:bookmarkEnd w:id="1"/>
    </w:p>
    <w:p w:rsidR="00E42D57" w:rsidRPr="002C1275" w:rsidRDefault="00E42D57" w:rsidP="009216FA">
      <w:r>
        <w:t>In</w:t>
      </w:r>
      <w:r w:rsidRPr="001D5067">
        <w:t xml:space="preserve"> the normal operation of </w:t>
      </w:r>
      <w:r>
        <w:t xml:space="preserve">a </w:t>
      </w:r>
      <w:r w:rsidRPr="001D5067">
        <w:t>network</w:t>
      </w:r>
      <w:r>
        <w:t>,</w:t>
      </w:r>
      <w:r w:rsidRPr="001D5067">
        <w:t xml:space="preserve"> </w:t>
      </w:r>
      <w:r>
        <w:t>the network device CPU is required to handle packets.</w:t>
      </w:r>
      <w:r w:rsidRPr="001D5067">
        <w:t xml:space="preserve"> Most notably, control-plane traffic (System-to-System protocol coordination traffic - e.g. </w:t>
      </w:r>
      <w:r>
        <w:t>LACP</w:t>
      </w:r>
      <w:r w:rsidRPr="001D5067">
        <w:t xml:space="preserve">, </w:t>
      </w:r>
      <w:r>
        <w:t xml:space="preserve">IGMP ARP … ) and </w:t>
      </w:r>
      <w:r w:rsidRPr="001D5067">
        <w:t xml:space="preserve">device management traffic must reach the CPU. </w:t>
      </w:r>
      <w:r>
        <w:t xml:space="preserve">In addition, </w:t>
      </w:r>
      <w:r w:rsidRPr="002C1275">
        <w:t xml:space="preserve">The CPU has limited resources and therefore can obviously handle only a limited amount of data. As a result, it is possible that the processing of some of the traffic being sent to the CPU may be delayed or, in extreme cases, some of the traffic may even </w:t>
      </w:r>
      <w:r w:rsidR="009216FA">
        <w:t xml:space="preserve">be </w:t>
      </w:r>
      <w:r w:rsidRPr="002C1275">
        <w:t>dropped.</w:t>
      </w:r>
    </w:p>
    <w:p w:rsidR="00E42D57" w:rsidRPr="00C368C6" w:rsidRDefault="00E42D57" w:rsidP="00E42D57">
      <w:r w:rsidRPr="002C1275">
        <w:t>A system which is properly configured ensures that high priority traffic will experience less (if at all) drops and will get to the CPU sooner than any other lower priority classified traffic. On the software side the application should ensure that high classified traffic will be prioritized in CPU processing time over other traffic.</w:t>
      </w:r>
    </w:p>
    <w:p w:rsidR="00E42D57" w:rsidRDefault="00E42D57" w:rsidP="00E42D57">
      <w:r>
        <w:t xml:space="preserve">In order </w:t>
      </w:r>
      <w:r w:rsidRPr="001D5067">
        <w:t xml:space="preserve">to guarantee proper operation of the </w:t>
      </w:r>
      <w:r>
        <w:t>switch, t</w:t>
      </w:r>
      <w:r w:rsidRPr="001D5067">
        <w:t xml:space="preserve">he </w:t>
      </w:r>
      <w:r>
        <w:t>traffic types</w:t>
      </w:r>
      <w:r w:rsidRPr="001D5067">
        <w:t xml:space="preserve"> </w:t>
      </w:r>
      <w:r>
        <w:t>being sent to the CPU must be handled a</w:t>
      </w:r>
      <w:r w:rsidRPr="001D5067">
        <w:t xml:space="preserve">ccording to </w:t>
      </w:r>
      <w:r>
        <w:t>a</w:t>
      </w:r>
      <w:r w:rsidRPr="001D5067">
        <w:t xml:space="preserve"> predefined </w:t>
      </w:r>
      <w:r>
        <w:t>policy</w:t>
      </w:r>
      <w:r w:rsidRPr="001D5067">
        <w:t xml:space="preserve">. </w:t>
      </w:r>
      <w:r>
        <w:t>Within this policy, the priorities, the bandwidth (</w:t>
      </w:r>
      <w:r w:rsidR="007216BC">
        <w:t>allowed rate) and the burst of</w:t>
      </w:r>
      <w:r>
        <w:t xml:space="preserve"> each traffic type should be defined.</w:t>
      </w:r>
    </w:p>
    <w:p w:rsidR="00E42D57" w:rsidRDefault="00E42D57" w:rsidP="00E42D57">
      <w:r w:rsidRPr="00E42D57">
        <w:t>Host in</w:t>
      </w:r>
      <w:r w:rsidR="008674D8">
        <w:t>terface SAI, composed from two</w:t>
      </w:r>
      <w:r w:rsidRPr="00E42D57">
        <w:t xml:space="preserve"> parts</w:t>
      </w:r>
    </w:p>
    <w:p w:rsidR="00E42D57" w:rsidRDefault="00E42D57" w:rsidP="008674D8">
      <w:r>
        <w:t xml:space="preserve">Classification </w:t>
      </w:r>
      <w:r w:rsidR="008674D8">
        <w:t xml:space="preserve">&amp; Registration </w:t>
      </w:r>
      <w:r>
        <w:t xml:space="preserve"> </w:t>
      </w:r>
    </w:p>
    <w:p w:rsidR="008674D8" w:rsidRDefault="008674D8" w:rsidP="008674D8">
      <w:pPr>
        <w:pStyle w:val="Heading2"/>
      </w:pPr>
      <w:bookmarkStart w:id="2" w:name="_Toc416314961"/>
      <w:r>
        <w:t>Classification &amp; Registration</w:t>
      </w:r>
      <w:bookmarkEnd w:id="2"/>
      <w:r>
        <w:t xml:space="preserve">  </w:t>
      </w:r>
    </w:p>
    <w:p w:rsidR="00907463" w:rsidRDefault="007C5944" w:rsidP="00907463">
      <w:r>
        <w:t>SAI provides</w:t>
      </w:r>
      <w:r w:rsidR="00907463">
        <w:t xml:space="preserve"> an ability to identify, register and assign a QoS for control traffic. </w:t>
      </w:r>
    </w:p>
    <w:p w:rsidR="005224FF" w:rsidRDefault="005224FF" w:rsidP="006F3334">
      <w:pPr>
        <w:pStyle w:val="Heading3"/>
      </w:pPr>
      <w:bookmarkStart w:id="3" w:name="_Toc416314962"/>
      <w:r>
        <w:t>Control traffic identification</w:t>
      </w:r>
      <w:bookmarkEnd w:id="3"/>
      <w:r>
        <w:t xml:space="preserve"> </w:t>
      </w:r>
    </w:p>
    <w:p w:rsidR="00907463" w:rsidRDefault="00907463" w:rsidP="00907463">
      <w:r>
        <w:t>SAI assign</w:t>
      </w:r>
      <w:r w:rsidR="007C5944">
        <w:t>s</w:t>
      </w:r>
      <w:r>
        <w:t xml:space="preserve"> a unique identifier </w:t>
      </w:r>
      <w:r w:rsidRPr="00907463">
        <w:rPr>
          <w:b/>
          <w:bCs/>
        </w:rPr>
        <w:t>trap_id</w:t>
      </w:r>
      <w:r w:rsidR="007C5944">
        <w:t xml:space="preserve"> to</w:t>
      </w:r>
      <w:r>
        <w:t xml:space="preserve"> each control traffic </w:t>
      </w:r>
    </w:p>
    <w:p w:rsidR="007216BC" w:rsidRDefault="00907463" w:rsidP="00907463">
      <w:pPr>
        <w:rPr>
          <w:b/>
          <w:bCs/>
        </w:rPr>
      </w:pPr>
      <w:r>
        <w:t>There</w:t>
      </w:r>
      <w:r w:rsidR="008F2F57">
        <w:t xml:space="preserve"> are</w:t>
      </w:r>
      <w:r w:rsidR="007216BC">
        <w:t xml:space="preserve"> different </w:t>
      </w:r>
      <w:r>
        <w:t>types of trap</w:t>
      </w:r>
      <w:r w:rsidR="007C5944">
        <w:rPr>
          <w:b/>
          <w:bCs/>
        </w:rPr>
        <w:t xml:space="preserve"> id</w:t>
      </w:r>
      <w:r>
        <w:rPr>
          <w:b/>
          <w:bCs/>
        </w:rPr>
        <w:t>:</w:t>
      </w:r>
    </w:p>
    <w:p w:rsidR="00907463" w:rsidRDefault="007216BC" w:rsidP="00907463">
      <w:pPr>
        <w:rPr>
          <w:b/>
          <w:bCs/>
        </w:rPr>
      </w:pPr>
      <w:r>
        <w:object w:dxaOrig="17325" w:dyaOrig="90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25pt;height:211.5pt" o:ole="">
            <v:imagedata r:id="rId19" o:title=""/>
          </v:shape>
          <o:OLEObject Type="Embed" ProgID="Visio.Drawing.15" ShapeID="_x0000_i1025" DrawAspect="Content" ObjectID="_1539020131" r:id="rId20"/>
        </w:object>
      </w:r>
      <w:r w:rsidR="00907463">
        <w:rPr>
          <w:b/>
          <w:bCs/>
        </w:rPr>
        <w:t xml:space="preserve"> </w:t>
      </w:r>
    </w:p>
    <w:p w:rsidR="007216BC" w:rsidRDefault="007216BC" w:rsidP="00907463">
      <w:pPr>
        <w:rPr>
          <w:b/>
          <w:bCs/>
        </w:rPr>
      </w:pPr>
      <w:r>
        <w:rPr>
          <w:b/>
          <w:bCs/>
        </w:rPr>
        <w:lastRenderedPageBreak/>
        <w:t>L2 c</w:t>
      </w:r>
      <w:r w:rsidR="007C5944">
        <w:rPr>
          <w:b/>
          <w:bCs/>
        </w:rPr>
        <w:t>ontrol protocol trap id</w:t>
      </w:r>
      <w:r w:rsidR="00907463">
        <w:rPr>
          <w:b/>
          <w:bCs/>
        </w:rPr>
        <w:t>:</w:t>
      </w:r>
    </w:p>
    <w:p w:rsidR="00907463" w:rsidRDefault="00907463" w:rsidP="007216BC">
      <w:pPr>
        <w:ind w:left="720"/>
        <w:rPr>
          <w:b/>
          <w:bCs/>
        </w:rPr>
      </w:pPr>
      <w:r>
        <w:rPr>
          <w:b/>
          <w:bCs/>
        </w:rPr>
        <w:t xml:space="preserve"> </w:t>
      </w:r>
      <w:r w:rsidR="007216BC" w:rsidRPr="00907463">
        <w:t>Trap</w:t>
      </w:r>
      <w:r w:rsidRPr="00907463">
        <w:t xml:space="preserve"> </w:t>
      </w:r>
      <w:r w:rsidR="007216BC" w:rsidRPr="00907463">
        <w:t>id</w:t>
      </w:r>
      <w:r w:rsidR="007216BC">
        <w:t xml:space="preserve">s </w:t>
      </w:r>
      <w:r w:rsidR="007216BC" w:rsidRPr="00907463">
        <w:t>for</w:t>
      </w:r>
      <w:r w:rsidRPr="00907463">
        <w:t xml:space="preserve"> </w:t>
      </w:r>
      <w:r w:rsidR="00977C21">
        <w:t xml:space="preserve">well-known </w:t>
      </w:r>
      <w:r w:rsidR="007216BC">
        <w:t xml:space="preserve">l2 control protocol, e.g. STP, LACP </w:t>
      </w:r>
      <w:r w:rsidR="007C5944">
        <w:t>…</w:t>
      </w:r>
    </w:p>
    <w:p w:rsidR="00424077" w:rsidRDefault="00424077" w:rsidP="007216BC">
      <w:pPr>
        <w:ind w:left="720"/>
        <w:rPr>
          <w:b/>
          <w:bCs/>
        </w:rPr>
      </w:pPr>
      <w:r>
        <w:rPr>
          <w:b/>
          <w:bCs/>
        </w:rPr>
        <w:t xml:space="preserve">By default PDU will be dropped all other will be forward </w:t>
      </w:r>
    </w:p>
    <w:p w:rsidR="007216BC" w:rsidRDefault="007216BC" w:rsidP="007216BC">
      <w:r>
        <w:rPr>
          <w:b/>
          <w:bCs/>
        </w:rPr>
        <w:t xml:space="preserve">Pre L3 control protocol trap id: </w:t>
      </w:r>
    </w:p>
    <w:p w:rsidR="007216BC" w:rsidRDefault="007216BC" w:rsidP="007216BC">
      <w:pPr>
        <w:ind w:left="720"/>
        <w:rPr>
          <w:b/>
          <w:bCs/>
        </w:rPr>
      </w:pPr>
      <w:r w:rsidRPr="00907463">
        <w:t>Trap id</w:t>
      </w:r>
      <w:r>
        <w:t xml:space="preserve">s </w:t>
      </w:r>
      <w:r w:rsidRPr="00907463">
        <w:t xml:space="preserve">for </w:t>
      </w:r>
      <w:r>
        <w:t>well-known L3 control protocol, e.g. ARP, OSPF…</w:t>
      </w:r>
    </w:p>
    <w:p w:rsidR="00424077" w:rsidRDefault="00424077" w:rsidP="00424077">
      <w:pPr>
        <w:ind w:left="720"/>
        <w:rPr>
          <w:b/>
          <w:bCs/>
        </w:rPr>
      </w:pPr>
      <w:r>
        <w:rPr>
          <w:b/>
          <w:bCs/>
        </w:rPr>
        <w:t xml:space="preserve">By default all L3 control will be forward </w:t>
      </w:r>
    </w:p>
    <w:p w:rsidR="00424077" w:rsidRDefault="00424077" w:rsidP="007216BC">
      <w:pPr>
        <w:ind w:left="720"/>
        <w:rPr>
          <w:b/>
          <w:bCs/>
        </w:rPr>
      </w:pPr>
    </w:p>
    <w:p w:rsidR="007216BC" w:rsidRDefault="007216BC" w:rsidP="007216BC">
      <w:pPr>
        <w:rPr>
          <w:b/>
          <w:bCs/>
        </w:rPr>
      </w:pPr>
      <w:r>
        <w:rPr>
          <w:b/>
          <w:bCs/>
        </w:rPr>
        <w:t xml:space="preserve">Local IP (IP2ME) control protocol trap id: </w:t>
      </w:r>
    </w:p>
    <w:p w:rsidR="007216BC" w:rsidRDefault="007216BC" w:rsidP="007216BC">
      <w:pPr>
        <w:ind w:left="720"/>
        <w:rPr>
          <w:b/>
          <w:bCs/>
        </w:rPr>
      </w:pPr>
      <w:r w:rsidRPr="00907463">
        <w:t>Trap id</w:t>
      </w:r>
      <w:r>
        <w:t xml:space="preserve">s </w:t>
      </w:r>
      <w:r w:rsidRPr="00907463">
        <w:t xml:space="preserve">for </w:t>
      </w:r>
      <w:r>
        <w:t xml:space="preserve">well-known local L3 control protocol, e.g. BFD, BGP… </w:t>
      </w:r>
    </w:p>
    <w:p w:rsidR="00424077" w:rsidRDefault="00424077" w:rsidP="00424077">
      <w:pPr>
        <w:ind w:left="720"/>
        <w:rPr>
          <w:b/>
          <w:bCs/>
        </w:rPr>
      </w:pPr>
      <w:r>
        <w:rPr>
          <w:b/>
          <w:bCs/>
        </w:rPr>
        <w:t xml:space="preserve">By default all IP2ME traffic will be drooped </w:t>
      </w:r>
    </w:p>
    <w:p w:rsidR="00424077" w:rsidRDefault="00424077" w:rsidP="007216BC">
      <w:pPr>
        <w:ind w:left="720"/>
        <w:rPr>
          <w:b/>
          <w:bCs/>
        </w:rPr>
      </w:pPr>
    </w:p>
    <w:p w:rsidR="007216BC" w:rsidRDefault="007C5944" w:rsidP="00907463">
      <w:pPr>
        <w:rPr>
          <w:b/>
          <w:bCs/>
        </w:rPr>
      </w:pPr>
      <w:r>
        <w:rPr>
          <w:b/>
          <w:bCs/>
        </w:rPr>
        <w:t>Pipeline exception trap id</w:t>
      </w:r>
      <w:r w:rsidR="00907463">
        <w:rPr>
          <w:b/>
          <w:bCs/>
        </w:rPr>
        <w:t xml:space="preserve">: </w:t>
      </w:r>
    </w:p>
    <w:p w:rsidR="00907463" w:rsidRDefault="007216BC" w:rsidP="007216BC">
      <w:pPr>
        <w:ind w:left="720"/>
      </w:pPr>
      <w:r>
        <w:t>Trap</w:t>
      </w:r>
      <w:r w:rsidR="007C5944">
        <w:t xml:space="preserve"> id for a</w:t>
      </w:r>
      <w:r w:rsidR="00907463">
        <w:t>n exception in the sw</w:t>
      </w:r>
      <w:r w:rsidR="007C5944">
        <w:t>itch-router forwarding pipeline, e.g.</w:t>
      </w:r>
      <w:r w:rsidR="00907463" w:rsidRPr="00907463">
        <w:t xml:space="preserve"> </w:t>
      </w:r>
      <w:r w:rsidR="00907463">
        <w:t xml:space="preserve">router TTL=1, RPF … </w:t>
      </w:r>
    </w:p>
    <w:p w:rsidR="00424077" w:rsidRDefault="00424077" w:rsidP="00424077">
      <w:pPr>
        <w:ind w:left="720"/>
        <w:rPr>
          <w:b/>
          <w:bCs/>
        </w:rPr>
      </w:pPr>
      <w:r>
        <w:rPr>
          <w:b/>
          <w:bCs/>
        </w:rPr>
        <w:t xml:space="preserve">By default Pipeline exception traffic will be drooped </w:t>
      </w:r>
    </w:p>
    <w:p w:rsidR="00424077" w:rsidRDefault="00424077" w:rsidP="007216BC">
      <w:pPr>
        <w:ind w:left="720"/>
      </w:pPr>
    </w:p>
    <w:p w:rsidR="00424077" w:rsidRDefault="00907463" w:rsidP="007C5944">
      <w:r w:rsidRPr="00907463">
        <w:rPr>
          <w:b/>
          <w:bCs/>
        </w:rPr>
        <w:t xml:space="preserve">User define </w:t>
      </w:r>
      <w:r w:rsidR="007C5944">
        <w:rPr>
          <w:b/>
          <w:bCs/>
        </w:rPr>
        <w:t>trap id</w:t>
      </w:r>
      <w:r>
        <w:rPr>
          <w:b/>
          <w:bCs/>
        </w:rPr>
        <w:t xml:space="preserve">: </w:t>
      </w:r>
    </w:p>
    <w:p w:rsidR="00907463" w:rsidRDefault="00424077" w:rsidP="007C5944">
      <w:r>
        <w:t>Application</w:t>
      </w:r>
      <w:r w:rsidR="007C5944">
        <w:t xml:space="preserve"> has the </w:t>
      </w:r>
      <w:r w:rsidR="008F2F57" w:rsidRPr="008F2F57">
        <w:t xml:space="preserve">ability </w:t>
      </w:r>
      <w:r w:rsidR="007C5944">
        <w:t xml:space="preserve">to </w:t>
      </w:r>
      <w:r w:rsidR="008F2F57" w:rsidRPr="008F2F57">
        <w:t>extend and define additional control traffic</w:t>
      </w:r>
      <w:r w:rsidR="007C5944">
        <w:t xml:space="preserve"> trap id in order to support a </w:t>
      </w:r>
      <w:r w:rsidR="008F2F57" w:rsidRPr="008F2F57">
        <w:t>new o</w:t>
      </w:r>
      <w:r w:rsidR="007C5944">
        <w:t xml:space="preserve">r proprietary control protocol </w:t>
      </w:r>
      <w:r w:rsidR="008F2F57" w:rsidRPr="008F2F57">
        <w:t>or to define an additional exc</w:t>
      </w:r>
      <w:r w:rsidR="007C5944">
        <w:t>eption in the switch pipeline. T</w:t>
      </w:r>
      <w:r w:rsidR="008F2F57" w:rsidRPr="008F2F57">
        <w:t>his capability is achieved by providing</w:t>
      </w:r>
      <w:r w:rsidR="008F2F57">
        <w:t xml:space="preserve"> the ability to define trap-id via </w:t>
      </w:r>
      <w:r w:rsidR="007C5944">
        <w:t xml:space="preserve">the switch-router pipeline, </w:t>
      </w:r>
      <w:r w:rsidR="00211CBE">
        <w:t xml:space="preserve">e.g. </w:t>
      </w:r>
      <w:r w:rsidR="007C5944">
        <w:t>ACL</w:t>
      </w:r>
      <w:r w:rsidR="008F2F57" w:rsidRPr="008F2F57">
        <w:t>,</w:t>
      </w:r>
      <w:r w:rsidR="007C5944">
        <w:t xml:space="preserve"> </w:t>
      </w:r>
      <w:r w:rsidR="008F2F57" w:rsidRPr="008F2F57">
        <w:t xml:space="preserve">router … </w:t>
      </w:r>
    </w:p>
    <w:p w:rsidR="00424077" w:rsidRDefault="00424077" w:rsidP="00424077">
      <w:pPr>
        <w:rPr>
          <w:b/>
          <w:bCs/>
        </w:rPr>
      </w:pPr>
      <w:r>
        <w:rPr>
          <w:b/>
          <w:bCs/>
        </w:rPr>
        <w:t xml:space="preserve">By default user define CPU copy will be drooped (including Sflow) </w:t>
      </w:r>
    </w:p>
    <w:p w:rsidR="00424077" w:rsidRPr="008F2F57" w:rsidRDefault="00424077" w:rsidP="007C5944"/>
    <w:p w:rsidR="005224FF" w:rsidRDefault="005224FF" w:rsidP="005224FF">
      <w:pPr>
        <w:pStyle w:val="Heading3"/>
      </w:pPr>
      <w:bookmarkStart w:id="4" w:name="_Toc416314963"/>
      <w:r>
        <w:t>Classification</w:t>
      </w:r>
      <w:bookmarkEnd w:id="4"/>
      <w:r>
        <w:t xml:space="preserve"> </w:t>
      </w:r>
    </w:p>
    <w:p w:rsidR="00AD2600" w:rsidRDefault="005224FF" w:rsidP="00AD2600">
      <w:r>
        <w:t>Assign a QoS for control traffic</w:t>
      </w:r>
      <w:r w:rsidR="007C5944">
        <w:t>,</w:t>
      </w:r>
      <w:r>
        <w:t xml:space="preserve"> since in most cases a few trap-id share the same QoS </w:t>
      </w:r>
      <w:r w:rsidR="00AD2600">
        <w:t>attribute</w:t>
      </w:r>
      <w:r w:rsidR="007C5944">
        <w:t>,</w:t>
      </w:r>
      <w:r w:rsidR="00AD2600">
        <w:t xml:space="preserve"> and in</w:t>
      </w:r>
      <w:r>
        <w:t xml:space="preserve"> order to </w:t>
      </w:r>
      <w:r w:rsidR="00AD2600">
        <w:t>reduce amount</w:t>
      </w:r>
      <w:r>
        <w:t xml:space="preserve"> of </w:t>
      </w:r>
      <w:r w:rsidR="00AD2600">
        <w:t>configuration needed</w:t>
      </w:r>
      <w:r>
        <w:t xml:space="preserve"> for </w:t>
      </w:r>
      <w:r w:rsidR="00AD2600">
        <w:t>system bring up.</w:t>
      </w:r>
    </w:p>
    <w:p w:rsidR="00AD2600" w:rsidRDefault="00AD2600" w:rsidP="00AD2600"/>
    <w:p w:rsidR="00AD2600" w:rsidRDefault="00AD2600" w:rsidP="00AD2600"/>
    <w:p w:rsidR="00AD2600" w:rsidRDefault="00FC58D9" w:rsidP="00FC58D9">
      <w:r>
        <w:t>A</w:t>
      </w:r>
      <w:r w:rsidR="00AD2600">
        <w:t xml:space="preserve"> new container will be created</w:t>
      </w:r>
      <w:r>
        <w:t xml:space="preserve">, </w:t>
      </w:r>
      <w:r w:rsidR="00AD2600" w:rsidRPr="00AD2600">
        <w:rPr>
          <w:b/>
          <w:bCs/>
        </w:rPr>
        <w:t>Trap_group</w:t>
      </w:r>
      <w:r w:rsidR="00AD2600">
        <w:t xml:space="preserve">   </w:t>
      </w:r>
    </w:p>
    <w:p w:rsidR="00AD2600" w:rsidRDefault="00AD2600" w:rsidP="00AD2600">
      <w:r>
        <w:t>Trap group attribute</w:t>
      </w:r>
      <w:r w:rsidR="007C5944">
        <w:t>s</w:t>
      </w:r>
      <w:r>
        <w:t xml:space="preserve">: </w:t>
      </w:r>
    </w:p>
    <w:p w:rsidR="00AD2600" w:rsidRDefault="00AD2600" w:rsidP="00AD2600">
      <w:r>
        <w:t>Priory,</w:t>
      </w:r>
      <w:r w:rsidR="007216BC">
        <w:t xml:space="preserve"> rate limiter, CPU queue </w:t>
      </w:r>
    </w:p>
    <w:p w:rsidR="00AD2600" w:rsidRDefault="00AD2600" w:rsidP="00AD2600">
      <w:r>
        <w:lastRenderedPageBreak/>
        <w:t xml:space="preserve">More than one trap id can be mapped into a single trap group </w:t>
      </w:r>
    </w:p>
    <w:p w:rsidR="00AD2600" w:rsidRDefault="00AD2600" w:rsidP="00AD2600">
      <w:r>
        <w:object w:dxaOrig="6547" w:dyaOrig="3202" w14:anchorId="472D82A5">
          <v:shape id="_x0000_i1026" type="#_x0000_t75" style="width:327pt;height:159.75pt" o:ole="">
            <v:imagedata r:id="rId21" o:title=""/>
          </v:shape>
          <o:OLEObject Type="Embed" ProgID="Visio.Drawing.11" ShapeID="_x0000_i1026" DrawAspect="Content" ObjectID="_1539020132" r:id="rId22"/>
        </w:object>
      </w:r>
    </w:p>
    <w:p w:rsidR="00AD2600" w:rsidRDefault="00AD2600" w:rsidP="00AD2600"/>
    <w:p w:rsidR="00AD2600" w:rsidRDefault="00AD2600" w:rsidP="00AD2600">
      <w:pPr>
        <w:pStyle w:val="Heading3"/>
      </w:pPr>
      <w:bookmarkStart w:id="5" w:name="_Toc416314964"/>
      <w:r>
        <w:t>Registration</w:t>
      </w:r>
      <w:bookmarkEnd w:id="5"/>
      <w:r>
        <w:t xml:space="preserve"> </w:t>
      </w:r>
    </w:p>
    <w:p w:rsidR="00907463" w:rsidRDefault="00AD2600" w:rsidP="00AD2600">
      <w:r>
        <w:t>Application can</w:t>
      </w:r>
      <w:r w:rsidR="003F09DB">
        <w:t xml:space="preserve"> register to receive a trap_id. I</w:t>
      </w:r>
      <w:r>
        <w:t xml:space="preserve">n addition it can control </w:t>
      </w:r>
      <w:r w:rsidR="003F09DB">
        <w:t>t</w:t>
      </w:r>
      <w:r>
        <w:t>he</w:t>
      </w:r>
      <w:r w:rsidR="003F09DB">
        <w:t xml:space="preserve"> action to apply on the trap-id, options are:</w:t>
      </w:r>
      <w:r>
        <w:t xml:space="preserve"> </w:t>
      </w:r>
    </w:p>
    <w:p w:rsidR="00477A1F" w:rsidRDefault="00477A1F" w:rsidP="00AD2600">
      <w:r>
        <w:t xml:space="preserve">Ignore – forward the trap-id as a regular packet </w:t>
      </w:r>
    </w:p>
    <w:p w:rsidR="00477A1F" w:rsidRDefault="00477A1F" w:rsidP="00AD2600">
      <w:r>
        <w:t xml:space="preserve">Trap – terminate pipeline and send packet to CPU </w:t>
      </w:r>
    </w:p>
    <w:p w:rsidR="00477A1F" w:rsidRDefault="00477A1F" w:rsidP="00AD2600">
      <w:r>
        <w:t>Mirror- sent a copy to the CPU</w:t>
      </w:r>
      <w:r w:rsidR="008D15BF">
        <w:t>,</w:t>
      </w:r>
      <w:r>
        <w:t xml:space="preserve"> the original packet will continue the pipeline   </w:t>
      </w:r>
    </w:p>
    <w:p w:rsidR="00907463" w:rsidRPr="00477A1F" w:rsidRDefault="00477A1F" w:rsidP="00477A1F">
      <w:r>
        <w:t xml:space="preserve">Discard – drop </w:t>
      </w:r>
    </w:p>
    <w:p w:rsidR="008674D8" w:rsidRDefault="008674D8" w:rsidP="008674D8">
      <w:pPr>
        <w:pStyle w:val="Heading2"/>
      </w:pPr>
      <w:bookmarkStart w:id="6" w:name="_Toc416314965"/>
      <w:r>
        <w:t>Packet send and receive</w:t>
      </w:r>
      <w:bookmarkEnd w:id="6"/>
      <w:r>
        <w:t xml:space="preserve">  </w:t>
      </w:r>
    </w:p>
    <w:p w:rsidR="00477A1F" w:rsidRDefault="00477A1F" w:rsidP="008674D8">
      <w:r>
        <w:t>SAI provide</w:t>
      </w:r>
      <w:r w:rsidR="008D15BF">
        <w:t>s</w:t>
      </w:r>
      <w:r>
        <w:t xml:space="preserve"> three different channel</w:t>
      </w:r>
      <w:r w:rsidR="008D15BF">
        <w:t>s</w:t>
      </w:r>
      <w:r>
        <w:t xml:space="preserve"> in order to send and receive packet from and to the CPU </w:t>
      </w:r>
    </w:p>
    <w:p w:rsidR="00477A1F" w:rsidRPr="00477A1F" w:rsidRDefault="00477A1F" w:rsidP="00477A1F">
      <w:pPr>
        <w:pStyle w:val="ListParagraph"/>
        <w:numPr>
          <w:ilvl w:val="0"/>
          <w:numId w:val="11"/>
        </w:numPr>
      </w:pPr>
      <w:r w:rsidRPr="00477A1F">
        <w:t xml:space="preserve">OS network device </w:t>
      </w:r>
    </w:p>
    <w:p w:rsidR="008674D8" w:rsidRPr="00477A1F" w:rsidRDefault="00477A1F" w:rsidP="00477A1F">
      <w:pPr>
        <w:pStyle w:val="ListParagraph"/>
        <w:numPr>
          <w:ilvl w:val="0"/>
          <w:numId w:val="11"/>
        </w:numPr>
      </w:pPr>
      <w:r w:rsidRPr="00477A1F">
        <w:t xml:space="preserve">a generic  file socket  </w:t>
      </w:r>
    </w:p>
    <w:p w:rsidR="00477A1F" w:rsidRPr="00477A1F" w:rsidRDefault="00AD5403" w:rsidP="00477A1F">
      <w:pPr>
        <w:pStyle w:val="ListParagraph"/>
        <w:numPr>
          <w:ilvl w:val="0"/>
          <w:numId w:val="11"/>
        </w:numPr>
      </w:pPr>
      <w:r>
        <w:t xml:space="preserve">send </w:t>
      </w:r>
      <w:r w:rsidR="00477A1F" w:rsidRPr="00477A1F">
        <w:t xml:space="preserve">function </w:t>
      </w:r>
      <w:r>
        <w:t xml:space="preserve">and receive function / receive function </w:t>
      </w:r>
      <w:r w:rsidR="00477A1F" w:rsidRPr="00477A1F">
        <w:t xml:space="preserve">callback </w:t>
      </w:r>
    </w:p>
    <w:p w:rsidR="00477A1F" w:rsidRDefault="00477A1F" w:rsidP="00477A1F">
      <w:pPr>
        <w:pStyle w:val="Heading3"/>
      </w:pPr>
      <w:bookmarkStart w:id="7" w:name="_Toc416314966"/>
      <w:r>
        <w:t>Packet send and receive - net device</w:t>
      </w:r>
      <w:bookmarkEnd w:id="7"/>
      <w:r>
        <w:t xml:space="preserve"> </w:t>
      </w:r>
    </w:p>
    <w:p w:rsidR="00477A1F" w:rsidRDefault="0017166F" w:rsidP="008D15BF">
      <w:r>
        <w:t>SAI will provide t</w:t>
      </w:r>
      <w:r w:rsidR="00FC58D9">
        <w:t>he ability to receive (and send</w:t>
      </w:r>
      <w:r>
        <w:t>) trap-id on the operation system</w:t>
      </w:r>
      <w:r w:rsidR="008D15BF">
        <w:t xml:space="preserve"> network device infrastructure</w:t>
      </w:r>
      <w:r>
        <w:t xml:space="preserve">. </w:t>
      </w:r>
    </w:p>
    <w:p w:rsidR="0017166F" w:rsidRDefault="008D15BF" w:rsidP="00FC58D9">
      <w:r>
        <w:t>T</w:t>
      </w:r>
      <w:r w:rsidR="0017166F">
        <w:t xml:space="preserve">his is </w:t>
      </w:r>
      <w:r>
        <w:t xml:space="preserve">done </w:t>
      </w:r>
      <w:r w:rsidR="0017166F">
        <w:t>in order to enable standard application such as Quagga to operate the switch as if it is a host</w:t>
      </w:r>
      <w:r>
        <w:t>.</w:t>
      </w:r>
      <w:r w:rsidR="0017166F">
        <w:t xml:space="preserve">  </w:t>
      </w:r>
    </w:p>
    <w:p w:rsidR="0017166F" w:rsidRDefault="008D15BF" w:rsidP="008674D8">
      <w:r>
        <w:t>SAI</w:t>
      </w:r>
      <w:r w:rsidR="0017166F">
        <w:t xml:space="preserve"> will p</w:t>
      </w:r>
      <w:r>
        <w:t>rovide the ability to create these net devic</w:t>
      </w:r>
      <w:r w:rsidR="0017166F">
        <w:t>es whether they represent a physica</w:t>
      </w:r>
      <w:r w:rsidR="00535E56">
        <w:t>l port or a L3 router interface.</w:t>
      </w:r>
    </w:p>
    <w:p w:rsidR="00535E56" w:rsidRPr="00535E56" w:rsidRDefault="00535E56" w:rsidP="00535E56">
      <w:r w:rsidRPr="00535E56">
        <w:t>On RX, the driver</w:t>
      </w:r>
      <w:r w:rsidR="00914A41">
        <w:t xml:space="preserve"> should</w:t>
      </w:r>
      <w:r w:rsidRPr="00535E56">
        <w:t xml:space="preserve"> demux the packet to the relevant net device according to incoming port / RIF ID</w:t>
      </w:r>
      <w:r w:rsidR="00BB2788">
        <w:t>.</w:t>
      </w:r>
    </w:p>
    <w:p w:rsidR="00535E56" w:rsidRPr="00535E56" w:rsidRDefault="00535E56" w:rsidP="00535E56">
      <w:r w:rsidRPr="00535E56">
        <w:t>On TX, the application chooses which net device to use</w:t>
      </w:r>
      <w:r w:rsidR="00BB2788">
        <w:t>.</w:t>
      </w:r>
    </w:p>
    <w:p w:rsidR="00EB4E39" w:rsidRDefault="00EB4E39" w:rsidP="00EB4E39">
      <w:pPr>
        <w:pStyle w:val="Heading1"/>
      </w:pPr>
      <w:bookmarkStart w:id="8" w:name="_Toc416314967"/>
      <w:r>
        <w:lastRenderedPageBreak/>
        <w:t xml:space="preserve">SAI object model and pipeline </w:t>
      </w:r>
    </w:p>
    <w:p w:rsidR="0042387E" w:rsidRDefault="0039428F" w:rsidP="004234AF">
      <w:r>
        <w:rPr>
          <w:noProof/>
          <w:lang w:bidi="he-IL"/>
        </w:rPr>
        <mc:AlternateContent>
          <mc:Choice Requires="wpc">
            <w:drawing>
              <wp:inline distT="0" distB="0" distL="0" distR="0">
                <wp:extent cx="6837045" cy="4997450"/>
                <wp:effectExtent l="0" t="0" r="0" b="0"/>
                <wp:docPr id="788" name="Canvas 78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 name="Group 207"/>
                        <wpg:cNvGrpSpPr>
                          <a:grpSpLocks/>
                        </wpg:cNvGrpSpPr>
                        <wpg:grpSpPr bwMode="auto">
                          <a:xfrm>
                            <a:off x="144780" y="1663700"/>
                            <a:ext cx="6525895" cy="3175000"/>
                            <a:chOff x="228" y="2620"/>
                            <a:chExt cx="10277" cy="5000"/>
                          </a:xfrm>
                        </wpg:grpSpPr>
                        <pic:pic xmlns:pic="http://schemas.openxmlformats.org/drawingml/2006/picture">
                          <pic:nvPicPr>
                            <pic:cNvPr id="3"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18" y="6169"/>
                              <a:ext cx="1648" cy="1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818" y="6169"/>
                              <a:ext cx="1648" cy="1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Rectangle 9"/>
                          <wps:cNvSpPr>
                            <a:spLocks noChangeArrowheads="1"/>
                          </wps:cNvSpPr>
                          <wps:spPr bwMode="auto">
                            <a:xfrm>
                              <a:off x="8808" y="6160"/>
                              <a:ext cx="1622" cy="291"/>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10"/>
                          <wps:cNvSpPr>
                            <a:spLocks noChangeArrowheads="1"/>
                          </wps:cNvSpPr>
                          <wps:spPr bwMode="auto">
                            <a:xfrm>
                              <a:off x="8808" y="6451"/>
                              <a:ext cx="1622" cy="163"/>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Rectangle 11"/>
                          <wps:cNvSpPr>
                            <a:spLocks noChangeArrowheads="1"/>
                          </wps:cNvSpPr>
                          <wps:spPr bwMode="auto">
                            <a:xfrm>
                              <a:off x="8808" y="6614"/>
                              <a:ext cx="1622" cy="137"/>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Rectangle 12"/>
                          <wps:cNvSpPr>
                            <a:spLocks noChangeArrowheads="1"/>
                          </wps:cNvSpPr>
                          <wps:spPr bwMode="auto">
                            <a:xfrm>
                              <a:off x="8808" y="6751"/>
                              <a:ext cx="1622" cy="109"/>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13"/>
                          <wps:cNvSpPr>
                            <a:spLocks noChangeArrowheads="1"/>
                          </wps:cNvSpPr>
                          <wps:spPr bwMode="auto">
                            <a:xfrm>
                              <a:off x="8808" y="6860"/>
                              <a:ext cx="1622" cy="109"/>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4"/>
                          <wps:cNvSpPr>
                            <a:spLocks noChangeArrowheads="1"/>
                          </wps:cNvSpPr>
                          <wps:spPr bwMode="auto">
                            <a:xfrm>
                              <a:off x="8808" y="6969"/>
                              <a:ext cx="1622" cy="128"/>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15"/>
                          <wps:cNvSpPr>
                            <a:spLocks noChangeArrowheads="1"/>
                          </wps:cNvSpPr>
                          <wps:spPr bwMode="auto">
                            <a:xfrm>
                              <a:off x="8808" y="7097"/>
                              <a:ext cx="1622" cy="163"/>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Rectangle 16"/>
                          <wps:cNvSpPr>
                            <a:spLocks noChangeArrowheads="1"/>
                          </wps:cNvSpPr>
                          <wps:spPr bwMode="auto">
                            <a:xfrm>
                              <a:off x="8808" y="7260"/>
                              <a:ext cx="1622" cy="282"/>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Rectangle 17"/>
                          <wps:cNvSpPr>
                            <a:spLocks noChangeArrowheads="1"/>
                          </wps:cNvSpPr>
                          <wps:spPr bwMode="auto">
                            <a:xfrm>
                              <a:off x="8814" y="6165"/>
                              <a:ext cx="1620" cy="1376"/>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Rectangle 18"/>
                          <wps:cNvSpPr>
                            <a:spLocks noChangeArrowheads="1"/>
                          </wps:cNvSpPr>
                          <wps:spPr bwMode="auto">
                            <a:xfrm>
                              <a:off x="9223" y="6671"/>
                              <a:ext cx="834"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sz w:val="30"/>
                                    <w:szCs w:val="30"/>
                                  </w:rPr>
                                  <w:t xml:space="preserve">Router </w:t>
                                </w:r>
                              </w:p>
                            </w:txbxContent>
                          </wps:txbx>
                          <wps:bodyPr rot="0" vert="horz" wrap="none" lIns="0" tIns="0" rIns="0" bIns="0" anchor="t" anchorCtr="0">
                            <a:spAutoFit/>
                          </wps:bodyPr>
                        </wps:wsp>
                        <pic:pic xmlns:pic="http://schemas.openxmlformats.org/drawingml/2006/picture">
                          <pic:nvPicPr>
                            <pic:cNvPr id="15"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37" y="6305"/>
                              <a:ext cx="1394"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37" y="6305"/>
                              <a:ext cx="1394"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Rectangle 21"/>
                          <wps:cNvSpPr>
                            <a:spLocks noChangeArrowheads="1"/>
                          </wps:cNvSpPr>
                          <wps:spPr bwMode="auto">
                            <a:xfrm>
                              <a:off x="228" y="6287"/>
                              <a:ext cx="1366" cy="64"/>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22"/>
                          <wps:cNvSpPr>
                            <a:spLocks noChangeArrowheads="1"/>
                          </wps:cNvSpPr>
                          <wps:spPr bwMode="auto">
                            <a:xfrm>
                              <a:off x="228" y="6351"/>
                              <a:ext cx="1366" cy="63"/>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23"/>
                          <wps:cNvSpPr>
                            <a:spLocks noChangeArrowheads="1"/>
                          </wps:cNvSpPr>
                          <wps:spPr bwMode="auto">
                            <a:xfrm>
                              <a:off x="228" y="6414"/>
                              <a:ext cx="1366" cy="37"/>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24"/>
                          <wps:cNvSpPr>
                            <a:spLocks noChangeArrowheads="1"/>
                          </wps:cNvSpPr>
                          <wps:spPr bwMode="auto">
                            <a:xfrm>
                              <a:off x="228" y="6451"/>
                              <a:ext cx="1366" cy="27"/>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25"/>
                          <wps:cNvSpPr>
                            <a:spLocks noChangeArrowheads="1"/>
                          </wps:cNvSpPr>
                          <wps:spPr bwMode="auto">
                            <a:xfrm>
                              <a:off x="228" y="6478"/>
                              <a:ext cx="1366" cy="27"/>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26"/>
                          <wps:cNvSpPr>
                            <a:spLocks noChangeArrowheads="1"/>
                          </wps:cNvSpPr>
                          <wps:spPr bwMode="auto">
                            <a:xfrm>
                              <a:off x="228" y="6505"/>
                              <a:ext cx="1366" cy="28"/>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27"/>
                          <wps:cNvSpPr>
                            <a:spLocks noChangeArrowheads="1"/>
                          </wps:cNvSpPr>
                          <wps:spPr bwMode="auto">
                            <a:xfrm>
                              <a:off x="228" y="6533"/>
                              <a:ext cx="1366" cy="27"/>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28"/>
                          <wps:cNvSpPr>
                            <a:spLocks noChangeArrowheads="1"/>
                          </wps:cNvSpPr>
                          <wps:spPr bwMode="auto">
                            <a:xfrm>
                              <a:off x="228" y="6560"/>
                              <a:ext cx="1366" cy="18"/>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29"/>
                          <wps:cNvSpPr>
                            <a:spLocks noChangeArrowheads="1"/>
                          </wps:cNvSpPr>
                          <wps:spPr bwMode="auto">
                            <a:xfrm>
                              <a:off x="228" y="6578"/>
                              <a:ext cx="1366" cy="18"/>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30"/>
                          <wps:cNvSpPr>
                            <a:spLocks noChangeArrowheads="1"/>
                          </wps:cNvSpPr>
                          <wps:spPr bwMode="auto">
                            <a:xfrm>
                              <a:off x="228" y="6596"/>
                              <a:ext cx="1366" cy="28"/>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31"/>
                          <wps:cNvSpPr>
                            <a:spLocks noChangeArrowheads="1"/>
                          </wps:cNvSpPr>
                          <wps:spPr bwMode="auto">
                            <a:xfrm>
                              <a:off x="228" y="6624"/>
                              <a:ext cx="1366" cy="18"/>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32"/>
                          <wps:cNvSpPr>
                            <a:spLocks noChangeArrowheads="1"/>
                          </wps:cNvSpPr>
                          <wps:spPr bwMode="auto">
                            <a:xfrm>
                              <a:off x="228" y="6642"/>
                              <a:ext cx="1366" cy="27"/>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33"/>
                          <wps:cNvSpPr>
                            <a:spLocks noChangeArrowheads="1"/>
                          </wps:cNvSpPr>
                          <wps:spPr bwMode="auto">
                            <a:xfrm>
                              <a:off x="228" y="6669"/>
                              <a:ext cx="1366" cy="36"/>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34"/>
                          <wps:cNvSpPr>
                            <a:spLocks noChangeArrowheads="1"/>
                          </wps:cNvSpPr>
                          <wps:spPr bwMode="auto">
                            <a:xfrm>
                              <a:off x="228" y="6705"/>
                              <a:ext cx="1366" cy="37"/>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35"/>
                          <wps:cNvSpPr>
                            <a:spLocks noChangeArrowheads="1"/>
                          </wps:cNvSpPr>
                          <wps:spPr bwMode="auto">
                            <a:xfrm>
                              <a:off x="228" y="6742"/>
                              <a:ext cx="1366" cy="54"/>
                            </a:xfrm>
                            <a:prstGeom prst="rect">
                              <a:avLst/>
                            </a:prstGeom>
                            <a:solidFill>
                              <a:srgbClr val="B1B1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36"/>
                          <wps:cNvSpPr>
                            <a:spLocks noChangeArrowheads="1"/>
                          </wps:cNvSpPr>
                          <wps:spPr bwMode="auto">
                            <a:xfrm>
                              <a:off x="228" y="6796"/>
                              <a:ext cx="1366" cy="55"/>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37"/>
                          <wps:cNvSpPr>
                            <a:spLocks noChangeArrowheads="1"/>
                          </wps:cNvSpPr>
                          <wps:spPr bwMode="auto">
                            <a:xfrm>
                              <a:off x="232" y="6294"/>
                              <a:ext cx="1367" cy="559"/>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Rectangle 38"/>
                          <wps:cNvSpPr>
                            <a:spLocks noChangeArrowheads="1"/>
                          </wps:cNvSpPr>
                          <wps:spPr bwMode="auto">
                            <a:xfrm>
                              <a:off x="668" y="6392"/>
                              <a:ext cx="519"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sz w:val="30"/>
                                    <w:szCs w:val="30"/>
                                  </w:rPr>
                                  <w:t xml:space="preserve">Port </w:t>
                                </w:r>
                              </w:p>
                            </w:txbxContent>
                          </wps:txbx>
                          <wps:bodyPr rot="0" vert="horz" wrap="none" lIns="0" tIns="0" rIns="0" bIns="0" anchor="t" anchorCtr="0">
                            <a:spAutoFit/>
                          </wps:bodyPr>
                        </wps:wsp>
                        <pic:pic xmlns:pic="http://schemas.openxmlformats.org/drawingml/2006/picture">
                          <pic:nvPicPr>
                            <pic:cNvPr id="35"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821" y="6169"/>
                              <a:ext cx="1284" cy="1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821" y="6169"/>
                              <a:ext cx="1284" cy="1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 name="Rectangle 41"/>
                          <wps:cNvSpPr>
                            <a:spLocks noChangeArrowheads="1"/>
                          </wps:cNvSpPr>
                          <wps:spPr bwMode="auto">
                            <a:xfrm>
                              <a:off x="5812" y="6160"/>
                              <a:ext cx="1257" cy="291"/>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42"/>
                          <wps:cNvSpPr>
                            <a:spLocks noChangeArrowheads="1"/>
                          </wps:cNvSpPr>
                          <wps:spPr bwMode="auto">
                            <a:xfrm>
                              <a:off x="5812" y="6451"/>
                              <a:ext cx="1257" cy="163"/>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43"/>
                          <wps:cNvSpPr>
                            <a:spLocks noChangeArrowheads="1"/>
                          </wps:cNvSpPr>
                          <wps:spPr bwMode="auto">
                            <a:xfrm>
                              <a:off x="5812" y="6614"/>
                              <a:ext cx="1257" cy="137"/>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44"/>
                          <wps:cNvSpPr>
                            <a:spLocks noChangeArrowheads="1"/>
                          </wps:cNvSpPr>
                          <wps:spPr bwMode="auto">
                            <a:xfrm>
                              <a:off x="5812" y="6751"/>
                              <a:ext cx="1257" cy="109"/>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45"/>
                          <wps:cNvSpPr>
                            <a:spLocks noChangeArrowheads="1"/>
                          </wps:cNvSpPr>
                          <wps:spPr bwMode="auto">
                            <a:xfrm>
                              <a:off x="5812" y="6860"/>
                              <a:ext cx="1257" cy="109"/>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46"/>
                          <wps:cNvSpPr>
                            <a:spLocks noChangeArrowheads="1"/>
                          </wps:cNvSpPr>
                          <wps:spPr bwMode="auto">
                            <a:xfrm>
                              <a:off x="5812" y="6969"/>
                              <a:ext cx="1257" cy="128"/>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47"/>
                          <wps:cNvSpPr>
                            <a:spLocks noChangeArrowheads="1"/>
                          </wps:cNvSpPr>
                          <wps:spPr bwMode="auto">
                            <a:xfrm>
                              <a:off x="5812" y="7097"/>
                              <a:ext cx="1257" cy="163"/>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48"/>
                          <wps:cNvSpPr>
                            <a:spLocks noChangeArrowheads="1"/>
                          </wps:cNvSpPr>
                          <wps:spPr bwMode="auto">
                            <a:xfrm>
                              <a:off x="5812" y="7260"/>
                              <a:ext cx="1257" cy="282"/>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49"/>
                          <wps:cNvSpPr>
                            <a:spLocks noChangeArrowheads="1"/>
                          </wps:cNvSpPr>
                          <wps:spPr bwMode="auto">
                            <a:xfrm>
                              <a:off x="5816" y="6165"/>
                              <a:ext cx="1256" cy="1376"/>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Rectangle 50"/>
                          <wps:cNvSpPr>
                            <a:spLocks noChangeArrowheads="1"/>
                          </wps:cNvSpPr>
                          <wps:spPr bwMode="auto">
                            <a:xfrm>
                              <a:off x="6067" y="6671"/>
                              <a:ext cx="78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sz w:val="30"/>
                                    <w:szCs w:val="30"/>
                                  </w:rPr>
                                  <w:t xml:space="preserve">Bridge </w:t>
                                </w:r>
                              </w:p>
                            </w:txbxContent>
                          </wps:txbx>
                          <wps:bodyPr rot="0" vert="horz" wrap="none" lIns="0" tIns="0" rIns="0" bIns="0" anchor="t" anchorCtr="0">
                            <a:spAutoFit/>
                          </wps:bodyPr>
                        </wps:wsp>
                        <pic:pic xmlns:pic="http://schemas.openxmlformats.org/drawingml/2006/picture">
                          <pic:nvPicPr>
                            <pic:cNvPr id="47"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044" y="6178"/>
                              <a:ext cx="1503" cy="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4044" y="6178"/>
                              <a:ext cx="1503" cy="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Rectangle 53"/>
                          <wps:cNvSpPr>
                            <a:spLocks noChangeArrowheads="1"/>
                          </wps:cNvSpPr>
                          <wps:spPr bwMode="auto">
                            <a:xfrm>
                              <a:off x="4026" y="6160"/>
                              <a:ext cx="1485" cy="291"/>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4"/>
                          <wps:cNvSpPr>
                            <a:spLocks noChangeArrowheads="1"/>
                          </wps:cNvSpPr>
                          <wps:spPr bwMode="auto">
                            <a:xfrm>
                              <a:off x="4026" y="6451"/>
                              <a:ext cx="1485" cy="173"/>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55"/>
                          <wps:cNvSpPr>
                            <a:spLocks noChangeArrowheads="1"/>
                          </wps:cNvSpPr>
                          <wps:spPr bwMode="auto">
                            <a:xfrm>
                              <a:off x="4026" y="6624"/>
                              <a:ext cx="1485" cy="127"/>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56"/>
                          <wps:cNvSpPr>
                            <a:spLocks noChangeArrowheads="1"/>
                          </wps:cNvSpPr>
                          <wps:spPr bwMode="auto">
                            <a:xfrm>
                              <a:off x="4026" y="6751"/>
                              <a:ext cx="1485" cy="109"/>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57"/>
                          <wps:cNvSpPr>
                            <a:spLocks noChangeArrowheads="1"/>
                          </wps:cNvSpPr>
                          <wps:spPr bwMode="auto">
                            <a:xfrm>
                              <a:off x="4026" y="6860"/>
                              <a:ext cx="1485" cy="118"/>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58"/>
                          <wps:cNvSpPr>
                            <a:spLocks noChangeArrowheads="1"/>
                          </wps:cNvSpPr>
                          <wps:spPr bwMode="auto">
                            <a:xfrm>
                              <a:off x="4026" y="6978"/>
                              <a:ext cx="1485" cy="119"/>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59"/>
                          <wps:cNvSpPr>
                            <a:spLocks noChangeArrowheads="1"/>
                          </wps:cNvSpPr>
                          <wps:spPr bwMode="auto">
                            <a:xfrm>
                              <a:off x="4026" y="7097"/>
                              <a:ext cx="1485" cy="163"/>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60"/>
                          <wps:cNvSpPr>
                            <a:spLocks noChangeArrowheads="1"/>
                          </wps:cNvSpPr>
                          <wps:spPr bwMode="auto">
                            <a:xfrm>
                              <a:off x="4026" y="7260"/>
                              <a:ext cx="1485" cy="273"/>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61"/>
                          <wps:cNvSpPr>
                            <a:spLocks noChangeArrowheads="1"/>
                          </wps:cNvSpPr>
                          <wps:spPr bwMode="auto">
                            <a:xfrm>
                              <a:off x="4034" y="6168"/>
                              <a:ext cx="1481" cy="1373"/>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Rectangle 62"/>
                          <wps:cNvSpPr>
                            <a:spLocks noChangeArrowheads="1"/>
                          </wps:cNvSpPr>
                          <wps:spPr bwMode="auto">
                            <a:xfrm>
                              <a:off x="4556" y="6673"/>
                              <a:ext cx="460"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sz w:val="30"/>
                                    <w:szCs w:val="30"/>
                                  </w:rPr>
                                  <w:t>ACL</w:t>
                                </w:r>
                              </w:p>
                            </w:txbxContent>
                          </wps:txbx>
                          <wps:bodyPr rot="0" vert="horz" wrap="none" lIns="0" tIns="0" rIns="0" bIns="0" anchor="t" anchorCtr="0">
                            <a:spAutoFit/>
                          </wps:bodyPr>
                        </wps:wsp>
                        <wps:wsp>
                          <wps:cNvPr id="61" name="Rectangle 65"/>
                          <wps:cNvSpPr>
                            <a:spLocks noChangeArrowheads="1"/>
                          </wps:cNvSpPr>
                          <wps:spPr bwMode="auto">
                            <a:xfrm>
                              <a:off x="6061" y="6568"/>
                              <a:ext cx="94"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sz w:val="2"/>
                                    <w:szCs w:val="2"/>
                                  </w:rPr>
                                  <w:t xml:space="preserve">User define </w:t>
                                </w:r>
                              </w:p>
                            </w:txbxContent>
                          </wps:txbx>
                          <wps:bodyPr rot="0" vert="horz" wrap="none" lIns="0" tIns="0" rIns="0" bIns="0" anchor="t" anchorCtr="0">
                            <a:spAutoFit/>
                          </wps:bodyPr>
                        </wps:wsp>
                        <wps:wsp>
                          <wps:cNvPr id="62" name="Rectangle 66"/>
                          <wps:cNvSpPr>
                            <a:spLocks noChangeArrowheads="1"/>
                          </wps:cNvSpPr>
                          <wps:spPr bwMode="auto">
                            <a:xfrm>
                              <a:off x="5886" y="6658"/>
                              <a:ext cx="69"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sz w:val="2"/>
                                    <w:szCs w:val="2"/>
                                  </w:rPr>
                                  <w:t>ACL trap</w:t>
                                </w:r>
                              </w:p>
                            </w:txbxContent>
                          </wps:txbx>
                          <wps:bodyPr rot="0" vert="horz" wrap="none" lIns="0" tIns="0" rIns="0" bIns="0" anchor="t" anchorCtr="0">
                            <a:spAutoFit/>
                          </wps:bodyPr>
                        </wps:wsp>
                        <wps:wsp>
                          <wps:cNvPr id="65" name="Rectangle 69"/>
                          <wps:cNvSpPr>
                            <a:spLocks noChangeArrowheads="1"/>
                          </wps:cNvSpPr>
                          <wps:spPr bwMode="auto">
                            <a:xfrm>
                              <a:off x="10411" y="6516"/>
                              <a:ext cx="94"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sz w:val="2"/>
                                    <w:szCs w:val="2"/>
                                  </w:rPr>
                                  <w:t xml:space="preserve">User define </w:t>
                                </w:r>
                              </w:p>
                            </w:txbxContent>
                          </wps:txbx>
                          <wps:bodyPr rot="0" vert="horz" wrap="none" lIns="0" tIns="0" rIns="0" bIns="0" anchor="t" anchorCtr="0">
                            <a:spAutoFit/>
                          </wps:bodyPr>
                        </wps:wsp>
                        <wps:wsp>
                          <wps:cNvPr id="66" name="Rectangle 70"/>
                          <wps:cNvSpPr>
                            <a:spLocks noChangeArrowheads="1"/>
                          </wps:cNvSpPr>
                          <wps:spPr bwMode="auto">
                            <a:xfrm>
                              <a:off x="10236" y="6499"/>
                              <a:ext cx="99"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sz w:val="2"/>
                                    <w:szCs w:val="2"/>
                                  </w:rPr>
                                  <w:t>Router  trap</w:t>
                                </w:r>
                              </w:p>
                            </w:txbxContent>
                          </wps:txbx>
                          <wps:bodyPr rot="0" vert="horz" wrap="none" lIns="0" tIns="0" rIns="0" bIns="0" anchor="t" anchorCtr="0">
                            <a:spAutoFit/>
                          </wps:bodyPr>
                        </wps:wsp>
                        <wps:wsp>
                          <wps:cNvPr id="67" name="Oval 71"/>
                          <wps:cNvSpPr>
                            <a:spLocks noChangeArrowheads="1"/>
                          </wps:cNvSpPr>
                          <wps:spPr bwMode="auto">
                            <a:xfrm>
                              <a:off x="1468" y="4880"/>
                              <a:ext cx="7799" cy="515"/>
                            </a:xfrm>
                            <a:prstGeom prst="ellipse">
                              <a:avLst/>
                            </a:prstGeom>
                            <a:solidFill>
                              <a:srgbClr val="548BD4"/>
                            </a:solidFill>
                            <a:ln w="0">
                              <a:solidFill>
                                <a:srgbClr val="000000"/>
                              </a:solidFill>
                              <a:prstDash val="solid"/>
                              <a:round/>
                              <a:headEnd/>
                              <a:tailEnd/>
                            </a:ln>
                          </wps:spPr>
                          <wps:bodyPr rot="0" vert="horz" wrap="square" lIns="91440" tIns="45720" rIns="91440" bIns="45720" anchor="t" anchorCtr="0" upright="1">
                            <a:noAutofit/>
                          </wps:bodyPr>
                        </wps:wsp>
                        <wps:wsp>
                          <wps:cNvPr id="68" name="Oval 72"/>
                          <wps:cNvSpPr>
                            <a:spLocks noChangeArrowheads="1"/>
                          </wps:cNvSpPr>
                          <wps:spPr bwMode="auto">
                            <a:xfrm>
                              <a:off x="1468" y="4880"/>
                              <a:ext cx="7799" cy="515"/>
                            </a:xfrm>
                            <a:prstGeom prst="ellipse">
                              <a:avLst/>
                            </a:pr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Rectangle 73"/>
                          <wps:cNvSpPr>
                            <a:spLocks noChangeArrowheads="1"/>
                          </wps:cNvSpPr>
                          <wps:spPr bwMode="auto">
                            <a:xfrm>
                              <a:off x="4397" y="4998"/>
                              <a:ext cx="196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b/>
                                    <w:bCs/>
                                    <w:color w:val="000000"/>
                                  </w:rPr>
                                  <w:t>Host interface  Group</w:t>
                                </w:r>
                              </w:p>
                            </w:txbxContent>
                          </wps:txbx>
                          <wps:bodyPr rot="0" vert="horz" wrap="none" lIns="0" tIns="0" rIns="0" bIns="0" anchor="t" anchorCtr="0">
                            <a:spAutoFit/>
                          </wps:bodyPr>
                        </wps:wsp>
                        <pic:pic xmlns:pic="http://schemas.openxmlformats.org/drawingml/2006/picture">
                          <pic:nvPicPr>
                            <pic:cNvPr id="70" name="Picture 7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356" y="3849"/>
                              <a:ext cx="711" cy="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 name="Picture 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5356" y="3849"/>
                              <a:ext cx="711" cy="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 name="Rectangle 76"/>
                          <wps:cNvSpPr>
                            <a:spLocks noChangeArrowheads="1"/>
                          </wps:cNvSpPr>
                          <wps:spPr bwMode="auto">
                            <a:xfrm>
                              <a:off x="5338" y="3839"/>
                              <a:ext cx="692" cy="101"/>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77"/>
                          <wps:cNvSpPr>
                            <a:spLocks noChangeArrowheads="1"/>
                          </wps:cNvSpPr>
                          <wps:spPr bwMode="auto">
                            <a:xfrm>
                              <a:off x="5338" y="3940"/>
                              <a:ext cx="692" cy="100"/>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78"/>
                          <wps:cNvSpPr>
                            <a:spLocks noChangeArrowheads="1"/>
                          </wps:cNvSpPr>
                          <wps:spPr bwMode="auto">
                            <a:xfrm>
                              <a:off x="5338" y="4040"/>
                              <a:ext cx="692" cy="54"/>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79"/>
                          <wps:cNvSpPr>
                            <a:spLocks noChangeArrowheads="1"/>
                          </wps:cNvSpPr>
                          <wps:spPr bwMode="auto">
                            <a:xfrm>
                              <a:off x="5338" y="4094"/>
                              <a:ext cx="692" cy="55"/>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80"/>
                          <wps:cNvSpPr>
                            <a:spLocks noChangeArrowheads="1"/>
                          </wps:cNvSpPr>
                          <wps:spPr bwMode="auto">
                            <a:xfrm>
                              <a:off x="5338" y="4149"/>
                              <a:ext cx="692" cy="45"/>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81"/>
                          <wps:cNvSpPr>
                            <a:spLocks noChangeArrowheads="1"/>
                          </wps:cNvSpPr>
                          <wps:spPr bwMode="auto">
                            <a:xfrm>
                              <a:off x="5338" y="4194"/>
                              <a:ext cx="692" cy="4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82"/>
                          <wps:cNvSpPr>
                            <a:spLocks noChangeArrowheads="1"/>
                          </wps:cNvSpPr>
                          <wps:spPr bwMode="auto">
                            <a:xfrm>
                              <a:off x="5338" y="4240"/>
                              <a:ext cx="692" cy="36"/>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83"/>
                          <wps:cNvSpPr>
                            <a:spLocks noChangeArrowheads="1"/>
                          </wps:cNvSpPr>
                          <wps:spPr bwMode="auto">
                            <a:xfrm>
                              <a:off x="5338" y="4276"/>
                              <a:ext cx="692" cy="37"/>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84"/>
                          <wps:cNvSpPr>
                            <a:spLocks noChangeArrowheads="1"/>
                          </wps:cNvSpPr>
                          <wps:spPr bwMode="auto">
                            <a:xfrm>
                              <a:off x="5338" y="4313"/>
                              <a:ext cx="692" cy="36"/>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85"/>
                          <wps:cNvSpPr>
                            <a:spLocks noChangeArrowheads="1"/>
                          </wps:cNvSpPr>
                          <wps:spPr bwMode="auto">
                            <a:xfrm>
                              <a:off x="5338" y="4349"/>
                              <a:ext cx="692" cy="36"/>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86"/>
                          <wps:cNvSpPr>
                            <a:spLocks noChangeArrowheads="1"/>
                          </wps:cNvSpPr>
                          <wps:spPr bwMode="auto">
                            <a:xfrm>
                              <a:off x="5338" y="4385"/>
                              <a:ext cx="692" cy="46"/>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87"/>
                          <wps:cNvSpPr>
                            <a:spLocks noChangeArrowheads="1"/>
                          </wps:cNvSpPr>
                          <wps:spPr bwMode="auto">
                            <a:xfrm>
                              <a:off x="5338" y="4431"/>
                              <a:ext cx="692" cy="45"/>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88"/>
                          <wps:cNvSpPr>
                            <a:spLocks noChangeArrowheads="1"/>
                          </wps:cNvSpPr>
                          <wps:spPr bwMode="auto">
                            <a:xfrm>
                              <a:off x="5338" y="4476"/>
                              <a:ext cx="692" cy="55"/>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9"/>
                          <wps:cNvSpPr>
                            <a:spLocks noChangeArrowheads="1"/>
                          </wps:cNvSpPr>
                          <wps:spPr bwMode="auto">
                            <a:xfrm>
                              <a:off x="5338" y="4531"/>
                              <a:ext cx="692" cy="55"/>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90"/>
                          <wps:cNvSpPr>
                            <a:spLocks noChangeArrowheads="1"/>
                          </wps:cNvSpPr>
                          <wps:spPr bwMode="auto">
                            <a:xfrm>
                              <a:off x="5338" y="4586"/>
                              <a:ext cx="692" cy="91"/>
                            </a:xfrm>
                            <a:prstGeom prst="rect">
                              <a:avLst/>
                            </a:prstGeom>
                            <a:solidFill>
                              <a:srgbClr val="B1B1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91"/>
                          <wps:cNvSpPr>
                            <a:spLocks noChangeArrowheads="1"/>
                          </wps:cNvSpPr>
                          <wps:spPr bwMode="auto">
                            <a:xfrm>
                              <a:off x="5338" y="4677"/>
                              <a:ext cx="692" cy="90"/>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92"/>
                          <wps:cNvSpPr>
                            <a:spLocks noChangeArrowheads="1"/>
                          </wps:cNvSpPr>
                          <wps:spPr bwMode="auto">
                            <a:xfrm>
                              <a:off x="5346" y="3843"/>
                              <a:ext cx="688" cy="92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Rectangle 93"/>
                          <wps:cNvSpPr>
                            <a:spLocks noChangeArrowheads="1"/>
                          </wps:cNvSpPr>
                          <wps:spPr bwMode="auto">
                            <a:xfrm>
                              <a:off x="5448" y="3951"/>
                              <a:ext cx="508"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sz w:val="30"/>
                                    <w:szCs w:val="30"/>
                                  </w:rPr>
                                  <w:t xml:space="preserve">CPU </w:t>
                                </w:r>
                              </w:p>
                            </w:txbxContent>
                          </wps:txbx>
                          <wps:bodyPr rot="0" vert="horz" wrap="none" lIns="0" tIns="0" rIns="0" bIns="0" anchor="t" anchorCtr="0">
                            <a:spAutoFit/>
                          </wps:bodyPr>
                        </wps:wsp>
                        <wps:wsp>
                          <wps:cNvPr id="90" name="Rectangle 94"/>
                          <wps:cNvSpPr>
                            <a:spLocks noChangeArrowheads="1"/>
                          </wps:cNvSpPr>
                          <wps:spPr bwMode="auto">
                            <a:xfrm>
                              <a:off x="5443" y="4301"/>
                              <a:ext cx="519"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sz w:val="30"/>
                                    <w:szCs w:val="30"/>
                                  </w:rPr>
                                  <w:t xml:space="preserve">Port </w:t>
                                </w:r>
                              </w:p>
                            </w:txbxContent>
                          </wps:txbx>
                          <wps:bodyPr rot="0" vert="horz" wrap="none" lIns="0" tIns="0" rIns="0" bIns="0" anchor="t" anchorCtr="0">
                            <a:spAutoFit/>
                          </wps:bodyPr>
                        </wps:wsp>
                        <pic:pic xmlns:pic="http://schemas.openxmlformats.org/drawingml/2006/picture">
                          <pic:nvPicPr>
                            <pic:cNvPr id="91" name="Picture 9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2368" y="6169"/>
                              <a:ext cx="1531" cy="1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9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2368" y="6169"/>
                              <a:ext cx="1531" cy="1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Rectangle 97"/>
                          <wps:cNvSpPr>
                            <a:spLocks noChangeArrowheads="1"/>
                          </wps:cNvSpPr>
                          <wps:spPr bwMode="auto">
                            <a:xfrm>
                              <a:off x="2350" y="6160"/>
                              <a:ext cx="1503" cy="245"/>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8"/>
                          <wps:cNvSpPr>
                            <a:spLocks noChangeArrowheads="1"/>
                          </wps:cNvSpPr>
                          <wps:spPr bwMode="auto">
                            <a:xfrm>
                              <a:off x="2350" y="6405"/>
                              <a:ext cx="1503" cy="146"/>
                            </a:xfrm>
                            <a:prstGeom prst="rect">
                              <a:avLst/>
                            </a:prstGeom>
                            <a:solidFill>
                              <a:srgbClr val="91CF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9"/>
                          <wps:cNvSpPr>
                            <a:spLocks noChangeArrowheads="1"/>
                          </wps:cNvSpPr>
                          <wps:spPr bwMode="auto">
                            <a:xfrm>
                              <a:off x="2350" y="6551"/>
                              <a:ext cx="1503" cy="100"/>
                            </a:xfrm>
                            <a:prstGeom prst="rect">
                              <a:avLst/>
                            </a:prstGeom>
                            <a:solidFill>
                              <a:srgbClr val="90CF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100"/>
                          <wps:cNvSpPr>
                            <a:spLocks noChangeArrowheads="1"/>
                          </wps:cNvSpPr>
                          <wps:spPr bwMode="auto">
                            <a:xfrm>
                              <a:off x="2350" y="6651"/>
                              <a:ext cx="1503" cy="91"/>
                            </a:xfrm>
                            <a:prstGeom prst="rect">
                              <a:avLst/>
                            </a:prstGeom>
                            <a:solidFill>
                              <a:srgbClr val="8FCE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101"/>
                          <wps:cNvSpPr>
                            <a:spLocks noChangeArrowheads="1"/>
                          </wps:cNvSpPr>
                          <wps:spPr bwMode="auto">
                            <a:xfrm>
                              <a:off x="2350" y="6742"/>
                              <a:ext cx="1503" cy="82"/>
                            </a:xfrm>
                            <a:prstGeom prst="rect">
                              <a:avLst/>
                            </a:prstGeom>
                            <a:solidFill>
                              <a:srgbClr val="8DCE4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102"/>
                          <wps:cNvSpPr>
                            <a:spLocks noChangeArrowheads="1"/>
                          </wps:cNvSpPr>
                          <wps:spPr bwMode="auto">
                            <a:xfrm>
                              <a:off x="2350" y="6824"/>
                              <a:ext cx="1503" cy="72"/>
                            </a:xfrm>
                            <a:prstGeom prst="rect">
                              <a:avLst/>
                            </a:prstGeom>
                            <a:solidFill>
                              <a:srgbClr val="8CCD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103"/>
                          <wps:cNvSpPr>
                            <a:spLocks noChangeArrowheads="1"/>
                          </wps:cNvSpPr>
                          <wps:spPr bwMode="auto">
                            <a:xfrm>
                              <a:off x="2350" y="6896"/>
                              <a:ext cx="1503" cy="64"/>
                            </a:xfrm>
                            <a:prstGeom prst="rect">
                              <a:avLst/>
                            </a:prstGeom>
                            <a:solidFill>
                              <a:srgbClr val="8BCD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104"/>
                          <wps:cNvSpPr>
                            <a:spLocks noChangeArrowheads="1"/>
                          </wps:cNvSpPr>
                          <wps:spPr bwMode="auto">
                            <a:xfrm>
                              <a:off x="2350" y="6960"/>
                              <a:ext cx="1503" cy="82"/>
                            </a:xfrm>
                            <a:prstGeom prst="rect">
                              <a:avLst/>
                            </a:prstGeom>
                            <a:solidFill>
                              <a:srgbClr val="8ACC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105"/>
                          <wps:cNvSpPr>
                            <a:spLocks noChangeArrowheads="1"/>
                          </wps:cNvSpPr>
                          <wps:spPr bwMode="auto">
                            <a:xfrm>
                              <a:off x="2350" y="7042"/>
                              <a:ext cx="1503" cy="73"/>
                            </a:xfrm>
                            <a:prstGeom prst="rect">
                              <a:avLst/>
                            </a:prstGeom>
                            <a:solidFill>
                              <a:srgbClr val="89CC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106"/>
                          <wps:cNvSpPr>
                            <a:spLocks noChangeArrowheads="1"/>
                          </wps:cNvSpPr>
                          <wps:spPr bwMode="auto">
                            <a:xfrm>
                              <a:off x="2350" y="7115"/>
                              <a:ext cx="1503" cy="91"/>
                            </a:xfrm>
                            <a:prstGeom prst="rect">
                              <a:avLst/>
                            </a:prstGeom>
                            <a:solidFill>
                              <a:srgbClr val="88CB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107"/>
                          <wps:cNvSpPr>
                            <a:spLocks noChangeArrowheads="1"/>
                          </wps:cNvSpPr>
                          <wps:spPr bwMode="auto">
                            <a:xfrm>
                              <a:off x="2350" y="7206"/>
                              <a:ext cx="1503" cy="118"/>
                            </a:xfrm>
                            <a:prstGeom prst="rect">
                              <a:avLst/>
                            </a:prstGeom>
                            <a:solidFill>
                              <a:srgbClr val="87CB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108"/>
                          <wps:cNvSpPr>
                            <a:spLocks noChangeArrowheads="1"/>
                          </wps:cNvSpPr>
                          <wps:spPr bwMode="auto">
                            <a:xfrm>
                              <a:off x="2350" y="7324"/>
                              <a:ext cx="1503" cy="218"/>
                            </a:xfrm>
                            <a:prstGeom prst="rect">
                              <a:avLst/>
                            </a:prstGeom>
                            <a:solidFill>
                              <a:srgbClr val="85CA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109"/>
                          <wps:cNvSpPr>
                            <a:spLocks noChangeArrowheads="1"/>
                          </wps:cNvSpPr>
                          <wps:spPr bwMode="auto">
                            <a:xfrm>
                              <a:off x="2359" y="6165"/>
                              <a:ext cx="1503" cy="1376"/>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Rectangle 110"/>
                          <wps:cNvSpPr>
                            <a:spLocks noChangeArrowheads="1"/>
                          </wps:cNvSpPr>
                          <wps:spPr bwMode="auto">
                            <a:xfrm>
                              <a:off x="2656" y="6613"/>
                              <a:ext cx="4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b/>
                                    <w:bCs/>
                                    <w:color w:val="000000"/>
                                    <w:sz w:val="18"/>
                                    <w:szCs w:val="18"/>
                                  </w:rPr>
                                  <w:t xml:space="preserve"> </w:t>
                                </w:r>
                              </w:p>
                            </w:txbxContent>
                          </wps:txbx>
                          <wps:bodyPr rot="0" vert="horz" wrap="none" lIns="0" tIns="0" rIns="0" bIns="0" anchor="t" anchorCtr="0">
                            <a:spAutoFit/>
                          </wps:bodyPr>
                        </wps:wsp>
                        <wps:wsp>
                          <wps:cNvPr id="107" name="Rectangle 111"/>
                          <wps:cNvSpPr>
                            <a:spLocks noChangeArrowheads="1"/>
                          </wps:cNvSpPr>
                          <wps:spPr bwMode="auto">
                            <a:xfrm>
                              <a:off x="2694" y="6613"/>
                              <a:ext cx="312"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b/>
                                    <w:bCs/>
                                    <w:color w:val="000000"/>
                                    <w:sz w:val="18"/>
                                    <w:szCs w:val="18"/>
                                  </w:rPr>
                                  <w:t>trap</w:t>
                                </w:r>
                              </w:p>
                            </w:txbxContent>
                          </wps:txbx>
                          <wps:bodyPr rot="0" vert="horz" wrap="none" lIns="0" tIns="0" rIns="0" bIns="0" anchor="t" anchorCtr="0">
                            <a:spAutoFit/>
                          </wps:bodyPr>
                        </wps:wsp>
                        <wps:wsp>
                          <wps:cNvPr id="108" name="Rectangle 112"/>
                          <wps:cNvSpPr>
                            <a:spLocks noChangeArrowheads="1"/>
                          </wps:cNvSpPr>
                          <wps:spPr bwMode="auto">
                            <a:xfrm>
                              <a:off x="2989" y="6613"/>
                              <a:ext cx="56"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b/>
                                    <w:bCs/>
                                    <w:color w:val="000000"/>
                                    <w:sz w:val="18"/>
                                    <w:szCs w:val="18"/>
                                  </w:rPr>
                                  <w:t>-</w:t>
                                </w:r>
                              </w:p>
                            </w:txbxContent>
                          </wps:txbx>
                          <wps:bodyPr rot="0" vert="horz" wrap="none" lIns="0" tIns="0" rIns="0" bIns="0" anchor="t" anchorCtr="0">
                            <a:spAutoFit/>
                          </wps:bodyPr>
                        </wps:wsp>
                        <wps:wsp>
                          <wps:cNvPr id="109" name="Rectangle 113"/>
                          <wps:cNvSpPr>
                            <a:spLocks noChangeArrowheads="1"/>
                          </wps:cNvSpPr>
                          <wps:spPr bwMode="auto">
                            <a:xfrm>
                              <a:off x="3041" y="6613"/>
                              <a:ext cx="565"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b/>
                                    <w:bCs/>
                                    <w:color w:val="000000"/>
                                    <w:sz w:val="18"/>
                                    <w:szCs w:val="18"/>
                                  </w:rPr>
                                  <w:t>id table</w:t>
                                </w:r>
                              </w:p>
                            </w:txbxContent>
                          </wps:txbx>
                          <wps:bodyPr rot="0" vert="horz" wrap="none" lIns="0" tIns="0" rIns="0" bIns="0" anchor="t" anchorCtr="0">
                            <a:spAutoFit/>
                          </wps:bodyPr>
                        </wps:wsp>
                        <wps:wsp>
                          <wps:cNvPr id="110" name="Rectangle 114"/>
                          <wps:cNvSpPr>
                            <a:spLocks noChangeArrowheads="1"/>
                          </wps:cNvSpPr>
                          <wps:spPr bwMode="auto">
                            <a:xfrm>
                              <a:off x="2544" y="6814"/>
                              <a:ext cx="1149"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Switch  traps</w:t>
                                </w:r>
                              </w:p>
                            </w:txbxContent>
                          </wps:txbx>
                          <wps:bodyPr rot="0" vert="horz" wrap="none" lIns="0" tIns="0" rIns="0" bIns="0" anchor="t" anchorCtr="0">
                            <a:spAutoFit/>
                          </wps:bodyPr>
                        </wps:wsp>
                        <pic:pic xmlns:pic="http://schemas.openxmlformats.org/drawingml/2006/picture">
                          <pic:nvPicPr>
                            <pic:cNvPr id="111"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465" y="6523"/>
                              <a:ext cx="1393" cy="5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 name="Picture 1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465" y="6523"/>
                              <a:ext cx="1393" cy="5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Rectangle 117"/>
                          <wps:cNvSpPr>
                            <a:spLocks noChangeArrowheads="1"/>
                          </wps:cNvSpPr>
                          <wps:spPr bwMode="auto">
                            <a:xfrm>
                              <a:off x="455" y="6514"/>
                              <a:ext cx="1367" cy="64"/>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8"/>
                          <wps:cNvSpPr>
                            <a:spLocks noChangeArrowheads="1"/>
                          </wps:cNvSpPr>
                          <wps:spPr bwMode="auto">
                            <a:xfrm>
                              <a:off x="455" y="6578"/>
                              <a:ext cx="1367" cy="55"/>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9"/>
                          <wps:cNvSpPr>
                            <a:spLocks noChangeArrowheads="1"/>
                          </wps:cNvSpPr>
                          <wps:spPr bwMode="auto">
                            <a:xfrm>
                              <a:off x="455" y="6633"/>
                              <a:ext cx="1367" cy="36"/>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20"/>
                          <wps:cNvSpPr>
                            <a:spLocks noChangeArrowheads="1"/>
                          </wps:cNvSpPr>
                          <wps:spPr bwMode="auto">
                            <a:xfrm>
                              <a:off x="455" y="6669"/>
                              <a:ext cx="1367" cy="36"/>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21"/>
                          <wps:cNvSpPr>
                            <a:spLocks noChangeArrowheads="1"/>
                          </wps:cNvSpPr>
                          <wps:spPr bwMode="auto">
                            <a:xfrm>
                              <a:off x="455" y="6705"/>
                              <a:ext cx="1367" cy="28"/>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22"/>
                          <wps:cNvSpPr>
                            <a:spLocks noChangeArrowheads="1"/>
                          </wps:cNvSpPr>
                          <wps:spPr bwMode="auto">
                            <a:xfrm>
                              <a:off x="455" y="6733"/>
                              <a:ext cx="1367" cy="27"/>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23"/>
                          <wps:cNvSpPr>
                            <a:spLocks noChangeArrowheads="1"/>
                          </wps:cNvSpPr>
                          <wps:spPr bwMode="auto">
                            <a:xfrm>
                              <a:off x="455" y="6760"/>
                              <a:ext cx="1367" cy="18"/>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24"/>
                          <wps:cNvSpPr>
                            <a:spLocks noChangeArrowheads="1"/>
                          </wps:cNvSpPr>
                          <wps:spPr bwMode="auto">
                            <a:xfrm>
                              <a:off x="455" y="6778"/>
                              <a:ext cx="1367" cy="18"/>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25"/>
                          <wps:cNvSpPr>
                            <a:spLocks noChangeArrowheads="1"/>
                          </wps:cNvSpPr>
                          <wps:spPr bwMode="auto">
                            <a:xfrm>
                              <a:off x="455" y="6796"/>
                              <a:ext cx="1367" cy="28"/>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26"/>
                          <wps:cNvSpPr>
                            <a:spLocks noChangeArrowheads="1"/>
                          </wps:cNvSpPr>
                          <wps:spPr bwMode="auto">
                            <a:xfrm>
                              <a:off x="455" y="6824"/>
                              <a:ext cx="1367" cy="18"/>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27"/>
                          <wps:cNvSpPr>
                            <a:spLocks noChangeArrowheads="1"/>
                          </wps:cNvSpPr>
                          <wps:spPr bwMode="auto">
                            <a:xfrm>
                              <a:off x="455" y="6842"/>
                              <a:ext cx="1367" cy="27"/>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128"/>
                          <wps:cNvSpPr>
                            <a:spLocks noChangeArrowheads="1"/>
                          </wps:cNvSpPr>
                          <wps:spPr bwMode="auto">
                            <a:xfrm>
                              <a:off x="455" y="6869"/>
                              <a:ext cx="1367" cy="27"/>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129"/>
                          <wps:cNvSpPr>
                            <a:spLocks noChangeArrowheads="1"/>
                          </wps:cNvSpPr>
                          <wps:spPr bwMode="auto">
                            <a:xfrm>
                              <a:off x="455" y="6896"/>
                              <a:ext cx="1367" cy="3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130"/>
                          <wps:cNvSpPr>
                            <a:spLocks noChangeArrowheads="1"/>
                          </wps:cNvSpPr>
                          <wps:spPr bwMode="auto">
                            <a:xfrm>
                              <a:off x="455" y="6933"/>
                              <a:ext cx="1367" cy="27"/>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Rectangle 131"/>
                          <wps:cNvSpPr>
                            <a:spLocks noChangeArrowheads="1"/>
                          </wps:cNvSpPr>
                          <wps:spPr bwMode="auto">
                            <a:xfrm>
                              <a:off x="455" y="6960"/>
                              <a:ext cx="1367" cy="64"/>
                            </a:xfrm>
                            <a:prstGeom prst="rect">
                              <a:avLst/>
                            </a:prstGeom>
                            <a:solidFill>
                              <a:srgbClr val="B1B1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132"/>
                          <wps:cNvSpPr>
                            <a:spLocks noChangeArrowheads="1"/>
                          </wps:cNvSpPr>
                          <wps:spPr bwMode="auto">
                            <a:xfrm>
                              <a:off x="455" y="7024"/>
                              <a:ext cx="1367" cy="54"/>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133"/>
                          <wps:cNvSpPr>
                            <a:spLocks noChangeArrowheads="1"/>
                          </wps:cNvSpPr>
                          <wps:spPr bwMode="auto">
                            <a:xfrm>
                              <a:off x="457" y="6518"/>
                              <a:ext cx="1367" cy="559"/>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Rectangle 134"/>
                          <wps:cNvSpPr>
                            <a:spLocks noChangeArrowheads="1"/>
                          </wps:cNvSpPr>
                          <wps:spPr bwMode="auto">
                            <a:xfrm>
                              <a:off x="893" y="6616"/>
                              <a:ext cx="519"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sz w:val="30"/>
                                    <w:szCs w:val="30"/>
                                  </w:rPr>
                                  <w:t xml:space="preserve">Port </w:t>
                                </w:r>
                              </w:p>
                            </w:txbxContent>
                          </wps:txbx>
                          <wps:bodyPr rot="0" vert="horz" wrap="none" lIns="0" tIns="0" rIns="0" bIns="0" anchor="t" anchorCtr="0">
                            <a:spAutoFit/>
                          </wps:bodyPr>
                        </wps:wsp>
                        <pic:pic xmlns:pic="http://schemas.openxmlformats.org/drawingml/2006/picture">
                          <pic:nvPicPr>
                            <pic:cNvPr id="131" name="Picture 1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92" y="6751"/>
                              <a:ext cx="1394"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 name="Picture 1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92" y="6751"/>
                              <a:ext cx="1394"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Rectangle 137"/>
                          <wps:cNvSpPr>
                            <a:spLocks noChangeArrowheads="1"/>
                          </wps:cNvSpPr>
                          <wps:spPr bwMode="auto">
                            <a:xfrm>
                              <a:off x="674" y="6742"/>
                              <a:ext cx="1366" cy="54"/>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8"/>
                          <wps:cNvSpPr>
                            <a:spLocks noChangeArrowheads="1"/>
                          </wps:cNvSpPr>
                          <wps:spPr bwMode="auto">
                            <a:xfrm>
                              <a:off x="674" y="6796"/>
                              <a:ext cx="1366" cy="64"/>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9"/>
                          <wps:cNvSpPr>
                            <a:spLocks noChangeArrowheads="1"/>
                          </wps:cNvSpPr>
                          <wps:spPr bwMode="auto">
                            <a:xfrm>
                              <a:off x="674" y="6860"/>
                              <a:ext cx="1366" cy="36"/>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40"/>
                          <wps:cNvSpPr>
                            <a:spLocks noChangeArrowheads="1"/>
                          </wps:cNvSpPr>
                          <wps:spPr bwMode="auto">
                            <a:xfrm>
                              <a:off x="674" y="6896"/>
                              <a:ext cx="1366" cy="28"/>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41"/>
                          <wps:cNvSpPr>
                            <a:spLocks noChangeArrowheads="1"/>
                          </wps:cNvSpPr>
                          <wps:spPr bwMode="auto">
                            <a:xfrm>
                              <a:off x="674" y="6924"/>
                              <a:ext cx="1366" cy="27"/>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42"/>
                          <wps:cNvSpPr>
                            <a:spLocks noChangeArrowheads="1"/>
                          </wps:cNvSpPr>
                          <wps:spPr bwMode="auto">
                            <a:xfrm>
                              <a:off x="674" y="6951"/>
                              <a:ext cx="1366" cy="27"/>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43"/>
                          <wps:cNvSpPr>
                            <a:spLocks noChangeArrowheads="1"/>
                          </wps:cNvSpPr>
                          <wps:spPr bwMode="auto">
                            <a:xfrm>
                              <a:off x="674" y="6978"/>
                              <a:ext cx="1366" cy="28"/>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44"/>
                          <wps:cNvSpPr>
                            <a:spLocks noChangeArrowheads="1"/>
                          </wps:cNvSpPr>
                          <wps:spPr bwMode="auto">
                            <a:xfrm>
                              <a:off x="674" y="7006"/>
                              <a:ext cx="1366" cy="18"/>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45"/>
                          <wps:cNvSpPr>
                            <a:spLocks noChangeArrowheads="1"/>
                          </wps:cNvSpPr>
                          <wps:spPr bwMode="auto">
                            <a:xfrm>
                              <a:off x="674" y="7024"/>
                              <a:ext cx="1366" cy="27"/>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46"/>
                          <wps:cNvSpPr>
                            <a:spLocks noChangeArrowheads="1"/>
                          </wps:cNvSpPr>
                          <wps:spPr bwMode="auto">
                            <a:xfrm>
                              <a:off x="674" y="7051"/>
                              <a:ext cx="1366" cy="18"/>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47"/>
                          <wps:cNvSpPr>
                            <a:spLocks noChangeArrowheads="1"/>
                          </wps:cNvSpPr>
                          <wps:spPr bwMode="auto">
                            <a:xfrm>
                              <a:off x="674" y="7069"/>
                              <a:ext cx="1366" cy="28"/>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8"/>
                          <wps:cNvSpPr>
                            <a:spLocks noChangeArrowheads="1"/>
                          </wps:cNvSpPr>
                          <wps:spPr bwMode="auto">
                            <a:xfrm>
                              <a:off x="674" y="7097"/>
                              <a:ext cx="1366" cy="27"/>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9"/>
                          <wps:cNvSpPr>
                            <a:spLocks noChangeArrowheads="1"/>
                          </wps:cNvSpPr>
                          <wps:spPr bwMode="auto">
                            <a:xfrm>
                              <a:off x="674" y="7124"/>
                              <a:ext cx="1366" cy="2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50"/>
                          <wps:cNvSpPr>
                            <a:spLocks noChangeArrowheads="1"/>
                          </wps:cNvSpPr>
                          <wps:spPr bwMode="auto">
                            <a:xfrm>
                              <a:off x="674" y="7151"/>
                              <a:ext cx="1366" cy="37"/>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151"/>
                          <wps:cNvSpPr>
                            <a:spLocks noChangeArrowheads="1"/>
                          </wps:cNvSpPr>
                          <wps:spPr bwMode="auto">
                            <a:xfrm>
                              <a:off x="674" y="7188"/>
                              <a:ext cx="1366" cy="54"/>
                            </a:xfrm>
                            <a:prstGeom prst="rect">
                              <a:avLst/>
                            </a:prstGeom>
                            <a:solidFill>
                              <a:srgbClr val="B1B1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152"/>
                          <wps:cNvSpPr>
                            <a:spLocks noChangeArrowheads="1"/>
                          </wps:cNvSpPr>
                          <wps:spPr bwMode="auto">
                            <a:xfrm>
                              <a:off x="674" y="7242"/>
                              <a:ext cx="1366" cy="64"/>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153"/>
                          <wps:cNvSpPr>
                            <a:spLocks noChangeArrowheads="1"/>
                          </wps:cNvSpPr>
                          <wps:spPr bwMode="auto">
                            <a:xfrm>
                              <a:off x="682" y="6742"/>
                              <a:ext cx="1366" cy="559"/>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Rectangle 154"/>
                          <wps:cNvSpPr>
                            <a:spLocks noChangeArrowheads="1"/>
                          </wps:cNvSpPr>
                          <wps:spPr bwMode="auto">
                            <a:xfrm>
                              <a:off x="1117" y="6842"/>
                              <a:ext cx="519"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sz w:val="30"/>
                                    <w:szCs w:val="30"/>
                                  </w:rPr>
                                  <w:t xml:space="preserve">Port </w:t>
                                </w:r>
                              </w:p>
                            </w:txbxContent>
                          </wps:txbx>
                          <wps:bodyPr rot="0" vert="horz" wrap="none" lIns="0" tIns="0" rIns="0" bIns="0" anchor="t" anchorCtr="0">
                            <a:spAutoFit/>
                          </wps:bodyPr>
                        </wps:wsp>
                        <pic:pic xmlns:pic="http://schemas.openxmlformats.org/drawingml/2006/picture">
                          <pic:nvPicPr>
                            <pic:cNvPr id="151" name="Picture 1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1" y="6978"/>
                              <a:ext cx="1394" cy="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11" y="6978"/>
                              <a:ext cx="1394" cy="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Rectangle 157"/>
                          <wps:cNvSpPr>
                            <a:spLocks noChangeArrowheads="1"/>
                          </wps:cNvSpPr>
                          <wps:spPr bwMode="auto">
                            <a:xfrm>
                              <a:off x="902" y="6960"/>
                              <a:ext cx="1366" cy="64"/>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8"/>
                          <wps:cNvSpPr>
                            <a:spLocks noChangeArrowheads="1"/>
                          </wps:cNvSpPr>
                          <wps:spPr bwMode="auto">
                            <a:xfrm>
                              <a:off x="902" y="7024"/>
                              <a:ext cx="1366" cy="64"/>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9"/>
                          <wps:cNvSpPr>
                            <a:spLocks noChangeArrowheads="1"/>
                          </wps:cNvSpPr>
                          <wps:spPr bwMode="auto">
                            <a:xfrm>
                              <a:off x="902" y="7088"/>
                              <a:ext cx="1366" cy="36"/>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60"/>
                          <wps:cNvSpPr>
                            <a:spLocks noChangeArrowheads="1"/>
                          </wps:cNvSpPr>
                          <wps:spPr bwMode="auto">
                            <a:xfrm>
                              <a:off x="902" y="7124"/>
                              <a:ext cx="1366" cy="27"/>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61"/>
                          <wps:cNvSpPr>
                            <a:spLocks noChangeArrowheads="1"/>
                          </wps:cNvSpPr>
                          <wps:spPr bwMode="auto">
                            <a:xfrm>
                              <a:off x="902" y="7151"/>
                              <a:ext cx="1366" cy="28"/>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62"/>
                          <wps:cNvSpPr>
                            <a:spLocks noChangeArrowheads="1"/>
                          </wps:cNvSpPr>
                          <wps:spPr bwMode="auto">
                            <a:xfrm>
                              <a:off x="902" y="7179"/>
                              <a:ext cx="1366" cy="27"/>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63"/>
                          <wps:cNvSpPr>
                            <a:spLocks noChangeArrowheads="1"/>
                          </wps:cNvSpPr>
                          <wps:spPr bwMode="auto">
                            <a:xfrm>
                              <a:off x="902" y="7206"/>
                              <a:ext cx="1366" cy="27"/>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64"/>
                          <wps:cNvSpPr>
                            <a:spLocks noChangeArrowheads="1"/>
                          </wps:cNvSpPr>
                          <wps:spPr bwMode="auto">
                            <a:xfrm>
                              <a:off x="902" y="7233"/>
                              <a:ext cx="1366" cy="18"/>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65"/>
                          <wps:cNvSpPr>
                            <a:spLocks noChangeArrowheads="1"/>
                          </wps:cNvSpPr>
                          <wps:spPr bwMode="auto">
                            <a:xfrm>
                              <a:off x="902" y="7251"/>
                              <a:ext cx="1366" cy="19"/>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66"/>
                          <wps:cNvSpPr>
                            <a:spLocks noChangeArrowheads="1"/>
                          </wps:cNvSpPr>
                          <wps:spPr bwMode="auto">
                            <a:xfrm>
                              <a:off x="902" y="7270"/>
                              <a:ext cx="1366" cy="27"/>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67"/>
                          <wps:cNvSpPr>
                            <a:spLocks noChangeArrowheads="1"/>
                          </wps:cNvSpPr>
                          <wps:spPr bwMode="auto">
                            <a:xfrm>
                              <a:off x="902" y="7297"/>
                              <a:ext cx="1366" cy="18"/>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8"/>
                          <wps:cNvSpPr>
                            <a:spLocks noChangeArrowheads="1"/>
                          </wps:cNvSpPr>
                          <wps:spPr bwMode="auto">
                            <a:xfrm>
                              <a:off x="902" y="7315"/>
                              <a:ext cx="1366" cy="27"/>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9"/>
                          <wps:cNvSpPr>
                            <a:spLocks noChangeArrowheads="1"/>
                          </wps:cNvSpPr>
                          <wps:spPr bwMode="auto">
                            <a:xfrm>
                              <a:off x="902" y="7342"/>
                              <a:ext cx="1366" cy="3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70"/>
                          <wps:cNvSpPr>
                            <a:spLocks noChangeArrowheads="1"/>
                          </wps:cNvSpPr>
                          <wps:spPr bwMode="auto">
                            <a:xfrm>
                              <a:off x="902" y="7379"/>
                              <a:ext cx="1366" cy="36"/>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71"/>
                          <wps:cNvSpPr>
                            <a:spLocks noChangeArrowheads="1"/>
                          </wps:cNvSpPr>
                          <wps:spPr bwMode="auto">
                            <a:xfrm>
                              <a:off x="902" y="7415"/>
                              <a:ext cx="1366" cy="55"/>
                            </a:xfrm>
                            <a:prstGeom prst="rect">
                              <a:avLst/>
                            </a:prstGeom>
                            <a:solidFill>
                              <a:srgbClr val="B1B1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72"/>
                          <wps:cNvSpPr>
                            <a:spLocks noChangeArrowheads="1"/>
                          </wps:cNvSpPr>
                          <wps:spPr bwMode="auto">
                            <a:xfrm>
                              <a:off x="902" y="7470"/>
                              <a:ext cx="1366" cy="54"/>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173"/>
                          <wps:cNvSpPr>
                            <a:spLocks noChangeArrowheads="1"/>
                          </wps:cNvSpPr>
                          <wps:spPr bwMode="auto">
                            <a:xfrm>
                              <a:off x="906" y="6966"/>
                              <a:ext cx="1367" cy="560"/>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74"/>
                          <wps:cNvSpPr>
                            <a:spLocks noChangeArrowheads="1"/>
                          </wps:cNvSpPr>
                          <wps:spPr bwMode="auto">
                            <a:xfrm>
                              <a:off x="1342" y="7065"/>
                              <a:ext cx="519"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sz w:val="30"/>
                                    <w:szCs w:val="30"/>
                                  </w:rPr>
                                  <w:t xml:space="preserve">Port </w:t>
                                </w:r>
                              </w:p>
                            </w:txbxContent>
                          </wps:txbx>
                          <wps:bodyPr rot="0" vert="horz" wrap="none" lIns="0" tIns="0" rIns="0" bIns="0" anchor="t" anchorCtr="0">
                            <a:spAutoFit/>
                          </wps:bodyPr>
                        </wps:wsp>
                        <pic:pic xmlns:pic="http://schemas.openxmlformats.org/drawingml/2006/picture">
                          <pic:nvPicPr>
                            <pic:cNvPr id="171" name="Picture 17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5147" y="2629"/>
                              <a:ext cx="1129" cy="1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7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5147" y="2629"/>
                              <a:ext cx="1129" cy="1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Rectangle 177"/>
                          <wps:cNvSpPr>
                            <a:spLocks noChangeArrowheads="1"/>
                          </wps:cNvSpPr>
                          <wps:spPr bwMode="auto">
                            <a:xfrm>
                              <a:off x="5138" y="2620"/>
                              <a:ext cx="1102" cy="73"/>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178"/>
                          <wps:cNvSpPr>
                            <a:spLocks noChangeArrowheads="1"/>
                          </wps:cNvSpPr>
                          <wps:spPr bwMode="auto">
                            <a:xfrm>
                              <a:off x="5138" y="2693"/>
                              <a:ext cx="1102" cy="82"/>
                            </a:xfrm>
                            <a:prstGeom prst="rect">
                              <a:avLst/>
                            </a:prstGeom>
                            <a:solidFill>
                              <a:srgbClr val="FEFE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179"/>
                          <wps:cNvSpPr>
                            <a:spLocks noChangeArrowheads="1"/>
                          </wps:cNvSpPr>
                          <wps:spPr bwMode="auto">
                            <a:xfrm>
                              <a:off x="5138" y="2775"/>
                              <a:ext cx="1102" cy="55"/>
                            </a:xfrm>
                            <a:prstGeom prst="rect">
                              <a:avLst/>
                            </a:prstGeom>
                            <a:solidFill>
                              <a:srgbClr val="FDFD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180"/>
                          <wps:cNvSpPr>
                            <a:spLocks noChangeArrowheads="1"/>
                          </wps:cNvSpPr>
                          <wps:spPr bwMode="auto">
                            <a:xfrm>
                              <a:off x="5138" y="2830"/>
                              <a:ext cx="1102" cy="54"/>
                            </a:xfrm>
                            <a:prstGeom prst="rect">
                              <a:avLst/>
                            </a:prstGeom>
                            <a:solidFill>
                              <a:srgbClr val="FCFC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181"/>
                          <wps:cNvSpPr>
                            <a:spLocks noChangeArrowheads="1"/>
                          </wps:cNvSpPr>
                          <wps:spPr bwMode="auto">
                            <a:xfrm>
                              <a:off x="5138" y="2884"/>
                              <a:ext cx="1102" cy="37"/>
                            </a:xfrm>
                            <a:prstGeom prst="rect">
                              <a:avLst/>
                            </a:prstGeom>
                            <a:solidFill>
                              <a:srgbClr val="FBFB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182"/>
                          <wps:cNvSpPr>
                            <a:spLocks noChangeArrowheads="1"/>
                          </wps:cNvSpPr>
                          <wps:spPr bwMode="auto">
                            <a:xfrm>
                              <a:off x="5138" y="2921"/>
                              <a:ext cx="1102" cy="27"/>
                            </a:xfrm>
                            <a:prstGeom prst="rect">
                              <a:avLst/>
                            </a:prstGeom>
                            <a:solidFill>
                              <a:srgbClr val="FAFA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183"/>
                          <wps:cNvSpPr>
                            <a:spLocks noChangeArrowheads="1"/>
                          </wps:cNvSpPr>
                          <wps:spPr bwMode="auto">
                            <a:xfrm>
                              <a:off x="5138" y="2948"/>
                              <a:ext cx="1102" cy="36"/>
                            </a:xfrm>
                            <a:prstGeom prst="rect">
                              <a:avLst/>
                            </a:prstGeom>
                            <a:solidFill>
                              <a:srgbClr val="F9F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184"/>
                          <wps:cNvSpPr>
                            <a:spLocks noChangeArrowheads="1"/>
                          </wps:cNvSpPr>
                          <wps:spPr bwMode="auto">
                            <a:xfrm>
                              <a:off x="5138" y="2984"/>
                              <a:ext cx="1102" cy="37"/>
                            </a:xfrm>
                            <a:prstGeom prst="rect">
                              <a:avLst/>
                            </a:prstGeom>
                            <a:solidFill>
                              <a:srgbClr val="F8F8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185"/>
                          <wps:cNvSpPr>
                            <a:spLocks noChangeArrowheads="1"/>
                          </wps:cNvSpPr>
                          <wps:spPr bwMode="auto">
                            <a:xfrm>
                              <a:off x="5138" y="3021"/>
                              <a:ext cx="1102" cy="18"/>
                            </a:xfrm>
                            <a:prstGeom prst="rect">
                              <a:avLst/>
                            </a:prstGeom>
                            <a:solidFill>
                              <a:srgbClr val="F7F7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186"/>
                          <wps:cNvSpPr>
                            <a:spLocks noChangeArrowheads="1"/>
                          </wps:cNvSpPr>
                          <wps:spPr bwMode="auto">
                            <a:xfrm>
                              <a:off x="5138" y="3039"/>
                              <a:ext cx="1102" cy="27"/>
                            </a:xfrm>
                            <a:prstGeom prst="rect">
                              <a:avLst/>
                            </a:prstGeom>
                            <a:solidFill>
                              <a:srgbClr val="F6F6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187"/>
                          <wps:cNvSpPr>
                            <a:spLocks noChangeArrowheads="1"/>
                          </wps:cNvSpPr>
                          <wps:spPr bwMode="auto">
                            <a:xfrm>
                              <a:off x="5138" y="3066"/>
                              <a:ext cx="1102" cy="27"/>
                            </a:xfrm>
                            <a:prstGeom prst="rect">
                              <a:avLst/>
                            </a:prstGeom>
                            <a:solidFill>
                              <a:srgbClr val="F5F5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188"/>
                          <wps:cNvSpPr>
                            <a:spLocks noChangeArrowheads="1"/>
                          </wps:cNvSpPr>
                          <wps:spPr bwMode="auto">
                            <a:xfrm>
                              <a:off x="5138" y="3093"/>
                              <a:ext cx="1102" cy="19"/>
                            </a:xfrm>
                            <a:prstGeom prst="rect">
                              <a:avLst/>
                            </a:prstGeom>
                            <a:solidFill>
                              <a:srgbClr val="F4F4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189"/>
                          <wps:cNvSpPr>
                            <a:spLocks noChangeArrowheads="1"/>
                          </wps:cNvSpPr>
                          <wps:spPr bwMode="auto">
                            <a:xfrm>
                              <a:off x="5138" y="3112"/>
                              <a:ext cx="1102" cy="27"/>
                            </a:xfrm>
                            <a:prstGeom prst="rect">
                              <a:avLst/>
                            </a:prstGeom>
                            <a:solidFill>
                              <a:srgbClr val="F3F3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190"/>
                          <wps:cNvSpPr>
                            <a:spLocks noChangeArrowheads="1"/>
                          </wps:cNvSpPr>
                          <wps:spPr bwMode="auto">
                            <a:xfrm>
                              <a:off x="5138" y="3139"/>
                              <a:ext cx="1102" cy="18"/>
                            </a:xfrm>
                            <a:prstGeom prst="rect">
                              <a:avLst/>
                            </a:prstGeom>
                            <a:solidFill>
                              <a:srgbClr val="F2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191"/>
                          <wps:cNvSpPr>
                            <a:spLocks noChangeArrowheads="1"/>
                          </wps:cNvSpPr>
                          <wps:spPr bwMode="auto">
                            <a:xfrm>
                              <a:off x="5138" y="3157"/>
                              <a:ext cx="1102" cy="27"/>
                            </a:xfrm>
                            <a:prstGeom prst="rect">
                              <a:avLst/>
                            </a:prstGeom>
                            <a:solidFill>
                              <a:srgbClr val="F1F1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192"/>
                          <wps:cNvSpPr>
                            <a:spLocks noChangeArrowheads="1"/>
                          </wps:cNvSpPr>
                          <wps:spPr bwMode="auto">
                            <a:xfrm>
                              <a:off x="5138" y="3184"/>
                              <a:ext cx="1102" cy="19"/>
                            </a:xfrm>
                            <a:prstGeom prst="rect">
                              <a:avLst/>
                            </a:prstGeom>
                            <a:solidFill>
                              <a:srgbClr val="F0F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193"/>
                          <wps:cNvSpPr>
                            <a:spLocks noChangeArrowheads="1"/>
                          </wps:cNvSpPr>
                          <wps:spPr bwMode="auto">
                            <a:xfrm>
                              <a:off x="5138" y="3203"/>
                              <a:ext cx="1102" cy="27"/>
                            </a:xfrm>
                            <a:prstGeom prst="rect">
                              <a:avLst/>
                            </a:prstGeom>
                            <a:solidFill>
                              <a:srgbClr val="EFE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194"/>
                          <wps:cNvSpPr>
                            <a:spLocks noChangeArrowheads="1"/>
                          </wps:cNvSpPr>
                          <wps:spPr bwMode="auto">
                            <a:xfrm>
                              <a:off x="5138" y="3230"/>
                              <a:ext cx="1102" cy="18"/>
                            </a:xfrm>
                            <a:prstGeom prst="rect">
                              <a:avLst/>
                            </a:prstGeom>
                            <a:solidFill>
                              <a:srgbClr val="EEEE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195"/>
                          <wps:cNvSpPr>
                            <a:spLocks noChangeArrowheads="1"/>
                          </wps:cNvSpPr>
                          <wps:spPr bwMode="auto">
                            <a:xfrm>
                              <a:off x="5138" y="3248"/>
                              <a:ext cx="1102" cy="27"/>
                            </a:xfrm>
                            <a:prstGeom prst="rect">
                              <a:avLst/>
                            </a:prstGeom>
                            <a:solidFill>
                              <a:srgbClr val="EDED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196"/>
                          <wps:cNvSpPr>
                            <a:spLocks noChangeArrowheads="1"/>
                          </wps:cNvSpPr>
                          <wps:spPr bwMode="auto">
                            <a:xfrm>
                              <a:off x="5138" y="3275"/>
                              <a:ext cx="1102" cy="19"/>
                            </a:xfrm>
                            <a:prstGeom prst="rect">
                              <a:avLst/>
                            </a:prstGeom>
                            <a:solidFill>
                              <a:srgbClr val="ECEC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197"/>
                          <wps:cNvSpPr>
                            <a:spLocks noChangeArrowheads="1"/>
                          </wps:cNvSpPr>
                          <wps:spPr bwMode="auto">
                            <a:xfrm>
                              <a:off x="5138" y="3294"/>
                              <a:ext cx="1102" cy="27"/>
                            </a:xfrm>
                            <a:prstGeom prst="rect">
                              <a:avLst/>
                            </a:prstGeom>
                            <a:solidFill>
                              <a:srgbClr val="EBEB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198"/>
                          <wps:cNvSpPr>
                            <a:spLocks noChangeArrowheads="1"/>
                          </wps:cNvSpPr>
                          <wps:spPr bwMode="auto">
                            <a:xfrm>
                              <a:off x="5138" y="3321"/>
                              <a:ext cx="1102" cy="27"/>
                            </a:xfrm>
                            <a:prstGeom prst="rect">
                              <a:avLst/>
                            </a:prstGeom>
                            <a:solidFill>
                              <a:srgbClr val="EAEA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199"/>
                          <wps:cNvSpPr>
                            <a:spLocks noChangeArrowheads="1"/>
                          </wps:cNvSpPr>
                          <wps:spPr bwMode="auto">
                            <a:xfrm>
                              <a:off x="5138" y="3348"/>
                              <a:ext cx="1102" cy="27"/>
                            </a:xfrm>
                            <a:prstGeom prst="rect">
                              <a:avLst/>
                            </a:prstGeom>
                            <a:solidFill>
                              <a:srgbClr val="E9E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200"/>
                          <wps:cNvSpPr>
                            <a:spLocks noChangeArrowheads="1"/>
                          </wps:cNvSpPr>
                          <wps:spPr bwMode="auto">
                            <a:xfrm>
                              <a:off x="5138" y="3375"/>
                              <a:ext cx="1102" cy="28"/>
                            </a:xfrm>
                            <a:prstGeom prst="rect">
                              <a:avLst/>
                            </a:prstGeom>
                            <a:solidFill>
                              <a:srgbClr val="E8E8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201"/>
                          <wps:cNvSpPr>
                            <a:spLocks noChangeArrowheads="1"/>
                          </wps:cNvSpPr>
                          <wps:spPr bwMode="auto">
                            <a:xfrm>
                              <a:off x="5138" y="3403"/>
                              <a:ext cx="1102" cy="27"/>
                            </a:xfrm>
                            <a:prstGeom prst="rect">
                              <a:avLst/>
                            </a:prstGeom>
                            <a:solidFill>
                              <a:srgbClr val="E7E7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202"/>
                          <wps:cNvSpPr>
                            <a:spLocks noChangeArrowheads="1"/>
                          </wps:cNvSpPr>
                          <wps:spPr bwMode="auto">
                            <a:xfrm>
                              <a:off x="5138" y="3430"/>
                              <a:ext cx="1102" cy="36"/>
                            </a:xfrm>
                            <a:prstGeom prst="rect">
                              <a:avLst/>
                            </a:prstGeom>
                            <a:solidFill>
                              <a:srgbClr val="E6E6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203"/>
                          <wps:cNvSpPr>
                            <a:spLocks noChangeArrowheads="1"/>
                          </wps:cNvSpPr>
                          <wps:spPr bwMode="auto">
                            <a:xfrm>
                              <a:off x="5138" y="3466"/>
                              <a:ext cx="1102" cy="37"/>
                            </a:xfrm>
                            <a:prstGeom prst="rect">
                              <a:avLst/>
                            </a:prstGeom>
                            <a:solidFill>
                              <a:srgbClr val="E5E5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204"/>
                          <wps:cNvSpPr>
                            <a:spLocks noChangeArrowheads="1"/>
                          </wps:cNvSpPr>
                          <wps:spPr bwMode="auto">
                            <a:xfrm>
                              <a:off x="5138" y="3503"/>
                              <a:ext cx="1102" cy="45"/>
                            </a:xfrm>
                            <a:prstGeom prst="rect">
                              <a:avLst/>
                            </a:prstGeom>
                            <a:solidFill>
                              <a:srgbClr val="E4E4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205"/>
                          <wps:cNvSpPr>
                            <a:spLocks noChangeArrowheads="1"/>
                          </wps:cNvSpPr>
                          <wps:spPr bwMode="auto">
                            <a:xfrm>
                              <a:off x="5138" y="3548"/>
                              <a:ext cx="1102" cy="46"/>
                            </a:xfrm>
                            <a:prstGeom prst="rect">
                              <a:avLst/>
                            </a:prstGeom>
                            <a:solidFill>
                              <a:srgbClr val="E3E3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206"/>
                          <wps:cNvSpPr>
                            <a:spLocks noChangeArrowheads="1"/>
                          </wps:cNvSpPr>
                          <wps:spPr bwMode="auto">
                            <a:xfrm>
                              <a:off x="5138" y="3594"/>
                              <a:ext cx="1102" cy="91"/>
                            </a:xfrm>
                            <a:prstGeom prst="rect">
                              <a:avLst/>
                            </a:prstGeom>
                            <a:solidFill>
                              <a:srgbClr val="E2E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203" name="Group 408"/>
                        <wpg:cNvGrpSpPr>
                          <a:grpSpLocks/>
                        </wpg:cNvGrpSpPr>
                        <wpg:grpSpPr bwMode="auto">
                          <a:xfrm>
                            <a:off x="1137285" y="161925"/>
                            <a:ext cx="5156200" cy="4656455"/>
                            <a:chOff x="1791" y="255"/>
                            <a:chExt cx="8120" cy="7333"/>
                          </a:xfrm>
                        </wpg:grpSpPr>
                        <wps:wsp>
                          <wps:cNvPr id="204" name="Rectangle 208"/>
                          <wps:cNvSpPr>
                            <a:spLocks noChangeArrowheads="1"/>
                          </wps:cNvSpPr>
                          <wps:spPr bwMode="auto">
                            <a:xfrm>
                              <a:off x="5138" y="3685"/>
                              <a:ext cx="1102" cy="54"/>
                            </a:xfrm>
                            <a:prstGeom prst="rect">
                              <a:avLst/>
                            </a:prstGeom>
                            <a:solidFill>
                              <a:srgbClr val="E1E1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Rectangle 209"/>
                          <wps:cNvSpPr>
                            <a:spLocks noChangeArrowheads="1"/>
                          </wps:cNvSpPr>
                          <wps:spPr bwMode="auto">
                            <a:xfrm>
                              <a:off x="5139" y="2623"/>
                              <a:ext cx="1102" cy="1117"/>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Rectangle 210"/>
                          <wps:cNvSpPr>
                            <a:spLocks noChangeArrowheads="1"/>
                          </wps:cNvSpPr>
                          <wps:spPr bwMode="auto">
                            <a:xfrm>
                              <a:off x="5239" y="3042"/>
                              <a:ext cx="918"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Host table </w:t>
                                </w:r>
                              </w:p>
                            </w:txbxContent>
                          </wps:txbx>
                          <wps:bodyPr rot="0" vert="horz" wrap="none" lIns="0" tIns="0" rIns="0" bIns="0" anchor="t" anchorCtr="0">
                            <a:spAutoFit/>
                          </wps:bodyPr>
                        </wps:wsp>
                        <pic:pic xmlns:pic="http://schemas.openxmlformats.org/drawingml/2006/picture">
                          <pic:nvPicPr>
                            <pic:cNvPr id="207" name="Picture 2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7205" y="6187"/>
                              <a:ext cx="1531" cy="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8" name="Picture 2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7205" y="6187"/>
                              <a:ext cx="1531" cy="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Rectangle 213"/>
                          <wps:cNvSpPr>
                            <a:spLocks noChangeArrowheads="1"/>
                          </wps:cNvSpPr>
                          <wps:spPr bwMode="auto">
                            <a:xfrm>
                              <a:off x="7196" y="6178"/>
                              <a:ext cx="1512" cy="245"/>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Rectangle 214"/>
                          <wps:cNvSpPr>
                            <a:spLocks noChangeArrowheads="1"/>
                          </wps:cNvSpPr>
                          <wps:spPr bwMode="auto">
                            <a:xfrm>
                              <a:off x="7196" y="6423"/>
                              <a:ext cx="1512" cy="137"/>
                            </a:xfrm>
                            <a:prstGeom prst="rect">
                              <a:avLst/>
                            </a:prstGeom>
                            <a:solidFill>
                              <a:srgbClr val="91CF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Rectangle 215"/>
                          <wps:cNvSpPr>
                            <a:spLocks noChangeArrowheads="1"/>
                          </wps:cNvSpPr>
                          <wps:spPr bwMode="auto">
                            <a:xfrm>
                              <a:off x="7196" y="6560"/>
                              <a:ext cx="1512" cy="109"/>
                            </a:xfrm>
                            <a:prstGeom prst="rect">
                              <a:avLst/>
                            </a:prstGeom>
                            <a:solidFill>
                              <a:srgbClr val="90CF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Rectangle 216"/>
                          <wps:cNvSpPr>
                            <a:spLocks noChangeArrowheads="1"/>
                          </wps:cNvSpPr>
                          <wps:spPr bwMode="auto">
                            <a:xfrm>
                              <a:off x="7196" y="6669"/>
                              <a:ext cx="1512" cy="91"/>
                            </a:xfrm>
                            <a:prstGeom prst="rect">
                              <a:avLst/>
                            </a:prstGeom>
                            <a:solidFill>
                              <a:srgbClr val="8FCE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217"/>
                          <wps:cNvSpPr>
                            <a:spLocks noChangeArrowheads="1"/>
                          </wps:cNvSpPr>
                          <wps:spPr bwMode="auto">
                            <a:xfrm>
                              <a:off x="7196" y="6760"/>
                              <a:ext cx="1512" cy="82"/>
                            </a:xfrm>
                            <a:prstGeom prst="rect">
                              <a:avLst/>
                            </a:prstGeom>
                            <a:solidFill>
                              <a:srgbClr val="8DCE4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Rectangle 218"/>
                          <wps:cNvSpPr>
                            <a:spLocks noChangeArrowheads="1"/>
                          </wps:cNvSpPr>
                          <wps:spPr bwMode="auto">
                            <a:xfrm>
                              <a:off x="7196" y="6842"/>
                              <a:ext cx="1512" cy="73"/>
                            </a:xfrm>
                            <a:prstGeom prst="rect">
                              <a:avLst/>
                            </a:prstGeom>
                            <a:solidFill>
                              <a:srgbClr val="8CCD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Rectangle 219"/>
                          <wps:cNvSpPr>
                            <a:spLocks noChangeArrowheads="1"/>
                          </wps:cNvSpPr>
                          <wps:spPr bwMode="auto">
                            <a:xfrm>
                              <a:off x="7196" y="6915"/>
                              <a:ext cx="1512" cy="54"/>
                            </a:xfrm>
                            <a:prstGeom prst="rect">
                              <a:avLst/>
                            </a:prstGeom>
                            <a:solidFill>
                              <a:srgbClr val="8BCD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Rectangle 220"/>
                          <wps:cNvSpPr>
                            <a:spLocks noChangeArrowheads="1"/>
                          </wps:cNvSpPr>
                          <wps:spPr bwMode="auto">
                            <a:xfrm>
                              <a:off x="7196" y="6969"/>
                              <a:ext cx="1512" cy="91"/>
                            </a:xfrm>
                            <a:prstGeom prst="rect">
                              <a:avLst/>
                            </a:prstGeom>
                            <a:solidFill>
                              <a:srgbClr val="8ACC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Rectangle 221"/>
                          <wps:cNvSpPr>
                            <a:spLocks noChangeArrowheads="1"/>
                          </wps:cNvSpPr>
                          <wps:spPr bwMode="auto">
                            <a:xfrm>
                              <a:off x="7196" y="7060"/>
                              <a:ext cx="1512" cy="73"/>
                            </a:xfrm>
                            <a:prstGeom prst="rect">
                              <a:avLst/>
                            </a:prstGeom>
                            <a:solidFill>
                              <a:srgbClr val="89CC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222"/>
                          <wps:cNvSpPr>
                            <a:spLocks noChangeArrowheads="1"/>
                          </wps:cNvSpPr>
                          <wps:spPr bwMode="auto">
                            <a:xfrm>
                              <a:off x="7196" y="7133"/>
                              <a:ext cx="1512" cy="91"/>
                            </a:xfrm>
                            <a:prstGeom prst="rect">
                              <a:avLst/>
                            </a:prstGeom>
                            <a:solidFill>
                              <a:srgbClr val="88CB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223"/>
                          <wps:cNvSpPr>
                            <a:spLocks noChangeArrowheads="1"/>
                          </wps:cNvSpPr>
                          <wps:spPr bwMode="auto">
                            <a:xfrm>
                              <a:off x="7196" y="7224"/>
                              <a:ext cx="1512" cy="118"/>
                            </a:xfrm>
                            <a:prstGeom prst="rect">
                              <a:avLst/>
                            </a:prstGeom>
                            <a:solidFill>
                              <a:srgbClr val="87CB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224"/>
                          <wps:cNvSpPr>
                            <a:spLocks noChangeArrowheads="1"/>
                          </wps:cNvSpPr>
                          <wps:spPr bwMode="auto">
                            <a:xfrm>
                              <a:off x="7196" y="7342"/>
                              <a:ext cx="1512" cy="219"/>
                            </a:xfrm>
                            <a:prstGeom prst="rect">
                              <a:avLst/>
                            </a:prstGeom>
                            <a:solidFill>
                              <a:srgbClr val="85CA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225"/>
                          <wps:cNvSpPr>
                            <a:spLocks noChangeArrowheads="1"/>
                          </wps:cNvSpPr>
                          <wps:spPr bwMode="auto">
                            <a:xfrm>
                              <a:off x="7199" y="6181"/>
                              <a:ext cx="1504" cy="1375"/>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Rectangle 226"/>
                          <wps:cNvSpPr>
                            <a:spLocks noChangeArrowheads="1"/>
                          </wps:cNvSpPr>
                          <wps:spPr bwMode="auto">
                            <a:xfrm>
                              <a:off x="7496" y="6628"/>
                              <a:ext cx="4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b/>
                                    <w:bCs/>
                                    <w:color w:val="000000"/>
                                    <w:sz w:val="18"/>
                                    <w:szCs w:val="18"/>
                                  </w:rPr>
                                  <w:t xml:space="preserve"> </w:t>
                                </w:r>
                              </w:p>
                            </w:txbxContent>
                          </wps:txbx>
                          <wps:bodyPr rot="0" vert="horz" wrap="none" lIns="0" tIns="0" rIns="0" bIns="0" anchor="t" anchorCtr="0">
                            <a:spAutoFit/>
                          </wps:bodyPr>
                        </wps:wsp>
                        <wps:wsp>
                          <wps:cNvPr id="223" name="Rectangle 227"/>
                          <wps:cNvSpPr>
                            <a:spLocks noChangeArrowheads="1"/>
                          </wps:cNvSpPr>
                          <wps:spPr bwMode="auto">
                            <a:xfrm>
                              <a:off x="7535" y="6628"/>
                              <a:ext cx="312"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b/>
                                    <w:bCs/>
                                    <w:color w:val="000000"/>
                                    <w:sz w:val="18"/>
                                    <w:szCs w:val="18"/>
                                  </w:rPr>
                                  <w:t>trap</w:t>
                                </w:r>
                              </w:p>
                            </w:txbxContent>
                          </wps:txbx>
                          <wps:bodyPr rot="0" vert="horz" wrap="none" lIns="0" tIns="0" rIns="0" bIns="0" anchor="t" anchorCtr="0">
                            <a:spAutoFit/>
                          </wps:bodyPr>
                        </wps:wsp>
                        <wps:wsp>
                          <wps:cNvPr id="224" name="Rectangle 228"/>
                          <wps:cNvSpPr>
                            <a:spLocks noChangeArrowheads="1"/>
                          </wps:cNvSpPr>
                          <wps:spPr bwMode="auto">
                            <a:xfrm>
                              <a:off x="7829" y="6628"/>
                              <a:ext cx="56"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b/>
                                    <w:bCs/>
                                    <w:color w:val="000000"/>
                                    <w:sz w:val="18"/>
                                    <w:szCs w:val="18"/>
                                  </w:rPr>
                                  <w:t>-</w:t>
                                </w:r>
                              </w:p>
                            </w:txbxContent>
                          </wps:txbx>
                          <wps:bodyPr rot="0" vert="horz" wrap="none" lIns="0" tIns="0" rIns="0" bIns="0" anchor="t" anchorCtr="0">
                            <a:spAutoFit/>
                          </wps:bodyPr>
                        </wps:wsp>
                        <wps:wsp>
                          <wps:cNvPr id="225" name="Rectangle 229"/>
                          <wps:cNvSpPr>
                            <a:spLocks noChangeArrowheads="1"/>
                          </wps:cNvSpPr>
                          <wps:spPr bwMode="auto">
                            <a:xfrm>
                              <a:off x="7881" y="6628"/>
                              <a:ext cx="565"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b/>
                                    <w:bCs/>
                                    <w:color w:val="000000"/>
                                    <w:sz w:val="18"/>
                                    <w:szCs w:val="18"/>
                                  </w:rPr>
                                  <w:t>id table</w:t>
                                </w:r>
                              </w:p>
                            </w:txbxContent>
                          </wps:txbx>
                          <wps:bodyPr rot="0" vert="horz" wrap="none" lIns="0" tIns="0" rIns="0" bIns="0" anchor="t" anchorCtr="0">
                            <a:spAutoFit/>
                          </wps:bodyPr>
                        </wps:wsp>
                        <wps:wsp>
                          <wps:cNvPr id="226" name="Rectangle 230"/>
                          <wps:cNvSpPr>
                            <a:spLocks noChangeArrowheads="1"/>
                          </wps:cNvSpPr>
                          <wps:spPr bwMode="auto">
                            <a:xfrm>
                              <a:off x="7396" y="6831"/>
                              <a:ext cx="1126"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router  traps</w:t>
                                </w:r>
                              </w:p>
                            </w:txbxContent>
                          </wps:txbx>
                          <wps:bodyPr rot="0" vert="horz" wrap="none" lIns="0" tIns="0" rIns="0" bIns="0" anchor="t" anchorCtr="0">
                            <a:spAutoFit/>
                          </wps:bodyPr>
                        </wps:wsp>
                        <pic:pic xmlns:pic="http://schemas.openxmlformats.org/drawingml/2006/picture">
                          <pic:nvPicPr>
                            <pic:cNvPr id="227" name="Picture 2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450" y="264"/>
                              <a:ext cx="957"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8" name="Picture 2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2450" y="264"/>
                              <a:ext cx="957"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Rectangle 233"/>
                          <wps:cNvSpPr>
                            <a:spLocks noChangeArrowheads="1"/>
                          </wps:cNvSpPr>
                          <wps:spPr bwMode="auto">
                            <a:xfrm>
                              <a:off x="2441" y="255"/>
                              <a:ext cx="938" cy="1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234"/>
                          <wps:cNvSpPr>
                            <a:spLocks noChangeArrowheads="1"/>
                          </wps:cNvSpPr>
                          <wps:spPr bwMode="auto">
                            <a:xfrm>
                              <a:off x="2441" y="355"/>
                              <a:ext cx="938" cy="36"/>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35"/>
                          <wps:cNvSpPr>
                            <a:spLocks noChangeArrowheads="1"/>
                          </wps:cNvSpPr>
                          <wps:spPr bwMode="auto">
                            <a:xfrm>
                              <a:off x="2441" y="391"/>
                              <a:ext cx="938"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236"/>
                          <wps:cNvSpPr>
                            <a:spLocks noChangeArrowheads="1"/>
                          </wps:cNvSpPr>
                          <wps:spPr bwMode="auto">
                            <a:xfrm>
                              <a:off x="2441" y="473"/>
                              <a:ext cx="938" cy="9"/>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237"/>
                          <wps:cNvSpPr>
                            <a:spLocks noChangeArrowheads="1"/>
                          </wps:cNvSpPr>
                          <wps:spPr bwMode="auto">
                            <a:xfrm>
                              <a:off x="2441" y="482"/>
                              <a:ext cx="938" cy="46"/>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238"/>
                          <wps:cNvSpPr>
                            <a:spLocks noChangeArrowheads="1"/>
                          </wps:cNvSpPr>
                          <wps:spPr bwMode="auto">
                            <a:xfrm>
                              <a:off x="2441" y="528"/>
                              <a:ext cx="938"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239"/>
                          <wps:cNvSpPr>
                            <a:spLocks noChangeArrowheads="1"/>
                          </wps:cNvSpPr>
                          <wps:spPr bwMode="auto">
                            <a:xfrm>
                              <a:off x="2441" y="537"/>
                              <a:ext cx="938" cy="1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240"/>
                          <wps:cNvSpPr>
                            <a:spLocks noChangeArrowheads="1"/>
                          </wps:cNvSpPr>
                          <wps:spPr bwMode="auto">
                            <a:xfrm>
                              <a:off x="2441" y="555"/>
                              <a:ext cx="938" cy="36"/>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Rectangle 241"/>
                          <wps:cNvSpPr>
                            <a:spLocks noChangeArrowheads="1"/>
                          </wps:cNvSpPr>
                          <wps:spPr bwMode="auto">
                            <a:xfrm>
                              <a:off x="2441" y="591"/>
                              <a:ext cx="938" cy="19"/>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242"/>
                          <wps:cNvSpPr>
                            <a:spLocks noChangeArrowheads="1"/>
                          </wps:cNvSpPr>
                          <wps:spPr bwMode="auto">
                            <a:xfrm>
                              <a:off x="2441" y="610"/>
                              <a:ext cx="938" cy="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243"/>
                          <wps:cNvSpPr>
                            <a:spLocks noChangeArrowheads="1"/>
                          </wps:cNvSpPr>
                          <wps:spPr bwMode="auto">
                            <a:xfrm>
                              <a:off x="2441" y="619"/>
                              <a:ext cx="938" cy="18"/>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244"/>
                          <wps:cNvSpPr>
                            <a:spLocks noChangeArrowheads="1"/>
                          </wps:cNvSpPr>
                          <wps:spPr bwMode="auto">
                            <a:xfrm>
                              <a:off x="2441" y="637"/>
                              <a:ext cx="938" cy="36"/>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245"/>
                          <wps:cNvSpPr>
                            <a:spLocks noChangeArrowheads="1"/>
                          </wps:cNvSpPr>
                          <wps:spPr bwMode="auto">
                            <a:xfrm>
                              <a:off x="2441" y="673"/>
                              <a:ext cx="938" cy="9"/>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Rectangle 246"/>
                          <wps:cNvSpPr>
                            <a:spLocks noChangeArrowheads="1"/>
                          </wps:cNvSpPr>
                          <wps:spPr bwMode="auto">
                            <a:xfrm>
                              <a:off x="2441" y="682"/>
                              <a:ext cx="938" cy="37"/>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247"/>
                          <wps:cNvSpPr>
                            <a:spLocks noChangeArrowheads="1"/>
                          </wps:cNvSpPr>
                          <wps:spPr bwMode="auto">
                            <a:xfrm>
                              <a:off x="2441" y="719"/>
                              <a:ext cx="938" cy="18"/>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Rectangle 248"/>
                          <wps:cNvSpPr>
                            <a:spLocks noChangeArrowheads="1"/>
                          </wps:cNvSpPr>
                          <wps:spPr bwMode="auto">
                            <a:xfrm>
                              <a:off x="2441" y="737"/>
                              <a:ext cx="938" cy="18"/>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249"/>
                          <wps:cNvSpPr>
                            <a:spLocks noChangeArrowheads="1"/>
                          </wps:cNvSpPr>
                          <wps:spPr bwMode="auto">
                            <a:xfrm>
                              <a:off x="2441" y="755"/>
                              <a:ext cx="938" cy="9"/>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Rectangle 250"/>
                          <wps:cNvSpPr>
                            <a:spLocks noChangeArrowheads="1"/>
                          </wps:cNvSpPr>
                          <wps:spPr bwMode="auto">
                            <a:xfrm>
                              <a:off x="2441" y="764"/>
                              <a:ext cx="938" cy="28"/>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251"/>
                          <wps:cNvSpPr>
                            <a:spLocks noChangeArrowheads="1"/>
                          </wps:cNvSpPr>
                          <wps:spPr bwMode="auto">
                            <a:xfrm>
                              <a:off x="2441" y="792"/>
                              <a:ext cx="938" cy="9"/>
                            </a:xfrm>
                            <a:prstGeom prst="rect">
                              <a:avLst/>
                            </a:prstGeom>
                            <a:solidFill>
                              <a:srgbClr val="B1A4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Rectangle 252"/>
                          <wps:cNvSpPr>
                            <a:spLocks noChangeArrowheads="1"/>
                          </wps:cNvSpPr>
                          <wps:spPr bwMode="auto">
                            <a:xfrm>
                              <a:off x="2441" y="801"/>
                              <a:ext cx="938"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Rectangle 253"/>
                          <wps:cNvSpPr>
                            <a:spLocks noChangeArrowheads="1"/>
                          </wps:cNvSpPr>
                          <wps:spPr bwMode="auto">
                            <a:xfrm>
                              <a:off x="2441" y="810"/>
                              <a:ext cx="938" cy="18"/>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254"/>
                          <wps:cNvSpPr>
                            <a:spLocks noChangeArrowheads="1"/>
                          </wps:cNvSpPr>
                          <wps:spPr bwMode="auto">
                            <a:xfrm>
                              <a:off x="2441" y="828"/>
                              <a:ext cx="938" cy="1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255"/>
                          <wps:cNvSpPr>
                            <a:spLocks noChangeArrowheads="1"/>
                          </wps:cNvSpPr>
                          <wps:spPr bwMode="auto">
                            <a:xfrm>
                              <a:off x="2441" y="846"/>
                              <a:ext cx="938" cy="18"/>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Rectangle 256"/>
                          <wps:cNvSpPr>
                            <a:spLocks noChangeArrowheads="1"/>
                          </wps:cNvSpPr>
                          <wps:spPr bwMode="auto">
                            <a:xfrm>
                              <a:off x="2441" y="864"/>
                              <a:ext cx="938" cy="19"/>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 name="Rectangle 257"/>
                          <wps:cNvSpPr>
                            <a:spLocks noChangeArrowheads="1"/>
                          </wps:cNvSpPr>
                          <wps:spPr bwMode="auto">
                            <a:xfrm>
                              <a:off x="2441" y="883"/>
                              <a:ext cx="938" cy="18"/>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Rectangle 258"/>
                          <wps:cNvSpPr>
                            <a:spLocks noChangeArrowheads="1"/>
                          </wps:cNvSpPr>
                          <wps:spPr bwMode="auto">
                            <a:xfrm>
                              <a:off x="2441" y="901"/>
                              <a:ext cx="938" cy="36"/>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Rectangle 259"/>
                          <wps:cNvSpPr>
                            <a:spLocks noChangeArrowheads="1"/>
                          </wps:cNvSpPr>
                          <wps:spPr bwMode="auto">
                            <a:xfrm>
                              <a:off x="2441" y="937"/>
                              <a:ext cx="938" cy="27"/>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Rectangle 260"/>
                          <wps:cNvSpPr>
                            <a:spLocks noChangeArrowheads="1"/>
                          </wps:cNvSpPr>
                          <wps:spPr bwMode="auto">
                            <a:xfrm>
                              <a:off x="2441" y="964"/>
                              <a:ext cx="938" cy="10"/>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261"/>
                          <wps:cNvSpPr>
                            <a:spLocks noChangeArrowheads="1"/>
                          </wps:cNvSpPr>
                          <wps:spPr bwMode="auto">
                            <a:xfrm>
                              <a:off x="2441" y="974"/>
                              <a:ext cx="938" cy="9"/>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Rectangle 262"/>
                          <wps:cNvSpPr>
                            <a:spLocks noChangeArrowheads="1"/>
                          </wps:cNvSpPr>
                          <wps:spPr bwMode="auto">
                            <a:xfrm>
                              <a:off x="2441" y="983"/>
                              <a:ext cx="938" cy="36"/>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Rectangle 263"/>
                          <wps:cNvSpPr>
                            <a:spLocks noChangeArrowheads="1"/>
                          </wps:cNvSpPr>
                          <wps:spPr bwMode="auto">
                            <a:xfrm>
                              <a:off x="2441" y="1019"/>
                              <a:ext cx="938" cy="9"/>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264"/>
                          <wps:cNvSpPr>
                            <a:spLocks noChangeArrowheads="1"/>
                          </wps:cNvSpPr>
                          <wps:spPr bwMode="auto">
                            <a:xfrm>
                              <a:off x="2441" y="1028"/>
                              <a:ext cx="938" cy="9"/>
                            </a:xfrm>
                            <a:prstGeom prst="rect">
                              <a:avLst/>
                            </a:prstGeom>
                            <a:solidFill>
                              <a:srgbClr val="AB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Rectangle 265"/>
                          <wps:cNvSpPr>
                            <a:spLocks noChangeArrowheads="1"/>
                          </wps:cNvSpPr>
                          <wps:spPr bwMode="auto">
                            <a:xfrm>
                              <a:off x="2441" y="1037"/>
                              <a:ext cx="938" cy="27"/>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266"/>
                          <wps:cNvSpPr>
                            <a:spLocks noChangeArrowheads="1"/>
                          </wps:cNvSpPr>
                          <wps:spPr bwMode="auto">
                            <a:xfrm>
                              <a:off x="2441" y="1064"/>
                              <a:ext cx="938" cy="28"/>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Rectangle 267"/>
                          <wps:cNvSpPr>
                            <a:spLocks noChangeArrowheads="1"/>
                          </wps:cNvSpPr>
                          <wps:spPr bwMode="auto">
                            <a:xfrm>
                              <a:off x="2441" y="1092"/>
                              <a:ext cx="938" cy="27"/>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Rectangle 268"/>
                          <wps:cNvSpPr>
                            <a:spLocks noChangeArrowheads="1"/>
                          </wps:cNvSpPr>
                          <wps:spPr bwMode="auto">
                            <a:xfrm>
                              <a:off x="2441" y="1119"/>
                              <a:ext cx="938" cy="9"/>
                            </a:xfrm>
                            <a:prstGeom prst="rect">
                              <a:avLst/>
                            </a:prstGeom>
                            <a:solidFill>
                              <a:srgbClr val="AA9B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Rectangle 269"/>
                          <wps:cNvSpPr>
                            <a:spLocks noChangeArrowheads="1"/>
                          </wps:cNvSpPr>
                          <wps:spPr bwMode="auto">
                            <a:xfrm>
                              <a:off x="2441" y="1128"/>
                              <a:ext cx="938" cy="37"/>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Rectangle 270"/>
                          <wps:cNvSpPr>
                            <a:spLocks noChangeArrowheads="1"/>
                          </wps:cNvSpPr>
                          <wps:spPr bwMode="auto">
                            <a:xfrm>
                              <a:off x="2441" y="1165"/>
                              <a:ext cx="938"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271"/>
                          <wps:cNvSpPr>
                            <a:spLocks noChangeArrowheads="1"/>
                          </wps:cNvSpPr>
                          <wps:spPr bwMode="auto">
                            <a:xfrm>
                              <a:off x="2441" y="1192"/>
                              <a:ext cx="938" cy="5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272"/>
                          <wps:cNvSpPr>
                            <a:spLocks noChangeArrowheads="1"/>
                          </wps:cNvSpPr>
                          <wps:spPr bwMode="auto">
                            <a:xfrm>
                              <a:off x="2441" y="1246"/>
                              <a:ext cx="938" cy="1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273"/>
                          <wps:cNvSpPr>
                            <a:spLocks noChangeArrowheads="1"/>
                          </wps:cNvSpPr>
                          <wps:spPr bwMode="auto">
                            <a:xfrm>
                              <a:off x="2441" y="1265"/>
                              <a:ext cx="938"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Rectangle 274"/>
                          <wps:cNvSpPr>
                            <a:spLocks noChangeArrowheads="1"/>
                          </wps:cNvSpPr>
                          <wps:spPr bwMode="auto">
                            <a:xfrm>
                              <a:off x="2441" y="1301"/>
                              <a:ext cx="938"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275"/>
                          <wps:cNvSpPr>
                            <a:spLocks noChangeArrowheads="1"/>
                          </wps:cNvSpPr>
                          <wps:spPr bwMode="auto">
                            <a:xfrm>
                              <a:off x="2445" y="259"/>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Rectangle 276"/>
                          <wps:cNvSpPr>
                            <a:spLocks noChangeArrowheads="1"/>
                          </wps:cNvSpPr>
                          <wps:spPr bwMode="auto">
                            <a:xfrm>
                              <a:off x="2709" y="286"/>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Host </w:t>
                                </w:r>
                              </w:p>
                            </w:txbxContent>
                          </wps:txbx>
                          <wps:bodyPr rot="0" vert="horz" wrap="none" lIns="0" tIns="0" rIns="0" bIns="0" anchor="t" anchorCtr="0">
                            <a:spAutoFit/>
                          </wps:bodyPr>
                        </wps:wsp>
                        <wps:wsp>
                          <wps:cNvPr id="273" name="Rectangle 277"/>
                          <wps:cNvSpPr>
                            <a:spLocks noChangeArrowheads="1"/>
                          </wps:cNvSpPr>
                          <wps:spPr bwMode="auto">
                            <a:xfrm>
                              <a:off x="2516" y="548"/>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interface  </w:t>
                                </w:r>
                              </w:p>
                            </w:txbxContent>
                          </wps:txbx>
                          <wps:bodyPr rot="0" vert="horz" wrap="none" lIns="0" tIns="0" rIns="0" bIns="0" anchor="t" anchorCtr="0">
                            <a:spAutoFit/>
                          </wps:bodyPr>
                        </wps:wsp>
                        <wps:wsp>
                          <wps:cNvPr id="274" name="Rectangle 278"/>
                          <wps:cNvSpPr>
                            <a:spLocks noChangeArrowheads="1"/>
                          </wps:cNvSpPr>
                          <wps:spPr bwMode="auto">
                            <a:xfrm>
                              <a:off x="2725" y="810"/>
                              <a:ext cx="38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Port </w:t>
                                </w:r>
                              </w:p>
                            </w:txbxContent>
                          </wps:txbx>
                          <wps:bodyPr rot="0" vert="horz" wrap="none" lIns="0" tIns="0" rIns="0" bIns="0" anchor="t" anchorCtr="0">
                            <a:spAutoFit/>
                          </wps:bodyPr>
                        </wps:wsp>
                        <wps:wsp>
                          <wps:cNvPr id="275" name="Rectangle 279"/>
                          <wps:cNvSpPr>
                            <a:spLocks noChangeArrowheads="1"/>
                          </wps:cNvSpPr>
                          <wps:spPr bwMode="auto">
                            <a:xfrm>
                              <a:off x="2605" y="1072"/>
                              <a:ext cx="62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netdev </w:t>
                                </w:r>
                              </w:p>
                            </w:txbxContent>
                          </wps:txbx>
                          <wps:bodyPr rot="0" vert="horz" wrap="none" lIns="0" tIns="0" rIns="0" bIns="0" anchor="t" anchorCtr="0">
                            <a:spAutoFit/>
                          </wps:bodyPr>
                        </wps:wsp>
                        <wps:wsp>
                          <wps:cNvPr id="276" name="Oval 280"/>
                          <wps:cNvSpPr>
                            <a:spLocks noChangeArrowheads="1"/>
                          </wps:cNvSpPr>
                          <wps:spPr bwMode="auto">
                            <a:xfrm>
                              <a:off x="1791" y="5201"/>
                              <a:ext cx="7798" cy="516"/>
                            </a:xfrm>
                            <a:prstGeom prst="ellipse">
                              <a:avLst/>
                            </a:prstGeom>
                            <a:solidFill>
                              <a:srgbClr val="548BD4"/>
                            </a:solidFill>
                            <a:ln w="0">
                              <a:solidFill>
                                <a:srgbClr val="000000"/>
                              </a:solidFill>
                              <a:prstDash val="solid"/>
                              <a:round/>
                              <a:headEnd/>
                              <a:tailEnd/>
                            </a:ln>
                          </wps:spPr>
                          <wps:bodyPr rot="0" vert="horz" wrap="square" lIns="91440" tIns="45720" rIns="91440" bIns="45720" anchor="t" anchorCtr="0" upright="1">
                            <a:noAutofit/>
                          </wps:bodyPr>
                        </wps:wsp>
                        <wps:wsp>
                          <wps:cNvPr id="277" name="Oval 281"/>
                          <wps:cNvSpPr>
                            <a:spLocks noChangeArrowheads="1"/>
                          </wps:cNvSpPr>
                          <wps:spPr bwMode="auto">
                            <a:xfrm>
                              <a:off x="1791" y="5201"/>
                              <a:ext cx="7798" cy="516"/>
                            </a:xfrm>
                            <a:prstGeom prst="ellipse">
                              <a:avLst/>
                            </a:pr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Rectangle 282"/>
                          <wps:cNvSpPr>
                            <a:spLocks noChangeArrowheads="1"/>
                          </wps:cNvSpPr>
                          <wps:spPr bwMode="auto">
                            <a:xfrm>
                              <a:off x="4720" y="5319"/>
                              <a:ext cx="196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b/>
                                    <w:bCs/>
                                    <w:color w:val="000000"/>
                                  </w:rPr>
                                  <w:t>Host interface  Group</w:t>
                                </w:r>
                              </w:p>
                            </w:txbxContent>
                          </wps:txbx>
                          <wps:bodyPr rot="0" vert="horz" wrap="none" lIns="0" tIns="0" rIns="0" bIns="0" anchor="t" anchorCtr="0">
                            <a:spAutoFit/>
                          </wps:bodyPr>
                        </wps:wsp>
                        <wps:wsp>
                          <wps:cNvPr id="279" name="Oval 283"/>
                          <wps:cNvSpPr>
                            <a:spLocks noChangeArrowheads="1"/>
                          </wps:cNvSpPr>
                          <wps:spPr bwMode="auto">
                            <a:xfrm>
                              <a:off x="2113" y="5524"/>
                              <a:ext cx="7798" cy="516"/>
                            </a:xfrm>
                            <a:prstGeom prst="ellipse">
                              <a:avLst/>
                            </a:prstGeom>
                            <a:solidFill>
                              <a:srgbClr val="548BD4"/>
                            </a:solidFill>
                            <a:ln w="0">
                              <a:solidFill>
                                <a:srgbClr val="000000"/>
                              </a:solidFill>
                              <a:prstDash val="solid"/>
                              <a:round/>
                              <a:headEnd/>
                              <a:tailEnd/>
                            </a:ln>
                          </wps:spPr>
                          <wps:bodyPr rot="0" vert="horz" wrap="square" lIns="91440" tIns="45720" rIns="91440" bIns="45720" anchor="t" anchorCtr="0" upright="1">
                            <a:noAutofit/>
                          </wps:bodyPr>
                        </wps:wsp>
                        <wps:wsp>
                          <wps:cNvPr id="280" name="Oval 284"/>
                          <wps:cNvSpPr>
                            <a:spLocks noChangeArrowheads="1"/>
                          </wps:cNvSpPr>
                          <wps:spPr bwMode="auto">
                            <a:xfrm>
                              <a:off x="2113" y="5524"/>
                              <a:ext cx="7798" cy="516"/>
                            </a:xfrm>
                            <a:prstGeom prst="ellipse">
                              <a:avLst/>
                            </a:pr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Rectangle 285"/>
                          <wps:cNvSpPr>
                            <a:spLocks noChangeArrowheads="1"/>
                          </wps:cNvSpPr>
                          <wps:spPr bwMode="auto">
                            <a:xfrm>
                              <a:off x="5042" y="5641"/>
                              <a:ext cx="196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b/>
                                    <w:bCs/>
                                    <w:color w:val="000000"/>
                                  </w:rPr>
                                  <w:t>Host interface  Group</w:t>
                                </w:r>
                              </w:p>
                            </w:txbxContent>
                          </wps:txbx>
                          <wps:bodyPr rot="0" vert="horz" wrap="none" lIns="0" tIns="0" rIns="0" bIns="0" anchor="t" anchorCtr="0">
                            <a:spAutoFit/>
                          </wps:bodyPr>
                        </wps:wsp>
                        <pic:pic xmlns:pic="http://schemas.openxmlformats.org/drawingml/2006/picture">
                          <pic:nvPicPr>
                            <pic:cNvPr id="282" name="Picture 28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172" y="264"/>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3" name="Picture 28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172" y="264"/>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4" name="Rectangle 288"/>
                          <wps:cNvSpPr>
                            <a:spLocks noChangeArrowheads="1"/>
                          </wps:cNvSpPr>
                          <wps:spPr bwMode="auto">
                            <a:xfrm>
                              <a:off x="4163" y="255"/>
                              <a:ext cx="938" cy="1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289"/>
                          <wps:cNvSpPr>
                            <a:spLocks noChangeArrowheads="1"/>
                          </wps:cNvSpPr>
                          <wps:spPr bwMode="auto">
                            <a:xfrm>
                              <a:off x="4163" y="355"/>
                              <a:ext cx="938" cy="36"/>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Rectangle 290"/>
                          <wps:cNvSpPr>
                            <a:spLocks noChangeArrowheads="1"/>
                          </wps:cNvSpPr>
                          <wps:spPr bwMode="auto">
                            <a:xfrm>
                              <a:off x="4163" y="391"/>
                              <a:ext cx="938"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291"/>
                          <wps:cNvSpPr>
                            <a:spLocks noChangeArrowheads="1"/>
                          </wps:cNvSpPr>
                          <wps:spPr bwMode="auto">
                            <a:xfrm>
                              <a:off x="4163" y="473"/>
                              <a:ext cx="938" cy="9"/>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Rectangle 292"/>
                          <wps:cNvSpPr>
                            <a:spLocks noChangeArrowheads="1"/>
                          </wps:cNvSpPr>
                          <wps:spPr bwMode="auto">
                            <a:xfrm>
                              <a:off x="4163" y="482"/>
                              <a:ext cx="938" cy="46"/>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Rectangle 293"/>
                          <wps:cNvSpPr>
                            <a:spLocks noChangeArrowheads="1"/>
                          </wps:cNvSpPr>
                          <wps:spPr bwMode="auto">
                            <a:xfrm>
                              <a:off x="4163" y="528"/>
                              <a:ext cx="938"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Rectangle 294"/>
                          <wps:cNvSpPr>
                            <a:spLocks noChangeArrowheads="1"/>
                          </wps:cNvSpPr>
                          <wps:spPr bwMode="auto">
                            <a:xfrm>
                              <a:off x="4163" y="537"/>
                              <a:ext cx="938" cy="1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295"/>
                          <wps:cNvSpPr>
                            <a:spLocks noChangeArrowheads="1"/>
                          </wps:cNvSpPr>
                          <wps:spPr bwMode="auto">
                            <a:xfrm>
                              <a:off x="4163" y="555"/>
                              <a:ext cx="938" cy="36"/>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96"/>
                          <wps:cNvSpPr>
                            <a:spLocks noChangeArrowheads="1"/>
                          </wps:cNvSpPr>
                          <wps:spPr bwMode="auto">
                            <a:xfrm>
                              <a:off x="4163" y="591"/>
                              <a:ext cx="938" cy="19"/>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97"/>
                          <wps:cNvSpPr>
                            <a:spLocks noChangeArrowheads="1"/>
                          </wps:cNvSpPr>
                          <wps:spPr bwMode="auto">
                            <a:xfrm>
                              <a:off x="4163" y="610"/>
                              <a:ext cx="938" cy="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298"/>
                          <wps:cNvSpPr>
                            <a:spLocks noChangeArrowheads="1"/>
                          </wps:cNvSpPr>
                          <wps:spPr bwMode="auto">
                            <a:xfrm>
                              <a:off x="4163" y="619"/>
                              <a:ext cx="938" cy="18"/>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299"/>
                          <wps:cNvSpPr>
                            <a:spLocks noChangeArrowheads="1"/>
                          </wps:cNvSpPr>
                          <wps:spPr bwMode="auto">
                            <a:xfrm>
                              <a:off x="4163" y="637"/>
                              <a:ext cx="938" cy="36"/>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300"/>
                          <wps:cNvSpPr>
                            <a:spLocks noChangeArrowheads="1"/>
                          </wps:cNvSpPr>
                          <wps:spPr bwMode="auto">
                            <a:xfrm>
                              <a:off x="4163" y="673"/>
                              <a:ext cx="938" cy="9"/>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301"/>
                          <wps:cNvSpPr>
                            <a:spLocks noChangeArrowheads="1"/>
                          </wps:cNvSpPr>
                          <wps:spPr bwMode="auto">
                            <a:xfrm>
                              <a:off x="4163" y="682"/>
                              <a:ext cx="938" cy="37"/>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302"/>
                          <wps:cNvSpPr>
                            <a:spLocks noChangeArrowheads="1"/>
                          </wps:cNvSpPr>
                          <wps:spPr bwMode="auto">
                            <a:xfrm>
                              <a:off x="4163" y="719"/>
                              <a:ext cx="938" cy="18"/>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303"/>
                          <wps:cNvSpPr>
                            <a:spLocks noChangeArrowheads="1"/>
                          </wps:cNvSpPr>
                          <wps:spPr bwMode="auto">
                            <a:xfrm>
                              <a:off x="4163" y="737"/>
                              <a:ext cx="938" cy="18"/>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304"/>
                          <wps:cNvSpPr>
                            <a:spLocks noChangeArrowheads="1"/>
                          </wps:cNvSpPr>
                          <wps:spPr bwMode="auto">
                            <a:xfrm>
                              <a:off x="4163" y="755"/>
                              <a:ext cx="938" cy="9"/>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305"/>
                          <wps:cNvSpPr>
                            <a:spLocks noChangeArrowheads="1"/>
                          </wps:cNvSpPr>
                          <wps:spPr bwMode="auto">
                            <a:xfrm>
                              <a:off x="4163" y="764"/>
                              <a:ext cx="938" cy="28"/>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306"/>
                          <wps:cNvSpPr>
                            <a:spLocks noChangeArrowheads="1"/>
                          </wps:cNvSpPr>
                          <wps:spPr bwMode="auto">
                            <a:xfrm>
                              <a:off x="4163" y="792"/>
                              <a:ext cx="938" cy="9"/>
                            </a:xfrm>
                            <a:prstGeom prst="rect">
                              <a:avLst/>
                            </a:prstGeom>
                            <a:solidFill>
                              <a:srgbClr val="B1A4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307"/>
                          <wps:cNvSpPr>
                            <a:spLocks noChangeArrowheads="1"/>
                          </wps:cNvSpPr>
                          <wps:spPr bwMode="auto">
                            <a:xfrm>
                              <a:off x="4163" y="801"/>
                              <a:ext cx="938"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Rectangle 308"/>
                          <wps:cNvSpPr>
                            <a:spLocks noChangeArrowheads="1"/>
                          </wps:cNvSpPr>
                          <wps:spPr bwMode="auto">
                            <a:xfrm>
                              <a:off x="4163" y="810"/>
                              <a:ext cx="938" cy="18"/>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Rectangle 309"/>
                          <wps:cNvSpPr>
                            <a:spLocks noChangeArrowheads="1"/>
                          </wps:cNvSpPr>
                          <wps:spPr bwMode="auto">
                            <a:xfrm>
                              <a:off x="4163" y="828"/>
                              <a:ext cx="938" cy="1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310"/>
                          <wps:cNvSpPr>
                            <a:spLocks noChangeArrowheads="1"/>
                          </wps:cNvSpPr>
                          <wps:spPr bwMode="auto">
                            <a:xfrm>
                              <a:off x="4163" y="846"/>
                              <a:ext cx="938" cy="18"/>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311"/>
                          <wps:cNvSpPr>
                            <a:spLocks noChangeArrowheads="1"/>
                          </wps:cNvSpPr>
                          <wps:spPr bwMode="auto">
                            <a:xfrm>
                              <a:off x="4163" y="864"/>
                              <a:ext cx="938" cy="19"/>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312"/>
                          <wps:cNvSpPr>
                            <a:spLocks noChangeArrowheads="1"/>
                          </wps:cNvSpPr>
                          <wps:spPr bwMode="auto">
                            <a:xfrm>
                              <a:off x="4163" y="883"/>
                              <a:ext cx="938" cy="18"/>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313"/>
                          <wps:cNvSpPr>
                            <a:spLocks noChangeArrowheads="1"/>
                          </wps:cNvSpPr>
                          <wps:spPr bwMode="auto">
                            <a:xfrm>
                              <a:off x="4163" y="901"/>
                              <a:ext cx="938" cy="36"/>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314"/>
                          <wps:cNvSpPr>
                            <a:spLocks noChangeArrowheads="1"/>
                          </wps:cNvSpPr>
                          <wps:spPr bwMode="auto">
                            <a:xfrm>
                              <a:off x="4163" y="937"/>
                              <a:ext cx="938" cy="27"/>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Rectangle 315"/>
                          <wps:cNvSpPr>
                            <a:spLocks noChangeArrowheads="1"/>
                          </wps:cNvSpPr>
                          <wps:spPr bwMode="auto">
                            <a:xfrm>
                              <a:off x="4163" y="964"/>
                              <a:ext cx="938" cy="10"/>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Rectangle 316"/>
                          <wps:cNvSpPr>
                            <a:spLocks noChangeArrowheads="1"/>
                          </wps:cNvSpPr>
                          <wps:spPr bwMode="auto">
                            <a:xfrm>
                              <a:off x="4163" y="974"/>
                              <a:ext cx="938" cy="9"/>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317"/>
                          <wps:cNvSpPr>
                            <a:spLocks noChangeArrowheads="1"/>
                          </wps:cNvSpPr>
                          <wps:spPr bwMode="auto">
                            <a:xfrm>
                              <a:off x="4163" y="983"/>
                              <a:ext cx="938" cy="36"/>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318"/>
                          <wps:cNvSpPr>
                            <a:spLocks noChangeArrowheads="1"/>
                          </wps:cNvSpPr>
                          <wps:spPr bwMode="auto">
                            <a:xfrm>
                              <a:off x="4163" y="1019"/>
                              <a:ext cx="938" cy="9"/>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Rectangle 319"/>
                          <wps:cNvSpPr>
                            <a:spLocks noChangeArrowheads="1"/>
                          </wps:cNvSpPr>
                          <wps:spPr bwMode="auto">
                            <a:xfrm>
                              <a:off x="4163" y="1028"/>
                              <a:ext cx="938" cy="9"/>
                            </a:xfrm>
                            <a:prstGeom prst="rect">
                              <a:avLst/>
                            </a:prstGeom>
                            <a:solidFill>
                              <a:srgbClr val="AB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Rectangle 320"/>
                          <wps:cNvSpPr>
                            <a:spLocks noChangeArrowheads="1"/>
                          </wps:cNvSpPr>
                          <wps:spPr bwMode="auto">
                            <a:xfrm>
                              <a:off x="4163" y="1037"/>
                              <a:ext cx="938" cy="27"/>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 name="Rectangle 321"/>
                          <wps:cNvSpPr>
                            <a:spLocks noChangeArrowheads="1"/>
                          </wps:cNvSpPr>
                          <wps:spPr bwMode="auto">
                            <a:xfrm>
                              <a:off x="4163" y="1064"/>
                              <a:ext cx="938" cy="28"/>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Rectangle 322"/>
                          <wps:cNvSpPr>
                            <a:spLocks noChangeArrowheads="1"/>
                          </wps:cNvSpPr>
                          <wps:spPr bwMode="auto">
                            <a:xfrm>
                              <a:off x="4163" y="1092"/>
                              <a:ext cx="938" cy="27"/>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 name="Rectangle 323"/>
                          <wps:cNvSpPr>
                            <a:spLocks noChangeArrowheads="1"/>
                          </wps:cNvSpPr>
                          <wps:spPr bwMode="auto">
                            <a:xfrm>
                              <a:off x="4163" y="1119"/>
                              <a:ext cx="938" cy="9"/>
                            </a:xfrm>
                            <a:prstGeom prst="rect">
                              <a:avLst/>
                            </a:prstGeom>
                            <a:solidFill>
                              <a:srgbClr val="AA9B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 name="Rectangle 324"/>
                          <wps:cNvSpPr>
                            <a:spLocks noChangeArrowheads="1"/>
                          </wps:cNvSpPr>
                          <wps:spPr bwMode="auto">
                            <a:xfrm>
                              <a:off x="4163" y="1128"/>
                              <a:ext cx="938" cy="37"/>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 name="Rectangle 325"/>
                          <wps:cNvSpPr>
                            <a:spLocks noChangeArrowheads="1"/>
                          </wps:cNvSpPr>
                          <wps:spPr bwMode="auto">
                            <a:xfrm>
                              <a:off x="4163" y="1165"/>
                              <a:ext cx="938"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 name="Rectangle 326"/>
                          <wps:cNvSpPr>
                            <a:spLocks noChangeArrowheads="1"/>
                          </wps:cNvSpPr>
                          <wps:spPr bwMode="auto">
                            <a:xfrm>
                              <a:off x="4163" y="1192"/>
                              <a:ext cx="938" cy="5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 name="Rectangle 327"/>
                          <wps:cNvSpPr>
                            <a:spLocks noChangeArrowheads="1"/>
                          </wps:cNvSpPr>
                          <wps:spPr bwMode="auto">
                            <a:xfrm>
                              <a:off x="4163" y="1246"/>
                              <a:ext cx="938" cy="1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 name="Rectangle 328"/>
                          <wps:cNvSpPr>
                            <a:spLocks noChangeArrowheads="1"/>
                          </wps:cNvSpPr>
                          <wps:spPr bwMode="auto">
                            <a:xfrm>
                              <a:off x="4163" y="1265"/>
                              <a:ext cx="938"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Rectangle 329"/>
                          <wps:cNvSpPr>
                            <a:spLocks noChangeArrowheads="1"/>
                          </wps:cNvSpPr>
                          <wps:spPr bwMode="auto">
                            <a:xfrm>
                              <a:off x="4163" y="1301"/>
                              <a:ext cx="938"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 name="Rectangle 330"/>
                          <wps:cNvSpPr>
                            <a:spLocks noChangeArrowheads="1"/>
                          </wps:cNvSpPr>
                          <wps:spPr bwMode="auto">
                            <a:xfrm>
                              <a:off x="4166" y="259"/>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Rectangle 331"/>
                          <wps:cNvSpPr>
                            <a:spLocks noChangeArrowheads="1"/>
                          </wps:cNvSpPr>
                          <wps:spPr bwMode="auto">
                            <a:xfrm>
                              <a:off x="4431" y="417"/>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Host </w:t>
                                </w:r>
                              </w:p>
                            </w:txbxContent>
                          </wps:txbx>
                          <wps:bodyPr rot="0" vert="horz" wrap="none" lIns="0" tIns="0" rIns="0" bIns="0" anchor="t" anchorCtr="0">
                            <a:spAutoFit/>
                          </wps:bodyPr>
                        </wps:wsp>
                        <wps:wsp>
                          <wps:cNvPr id="328" name="Rectangle 332"/>
                          <wps:cNvSpPr>
                            <a:spLocks noChangeArrowheads="1"/>
                          </wps:cNvSpPr>
                          <wps:spPr bwMode="auto">
                            <a:xfrm>
                              <a:off x="4238" y="679"/>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interface  </w:t>
                                </w:r>
                              </w:p>
                            </w:txbxContent>
                          </wps:txbx>
                          <wps:bodyPr rot="0" vert="horz" wrap="none" lIns="0" tIns="0" rIns="0" bIns="0" anchor="t" anchorCtr="0">
                            <a:spAutoFit/>
                          </wps:bodyPr>
                        </wps:wsp>
                        <wps:wsp>
                          <wps:cNvPr id="329" name="Rectangle 333"/>
                          <wps:cNvSpPr>
                            <a:spLocks noChangeArrowheads="1"/>
                          </wps:cNvSpPr>
                          <wps:spPr bwMode="auto">
                            <a:xfrm>
                              <a:off x="4457" y="941"/>
                              <a:ext cx="359"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LAG</w:t>
                                </w:r>
                              </w:p>
                            </w:txbxContent>
                          </wps:txbx>
                          <wps:bodyPr rot="0" vert="horz" wrap="none" lIns="0" tIns="0" rIns="0" bIns="0" anchor="t" anchorCtr="0">
                            <a:spAutoFit/>
                          </wps:bodyPr>
                        </wps:wsp>
                        <pic:pic xmlns:pic="http://schemas.openxmlformats.org/drawingml/2006/picture">
                          <pic:nvPicPr>
                            <pic:cNvPr id="330" name="Picture 3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5994" y="264"/>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1" name="Picture 3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5994" y="264"/>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2" name="Rectangle 336"/>
                          <wps:cNvSpPr>
                            <a:spLocks noChangeArrowheads="1"/>
                          </wps:cNvSpPr>
                          <wps:spPr bwMode="auto">
                            <a:xfrm>
                              <a:off x="5985" y="255"/>
                              <a:ext cx="938" cy="1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 name="Rectangle 337"/>
                          <wps:cNvSpPr>
                            <a:spLocks noChangeArrowheads="1"/>
                          </wps:cNvSpPr>
                          <wps:spPr bwMode="auto">
                            <a:xfrm>
                              <a:off x="5985" y="355"/>
                              <a:ext cx="938" cy="36"/>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 name="Rectangle 338"/>
                          <wps:cNvSpPr>
                            <a:spLocks noChangeArrowheads="1"/>
                          </wps:cNvSpPr>
                          <wps:spPr bwMode="auto">
                            <a:xfrm>
                              <a:off x="5985" y="391"/>
                              <a:ext cx="938"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339"/>
                          <wps:cNvSpPr>
                            <a:spLocks noChangeArrowheads="1"/>
                          </wps:cNvSpPr>
                          <wps:spPr bwMode="auto">
                            <a:xfrm>
                              <a:off x="5985" y="473"/>
                              <a:ext cx="938" cy="9"/>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 name="Rectangle 340"/>
                          <wps:cNvSpPr>
                            <a:spLocks noChangeArrowheads="1"/>
                          </wps:cNvSpPr>
                          <wps:spPr bwMode="auto">
                            <a:xfrm>
                              <a:off x="5985" y="482"/>
                              <a:ext cx="938" cy="46"/>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 name="Rectangle 341"/>
                          <wps:cNvSpPr>
                            <a:spLocks noChangeArrowheads="1"/>
                          </wps:cNvSpPr>
                          <wps:spPr bwMode="auto">
                            <a:xfrm>
                              <a:off x="5985" y="528"/>
                              <a:ext cx="938"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Rectangle 342"/>
                          <wps:cNvSpPr>
                            <a:spLocks noChangeArrowheads="1"/>
                          </wps:cNvSpPr>
                          <wps:spPr bwMode="auto">
                            <a:xfrm>
                              <a:off x="5985" y="537"/>
                              <a:ext cx="938" cy="1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Rectangle 343"/>
                          <wps:cNvSpPr>
                            <a:spLocks noChangeArrowheads="1"/>
                          </wps:cNvSpPr>
                          <wps:spPr bwMode="auto">
                            <a:xfrm>
                              <a:off x="5985" y="555"/>
                              <a:ext cx="938" cy="36"/>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Rectangle 344"/>
                          <wps:cNvSpPr>
                            <a:spLocks noChangeArrowheads="1"/>
                          </wps:cNvSpPr>
                          <wps:spPr bwMode="auto">
                            <a:xfrm>
                              <a:off x="5985" y="591"/>
                              <a:ext cx="938" cy="19"/>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Rectangle 345"/>
                          <wps:cNvSpPr>
                            <a:spLocks noChangeArrowheads="1"/>
                          </wps:cNvSpPr>
                          <wps:spPr bwMode="auto">
                            <a:xfrm>
                              <a:off x="5985" y="610"/>
                              <a:ext cx="938" cy="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Rectangle 346"/>
                          <wps:cNvSpPr>
                            <a:spLocks noChangeArrowheads="1"/>
                          </wps:cNvSpPr>
                          <wps:spPr bwMode="auto">
                            <a:xfrm>
                              <a:off x="5985" y="619"/>
                              <a:ext cx="938" cy="18"/>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 name="Rectangle 347"/>
                          <wps:cNvSpPr>
                            <a:spLocks noChangeArrowheads="1"/>
                          </wps:cNvSpPr>
                          <wps:spPr bwMode="auto">
                            <a:xfrm>
                              <a:off x="5985" y="637"/>
                              <a:ext cx="938" cy="36"/>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Rectangle 348"/>
                          <wps:cNvSpPr>
                            <a:spLocks noChangeArrowheads="1"/>
                          </wps:cNvSpPr>
                          <wps:spPr bwMode="auto">
                            <a:xfrm>
                              <a:off x="5985" y="673"/>
                              <a:ext cx="938" cy="9"/>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 name="Rectangle 349"/>
                          <wps:cNvSpPr>
                            <a:spLocks noChangeArrowheads="1"/>
                          </wps:cNvSpPr>
                          <wps:spPr bwMode="auto">
                            <a:xfrm>
                              <a:off x="5985" y="682"/>
                              <a:ext cx="938" cy="37"/>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Rectangle 350"/>
                          <wps:cNvSpPr>
                            <a:spLocks noChangeArrowheads="1"/>
                          </wps:cNvSpPr>
                          <wps:spPr bwMode="auto">
                            <a:xfrm>
                              <a:off x="5985" y="719"/>
                              <a:ext cx="938" cy="18"/>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Rectangle 351"/>
                          <wps:cNvSpPr>
                            <a:spLocks noChangeArrowheads="1"/>
                          </wps:cNvSpPr>
                          <wps:spPr bwMode="auto">
                            <a:xfrm>
                              <a:off x="5985" y="737"/>
                              <a:ext cx="938" cy="18"/>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352"/>
                          <wps:cNvSpPr>
                            <a:spLocks noChangeArrowheads="1"/>
                          </wps:cNvSpPr>
                          <wps:spPr bwMode="auto">
                            <a:xfrm>
                              <a:off x="5985" y="755"/>
                              <a:ext cx="938" cy="9"/>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Rectangle 353"/>
                          <wps:cNvSpPr>
                            <a:spLocks noChangeArrowheads="1"/>
                          </wps:cNvSpPr>
                          <wps:spPr bwMode="auto">
                            <a:xfrm>
                              <a:off x="5985" y="764"/>
                              <a:ext cx="938" cy="28"/>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Rectangle 354"/>
                          <wps:cNvSpPr>
                            <a:spLocks noChangeArrowheads="1"/>
                          </wps:cNvSpPr>
                          <wps:spPr bwMode="auto">
                            <a:xfrm>
                              <a:off x="5985" y="792"/>
                              <a:ext cx="938" cy="9"/>
                            </a:xfrm>
                            <a:prstGeom prst="rect">
                              <a:avLst/>
                            </a:prstGeom>
                            <a:solidFill>
                              <a:srgbClr val="B1A4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 name="Rectangle 355"/>
                          <wps:cNvSpPr>
                            <a:spLocks noChangeArrowheads="1"/>
                          </wps:cNvSpPr>
                          <wps:spPr bwMode="auto">
                            <a:xfrm>
                              <a:off x="5985" y="801"/>
                              <a:ext cx="938"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Rectangle 356"/>
                          <wps:cNvSpPr>
                            <a:spLocks noChangeArrowheads="1"/>
                          </wps:cNvSpPr>
                          <wps:spPr bwMode="auto">
                            <a:xfrm>
                              <a:off x="5985" y="810"/>
                              <a:ext cx="938" cy="18"/>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 name="Rectangle 357"/>
                          <wps:cNvSpPr>
                            <a:spLocks noChangeArrowheads="1"/>
                          </wps:cNvSpPr>
                          <wps:spPr bwMode="auto">
                            <a:xfrm>
                              <a:off x="5985" y="828"/>
                              <a:ext cx="938" cy="1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Rectangle 358"/>
                          <wps:cNvSpPr>
                            <a:spLocks noChangeArrowheads="1"/>
                          </wps:cNvSpPr>
                          <wps:spPr bwMode="auto">
                            <a:xfrm>
                              <a:off x="5985" y="846"/>
                              <a:ext cx="938" cy="18"/>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 name="Rectangle 359"/>
                          <wps:cNvSpPr>
                            <a:spLocks noChangeArrowheads="1"/>
                          </wps:cNvSpPr>
                          <wps:spPr bwMode="auto">
                            <a:xfrm>
                              <a:off x="5985" y="864"/>
                              <a:ext cx="938" cy="19"/>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0"/>
                          <wps:cNvSpPr>
                            <a:spLocks noChangeArrowheads="1"/>
                          </wps:cNvSpPr>
                          <wps:spPr bwMode="auto">
                            <a:xfrm>
                              <a:off x="5985" y="883"/>
                              <a:ext cx="938" cy="18"/>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Rectangle 361"/>
                          <wps:cNvSpPr>
                            <a:spLocks noChangeArrowheads="1"/>
                          </wps:cNvSpPr>
                          <wps:spPr bwMode="auto">
                            <a:xfrm>
                              <a:off x="5985" y="901"/>
                              <a:ext cx="938" cy="36"/>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Rectangle 362"/>
                          <wps:cNvSpPr>
                            <a:spLocks noChangeArrowheads="1"/>
                          </wps:cNvSpPr>
                          <wps:spPr bwMode="auto">
                            <a:xfrm>
                              <a:off x="5985" y="937"/>
                              <a:ext cx="938" cy="27"/>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 name="Rectangle 363"/>
                          <wps:cNvSpPr>
                            <a:spLocks noChangeArrowheads="1"/>
                          </wps:cNvSpPr>
                          <wps:spPr bwMode="auto">
                            <a:xfrm>
                              <a:off x="5985" y="964"/>
                              <a:ext cx="938" cy="10"/>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Rectangle 364"/>
                          <wps:cNvSpPr>
                            <a:spLocks noChangeArrowheads="1"/>
                          </wps:cNvSpPr>
                          <wps:spPr bwMode="auto">
                            <a:xfrm>
                              <a:off x="5985" y="974"/>
                              <a:ext cx="938" cy="9"/>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Rectangle 365"/>
                          <wps:cNvSpPr>
                            <a:spLocks noChangeArrowheads="1"/>
                          </wps:cNvSpPr>
                          <wps:spPr bwMode="auto">
                            <a:xfrm>
                              <a:off x="5985" y="983"/>
                              <a:ext cx="938" cy="36"/>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Rectangle 366"/>
                          <wps:cNvSpPr>
                            <a:spLocks noChangeArrowheads="1"/>
                          </wps:cNvSpPr>
                          <wps:spPr bwMode="auto">
                            <a:xfrm>
                              <a:off x="5985" y="1019"/>
                              <a:ext cx="938" cy="9"/>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367"/>
                          <wps:cNvSpPr>
                            <a:spLocks noChangeArrowheads="1"/>
                          </wps:cNvSpPr>
                          <wps:spPr bwMode="auto">
                            <a:xfrm>
                              <a:off x="5985" y="1028"/>
                              <a:ext cx="938" cy="9"/>
                            </a:xfrm>
                            <a:prstGeom prst="rect">
                              <a:avLst/>
                            </a:prstGeom>
                            <a:solidFill>
                              <a:srgbClr val="AB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Rectangle 368"/>
                          <wps:cNvSpPr>
                            <a:spLocks noChangeArrowheads="1"/>
                          </wps:cNvSpPr>
                          <wps:spPr bwMode="auto">
                            <a:xfrm>
                              <a:off x="5985" y="1037"/>
                              <a:ext cx="938" cy="27"/>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369"/>
                          <wps:cNvSpPr>
                            <a:spLocks noChangeArrowheads="1"/>
                          </wps:cNvSpPr>
                          <wps:spPr bwMode="auto">
                            <a:xfrm>
                              <a:off x="5985" y="1064"/>
                              <a:ext cx="938" cy="28"/>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Rectangle 370"/>
                          <wps:cNvSpPr>
                            <a:spLocks noChangeArrowheads="1"/>
                          </wps:cNvSpPr>
                          <wps:spPr bwMode="auto">
                            <a:xfrm>
                              <a:off x="5985" y="1092"/>
                              <a:ext cx="938" cy="27"/>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 name="Rectangle 371"/>
                          <wps:cNvSpPr>
                            <a:spLocks noChangeArrowheads="1"/>
                          </wps:cNvSpPr>
                          <wps:spPr bwMode="auto">
                            <a:xfrm>
                              <a:off x="5985" y="1119"/>
                              <a:ext cx="938" cy="9"/>
                            </a:xfrm>
                            <a:prstGeom prst="rect">
                              <a:avLst/>
                            </a:prstGeom>
                            <a:solidFill>
                              <a:srgbClr val="AA9B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Rectangle 372"/>
                          <wps:cNvSpPr>
                            <a:spLocks noChangeArrowheads="1"/>
                          </wps:cNvSpPr>
                          <wps:spPr bwMode="auto">
                            <a:xfrm>
                              <a:off x="5985" y="1128"/>
                              <a:ext cx="938" cy="37"/>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373"/>
                          <wps:cNvSpPr>
                            <a:spLocks noChangeArrowheads="1"/>
                          </wps:cNvSpPr>
                          <wps:spPr bwMode="auto">
                            <a:xfrm>
                              <a:off x="5985" y="1165"/>
                              <a:ext cx="938"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Rectangle 374"/>
                          <wps:cNvSpPr>
                            <a:spLocks noChangeArrowheads="1"/>
                          </wps:cNvSpPr>
                          <wps:spPr bwMode="auto">
                            <a:xfrm>
                              <a:off x="5985" y="1192"/>
                              <a:ext cx="938" cy="5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375"/>
                          <wps:cNvSpPr>
                            <a:spLocks noChangeArrowheads="1"/>
                          </wps:cNvSpPr>
                          <wps:spPr bwMode="auto">
                            <a:xfrm>
                              <a:off x="5985" y="1246"/>
                              <a:ext cx="938" cy="1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Rectangle 376"/>
                          <wps:cNvSpPr>
                            <a:spLocks noChangeArrowheads="1"/>
                          </wps:cNvSpPr>
                          <wps:spPr bwMode="auto">
                            <a:xfrm>
                              <a:off x="5985" y="1265"/>
                              <a:ext cx="938"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 name="Rectangle 377"/>
                          <wps:cNvSpPr>
                            <a:spLocks noChangeArrowheads="1"/>
                          </wps:cNvSpPr>
                          <wps:spPr bwMode="auto">
                            <a:xfrm>
                              <a:off x="5985" y="1301"/>
                              <a:ext cx="938"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 name="Rectangle 378"/>
                          <wps:cNvSpPr>
                            <a:spLocks noChangeArrowheads="1"/>
                          </wps:cNvSpPr>
                          <wps:spPr bwMode="auto">
                            <a:xfrm>
                              <a:off x="5986" y="259"/>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 name="Rectangle 379"/>
                          <wps:cNvSpPr>
                            <a:spLocks noChangeArrowheads="1"/>
                          </wps:cNvSpPr>
                          <wps:spPr bwMode="auto">
                            <a:xfrm>
                              <a:off x="6251" y="417"/>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Host </w:t>
                                </w:r>
                              </w:p>
                            </w:txbxContent>
                          </wps:txbx>
                          <wps:bodyPr rot="0" vert="horz" wrap="none" lIns="0" tIns="0" rIns="0" bIns="0" anchor="t" anchorCtr="0">
                            <a:spAutoFit/>
                          </wps:bodyPr>
                        </wps:wsp>
                        <wps:wsp>
                          <wps:cNvPr id="376" name="Rectangle 380"/>
                          <wps:cNvSpPr>
                            <a:spLocks noChangeArrowheads="1"/>
                          </wps:cNvSpPr>
                          <wps:spPr bwMode="auto">
                            <a:xfrm>
                              <a:off x="6058" y="679"/>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interface  </w:t>
                                </w:r>
                              </w:p>
                            </w:txbxContent>
                          </wps:txbx>
                          <wps:bodyPr rot="0" vert="horz" wrap="none" lIns="0" tIns="0" rIns="0" bIns="0" anchor="t" anchorCtr="0">
                            <a:spAutoFit/>
                          </wps:bodyPr>
                        </wps:wsp>
                        <wps:wsp>
                          <wps:cNvPr id="377" name="Rectangle 381"/>
                          <wps:cNvSpPr>
                            <a:spLocks noChangeArrowheads="1"/>
                          </wps:cNvSpPr>
                          <wps:spPr bwMode="auto">
                            <a:xfrm>
                              <a:off x="6271" y="941"/>
                              <a:ext cx="37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vlan </w:t>
                                </w:r>
                              </w:p>
                            </w:txbxContent>
                          </wps:txbx>
                          <wps:bodyPr rot="0" vert="horz" wrap="none" lIns="0" tIns="0" rIns="0" bIns="0" anchor="t" anchorCtr="0">
                            <a:spAutoFit/>
                          </wps:bodyPr>
                        </wps:wsp>
                        <pic:pic xmlns:pic="http://schemas.openxmlformats.org/drawingml/2006/picture">
                          <pic:nvPicPr>
                            <pic:cNvPr id="378" name="Picture 38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7816" y="264"/>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9" name="Picture 38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7816" y="264"/>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0" name="Rectangle 384"/>
                          <wps:cNvSpPr>
                            <a:spLocks noChangeArrowheads="1"/>
                          </wps:cNvSpPr>
                          <wps:spPr bwMode="auto">
                            <a:xfrm>
                              <a:off x="7806" y="255"/>
                              <a:ext cx="939" cy="1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 name="Rectangle 385"/>
                          <wps:cNvSpPr>
                            <a:spLocks noChangeArrowheads="1"/>
                          </wps:cNvSpPr>
                          <wps:spPr bwMode="auto">
                            <a:xfrm>
                              <a:off x="7806" y="355"/>
                              <a:ext cx="939" cy="36"/>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Rectangle 386"/>
                          <wps:cNvSpPr>
                            <a:spLocks noChangeArrowheads="1"/>
                          </wps:cNvSpPr>
                          <wps:spPr bwMode="auto">
                            <a:xfrm>
                              <a:off x="7806" y="391"/>
                              <a:ext cx="939"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 name="Rectangle 387"/>
                          <wps:cNvSpPr>
                            <a:spLocks noChangeArrowheads="1"/>
                          </wps:cNvSpPr>
                          <wps:spPr bwMode="auto">
                            <a:xfrm>
                              <a:off x="7806" y="473"/>
                              <a:ext cx="939" cy="9"/>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 name="Rectangle 388"/>
                          <wps:cNvSpPr>
                            <a:spLocks noChangeArrowheads="1"/>
                          </wps:cNvSpPr>
                          <wps:spPr bwMode="auto">
                            <a:xfrm>
                              <a:off x="7806" y="482"/>
                              <a:ext cx="939" cy="46"/>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389"/>
                          <wps:cNvSpPr>
                            <a:spLocks noChangeArrowheads="1"/>
                          </wps:cNvSpPr>
                          <wps:spPr bwMode="auto">
                            <a:xfrm>
                              <a:off x="7806" y="528"/>
                              <a:ext cx="939"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 name="Rectangle 390"/>
                          <wps:cNvSpPr>
                            <a:spLocks noChangeArrowheads="1"/>
                          </wps:cNvSpPr>
                          <wps:spPr bwMode="auto">
                            <a:xfrm>
                              <a:off x="7806" y="537"/>
                              <a:ext cx="939" cy="1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 name="Rectangle 391"/>
                          <wps:cNvSpPr>
                            <a:spLocks noChangeArrowheads="1"/>
                          </wps:cNvSpPr>
                          <wps:spPr bwMode="auto">
                            <a:xfrm>
                              <a:off x="7806" y="555"/>
                              <a:ext cx="939" cy="36"/>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 name="Rectangle 392"/>
                          <wps:cNvSpPr>
                            <a:spLocks noChangeArrowheads="1"/>
                          </wps:cNvSpPr>
                          <wps:spPr bwMode="auto">
                            <a:xfrm>
                              <a:off x="7806" y="591"/>
                              <a:ext cx="939" cy="19"/>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 name="Rectangle 393"/>
                          <wps:cNvSpPr>
                            <a:spLocks noChangeArrowheads="1"/>
                          </wps:cNvSpPr>
                          <wps:spPr bwMode="auto">
                            <a:xfrm>
                              <a:off x="7806" y="610"/>
                              <a:ext cx="939" cy="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 name="Rectangle 394"/>
                          <wps:cNvSpPr>
                            <a:spLocks noChangeArrowheads="1"/>
                          </wps:cNvSpPr>
                          <wps:spPr bwMode="auto">
                            <a:xfrm>
                              <a:off x="7806" y="619"/>
                              <a:ext cx="939" cy="18"/>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 name="Rectangle 395"/>
                          <wps:cNvSpPr>
                            <a:spLocks noChangeArrowheads="1"/>
                          </wps:cNvSpPr>
                          <wps:spPr bwMode="auto">
                            <a:xfrm>
                              <a:off x="7806" y="637"/>
                              <a:ext cx="939" cy="36"/>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Rectangle 396"/>
                          <wps:cNvSpPr>
                            <a:spLocks noChangeArrowheads="1"/>
                          </wps:cNvSpPr>
                          <wps:spPr bwMode="auto">
                            <a:xfrm>
                              <a:off x="7806" y="673"/>
                              <a:ext cx="939" cy="9"/>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 name="Rectangle 397"/>
                          <wps:cNvSpPr>
                            <a:spLocks noChangeArrowheads="1"/>
                          </wps:cNvSpPr>
                          <wps:spPr bwMode="auto">
                            <a:xfrm>
                              <a:off x="7806" y="682"/>
                              <a:ext cx="939" cy="37"/>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 name="Rectangle 398"/>
                          <wps:cNvSpPr>
                            <a:spLocks noChangeArrowheads="1"/>
                          </wps:cNvSpPr>
                          <wps:spPr bwMode="auto">
                            <a:xfrm>
                              <a:off x="7806" y="719"/>
                              <a:ext cx="939" cy="18"/>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 name="Rectangle 399"/>
                          <wps:cNvSpPr>
                            <a:spLocks noChangeArrowheads="1"/>
                          </wps:cNvSpPr>
                          <wps:spPr bwMode="auto">
                            <a:xfrm>
                              <a:off x="7806" y="737"/>
                              <a:ext cx="939" cy="18"/>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 name="Rectangle 400"/>
                          <wps:cNvSpPr>
                            <a:spLocks noChangeArrowheads="1"/>
                          </wps:cNvSpPr>
                          <wps:spPr bwMode="auto">
                            <a:xfrm>
                              <a:off x="7806" y="755"/>
                              <a:ext cx="939" cy="9"/>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 name="Rectangle 401"/>
                          <wps:cNvSpPr>
                            <a:spLocks noChangeArrowheads="1"/>
                          </wps:cNvSpPr>
                          <wps:spPr bwMode="auto">
                            <a:xfrm>
                              <a:off x="7806" y="764"/>
                              <a:ext cx="939" cy="28"/>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 name="Rectangle 402"/>
                          <wps:cNvSpPr>
                            <a:spLocks noChangeArrowheads="1"/>
                          </wps:cNvSpPr>
                          <wps:spPr bwMode="auto">
                            <a:xfrm>
                              <a:off x="7806" y="792"/>
                              <a:ext cx="939" cy="9"/>
                            </a:xfrm>
                            <a:prstGeom prst="rect">
                              <a:avLst/>
                            </a:prstGeom>
                            <a:solidFill>
                              <a:srgbClr val="B1A4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 name="Rectangle 403"/>
                          <wps:cNvSpPr>
                            <a:spLocks noChangeArrowheads="1"/>
                          </wps:cNvSpPr>
                          <wps:spPr bwMode="auto">
                            <a:xfrm>
                              <a:off x="7806" y="801"/>
                              <a:ext cx="939"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 name="Rectangle 404"/>
                          <wps:cNvSpPr>
                            <a:spLocks noChangeArrowheads="1"/>
                          </wps:cNvSpPr>
                          <wps:spPr bwMode="auto">
                            <a:xfrm>
                              <a:off x="7806" y="810"/>
                              <a:ext cx="939" cy="18"/>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 name="Rectangle 405"/>
                          <wps:cNvSpPr>
                            <a:spLocks noChangeArrowheads="1"/>
                          </wps:cNvSpPr>
                          <wps:spPr bwMode="auto">
                            <a:xfrm>
                              <a:off x="7806" y="828"/>
                              <a:ext cx="939" cy="1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 name="Rectangle 406"/>
                          <wps:cNvSpPr>
                            <a:spLocks noChangeArrowheads="1"/>
                          </wps:cNvSpPr>
                          <wps:spPr bwMode="auto">
                            <a:xfrm>
                              <a:off x="7806" y="846"/>
                              <a:ext cx="939" cy="18"/>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 name="Rectangle 407"/>
                          <wps:cNvSpPr>
                            <a:spLocks noChangeArrowheads="1"/>
                          </wps:cNvSpPr>
                          <wps:spPr bwMode="auto">
                            <a:xfrm>
                              <a:off x="7806" y="864"/>
                              <a:ext cx="939" cy="19"/>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404" name="Group 609"/>
                        <wpg:cNvGrpSpPr>
                          <a:grpSpLocks/>
                        </wpg:cNvGrpSpPr>
                        <wpg:grpSpPr bwMode="auto">
                          <a:xfrm>
                            <a:off x="1752600" y="164465"/>
                            <a:ext cx="3800475" cy="1141095"/>
                            <a:chOff x="2760" y="259"/>
                            <a:chExt cx="5985" cy="1797"/>
                          </a:xfrm>
                        </wpg:grpSpPr>
                        <wps:wsp>
                          <wps:cNvPr id="405" name="Rectangle 409"/>
                          <wps:cNvSpPr>
                            <a:spLocks noChangeArrowheads="1"/>
                          </wps:cNvSpPr>
                          <wps:spPr bwMode="auto">
                            <a:xfrm>
                              <a:off x="7806" y="883"/>
                              <a:ext cx="939" cy="18"/>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 name="Rectangle 410"/>
                          <wps:cNvSpPr>
                            <a:spLocks noChangeArrowheads="1"/>
                          </wps:cNvSpPr>
                          <wps:spPr bwMode="auto">
                            <a:xfrm>
                              <a:off x="7806" y="901"/>
                              <a:ext cx="939" cy="36"/>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 name="Rectangle 411"/>
                          <wps:cNvSpPr>
                            <a:spLocks noChangeArrowheads="1"/>
                          </wps:cNvSpPr>
                          <wps:spPr bwMode="auto">
                            <a:xfrm>
                              <a:off x="7806" y="937"/>
                              <a:ext cx="939" cy="27"/>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Rectangle 412"/>
                          <wps:cNvSpPr>
                            <a:spLocks noChangeArrowheads="1"/>
                          </wps:cNvSpPr>
                          <wps:spPr bwMode="auto">
                            <a:xfrm>
                              <a:off x="7806" y="964"/>
                              <a:ext cx="939" cy="10"/>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 name="Rectangle 413"/>
                          <wps:cNvSpPr>
                            <a:spLocks noChangeArrowheads="1"/>
                          </wps:cNvSpPr>
                          <wps:spPr bwMode="auto">
                            <a:xfrm>
                              <a:off x="7806" y="974"/>
                              <a:ext cx="939" cy="9"/>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 name="Rectangle 414"/>
                          <wps:cNvSpPr>
                            <a:spLocks noChangeArrowheads="1"/>
                          </wps:cNvSpPr>
                          <wps:spPr bwMode="auto">
                            <a:xfrm>
                              <a:off x="7806" y="983"/>
                              <a:ext cx="939" cy="36"/>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 name="Rectangle 415"/>
                          <wps:cNvSpPr>
                            <a:spLocks noChangeArrowheads="1"/>
                          </wps:cNvSpPr>
                          <wps:spPr bwMode="auto">
                            <a:xfrm>
                              <a:off x="7806" y="1019"/>
                              <a:ext cx="939" cy="9"/>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 name="Rectangle 416"/>
                          <wps:cNvSpPr>
                            <a:spLocks noChangeArrowheads="1"/>
                          </wps:cNvSpPr>
                          <wps:spPr bwMode="auto">
                            <a:xfrm>
                              <a:off x="7806" y="1028"/>
                              <a:ext cx="939" cy="9"/>
                            </a:xfrm>
                            <a:prstGeom prst="rect">
                              <a:avLst/>
                            </a:prstGeom>
                            <a:solidFill>
                              <a:srgbClr val="AB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417"/>
                          <wps:cNvSpPr>
                            <a:spLocks noChangeArrowheads="1"/>
                          </wps:cNvSpPr>
                          <wps:spPr bwMode="auto">
                            <a:xfrm>
                              <a:off x="7806" y="1037"/>
                              <a:ext cx="939" cy="27"/>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418"/>
                          <wps:cNvSpPr>
                            <a:spLocks noChangeArrowheads="1"/>
                          </wps:cNvSpPr>
                          <wps:spPr bwMode="auto">
                            <a:xfrm>
                              <a:off x="7806" y="1064"/>
                              <a:ext cx="939" cy="28"/>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419"/>
                          <wps:cNvSpPr>
                            <a:spLocks noChangeArrowheads="1"/>
                          </wps:cNvSpPr>
                          <wps:spPr bwMode="auto">
                            <a:xfrm>
                              <a:off x="7806" y="1092"/>
                              <a:ext cx="939" cy="27"/>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420"/>
                          <wps:cNvSpPr>
                            <a:spLocks noChangeArrowheads="1"/>
                          </wps:cNvSpPr>
                          <wps:spPr bwMode="auto">
                            <a:xfrm>
                              <a:off x="7806" y="1119"/>
                              <a:ext cx="939" cy="9"/>
                            </a:xfrm>
                            <a:prstGeom prst="rect">
                              <a:avLst/>
                            </a:prstGeom>
                            <a:solidFill>
                              <a:srgbClr val="AA9B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421"/>
                          <wps:cNvSpPr>
                            <a:spLocks noChangeArrowheads="1"/>
                          </wps:cNvSpPr>
                          <wps:spPr bwMode="auto">
                            <a:xfrm>
                              <a:off x="7806" y="1128"/>
                              <a:ext cx="939" cy="37"/>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422"/>
                          <wps:cNvSpPr>
                            <a:spLocks noChangeArrowheads="1"/>
                          </wps:cNvSpPr>
                          <wps:spPr bwMode="auto">
                            <a:xfrm>
                              <a:off x="7806" y="1165"/>
                              <a:ext cx="939"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423"/>
                          <wps:cNvSpPr>
                            <a:spLocks noChangeArrowheads="1"/>
                          </wps:cNvSpPr>
                          <wps:spPr bwMode="auto">
                            <a:xfrm>
                              <a:off x="7806" y="1192"/>
                              <a:ext cx="939" cy="5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424"/>
                          <wps:cNvSpPr>
                            <a:spLocks noChangeArrowheads="1"/>
                          </wps:cNvSpPr>
                          <wps:spPr bwMode="auto">
                            <a:xfrm>
                              <a:off x="7806" y="1246"/>
                              <a:ext cx="939" cy="1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425"/>
                          <wps:cNvSpPr>
                            <a:spLocks noChangeArrowheads="1"/>
                          </wps:cNvSpPr>
                          <wps:spPr bwMode="auto">
                            <a:xfrm>
                              <a:off x="7806" y="1265"/>
                              <a:ext cx="939"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426"/>
                          <wps:cNvSpPr>
                            <a:spLocks noChangeArrowheads="1"/>
                          </wps:cNvSpPr>
                          <wps:spPr bwMode="auto">
                            <a:xfrm>
                              <a:off x="7806" y="1301"/>
                              <a:ext cx="939"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427"/>
                          <wps:cNvSpPr>
                            <a:spLocks noChangeArrowheads="1"/>
                          </wps:cNvSpPr>
                          <wps:spPr bwMode="auto">
                            <a:xfrm>
                              <a:off x="7806" y="259"/>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Rectangle 428"/>
                          <wps:cNvSpPr>
                            <a:spLocks noChangeArrowheads="1"/>
                          </wps:cNvSpPr>
                          <wps:spPr bwMode="auto">
                            <a:xfrm>
                              <a:off x="8071" y="417"/>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Host </w:t>
                                </w:r>
                              </w:p>
                            </w:txbxContent>
                          </wps:txbx>
                          <wps:bodyPr rot="0" vert="horz" wrap="none" lIns="0" tIns="0" rIns="0" bIns="0" anchor="t" anchorCtr="0">
                            <a:spAutoFit/>
                          </wps:bodyPr>
                        </wps:wsp>
                        <wps:wsp>
                          <wps:cNvPr id="425" name="Rectangle 429"/>
                          <wps:cNvSpPr>
                            <a:spLocks noChangeArrowheads="1"/>
                          </wps:cNvSpPr>
                          <wps:spPr bwMode="auto">
                            <a:xfrm>
                              <a:off x="7878" y="679"/>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interface  </w:t>
                                </w:r>
                              </w:p>
                            </w:txbxContent>
                          </wps:txbx>
                          <wps:bodyPr rot="0" vert="horz" wrap="none" lIns="0" tIns="0" rIns="0" bIns="0" anchor="t" anchorCtr="0">
                            <a:spAutoFit/>
                          </wps:bodyPr>
                        </wps:wsp>
                        <wps:wsp>
                          <wps:cNvPr id="426" name="Rectangle 430"/>
                          <wps:cNvSpPr>
                            <a:spLocks noChangeArrowheads="1"/>
                          </wps:cNvSpPr>
                          <wps:spPr bwMode="auto">
                            <a:xfrm>
                              <a:off x="8157" y="941"/>
                              <a:ext cx="24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b/>
                                    <w:bCs/>
                                    <w:color w:val="000000"/>
                                  </w:rPr>
                                  <w:t>FD</w:t>
                                </w:r>
                              </w:p>
                            </w:txbxContent>
                          </wps:txbx>
                          <wps:bodyPr rot="0" vert="horz" wrap="none" lIns="0" tIns="0" rIns="0" bIns="0" anchor="t" anchorCtr="0">
                            <a:spAutoFit/>
                          </wps:bodyPr>
                        </wps:wsp>
                        <pic:pic xmlns:pic="http://schemas.openxmlformats.org/drawingml/2006/picture">
                          <pic:nvPicPr>
                            <pic:cNvPr id="427" name="Picture 4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2778" y="591"/>
                              <a:ext cx="957" cy="1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8" name="Picture 4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778" y="591"/>
                              <a:ext cx="957" cy="1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9" name="Rectangle 433"/>
                          <wps:cNvSpPr>
                            <a:spLocks noChangeArrowheads="1"/>
                          </wps:cNvSpPr>
                          <wps:spPr bwMode="auto">
                            <a:xfrm>
                              <a:off x="2760" y="573"/>
                              <a:ext cx="938" cy="109"/>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434"/>
                          <wps:cNvSpPr>
                            <a:spLocks noChangeArrowheads="1"/>
                          </wps:cNvSpPr>
                          <wps:spPr bwMode="auto">
                            <a:xfrm>
                              <a:off x="2760" y="682"/>
                              <a:ext cx="938" cy="28"/>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435"/>
                          <wps:cNvSpPr>
                            <a:spLocks noChangeArrowheads="1"/>
                          </wps:cNvSpPr>
                          <wps:spPr bwMode="auto">
                            <a:xfrm>
                              <a:off x="2760" y="710"/>
                              <a:ext cx="938"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436"/>
                          <wps:cNvSpPr>
                            <a:spLocks noChangeArrowheads="1"/>
                          </wps:cNvSpPr>
                          <wps:spPr bwMode="auto">
                            <a:xfrm>
                              <a:off x="2760" y="792"/>
                              <a:ext cx="938" cy="9"/>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437"/>
                          <wps:cNvSpPr>
                            <a:spLocks noChangeArrowheads="1"/>
                          </wps:cNvSpPr>
                          <wps:spPr bwMode="auto">
                            <a:xfrm>
                              <a:off x="2760" y="801"/>
                              <a:ext cx="938" cy="4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438"/>
                          <wps:cNvSpPr>
                            <a:spLocks noChangeArrowheads="1"/>
                          </wps:cNvSpPr>
                          <wps:spPr bwMode="auto">
                            <a:xfrm>
                              <a:off x="2760" y="846"/>
                              <a:ext cx="938"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439"/>
                          <wps:cNvSpPr>
                            <a:spLocks noChangeArrowheads="1"/>
                          </wps:cNvSpPr>
                          <wps:spPr bwMode="auto">
                            <a:xfrm>
                              <a:off x="2760" y="855"/>
                              <a:ext cx="938" cy="2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440"/>
                          <wps:cNvSpPr>
                            <a:spLocks noChangeArrowheads="1"/>
                          </wps:cNvSpPr>
                          <wps:spPr bwMode="auto">
                            <a:xfrm>
                              <a:off x="2760" y="883"/>
                              <a:ext cx="938" cy="27"/>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Rectangle 441"/>
                          <wps:cNvSpPr>
                            <a:spLocks noChangeArrowheads="1"/>
                          </wps:cNvSpPr>
                          <wps:spPr bwMode="auto">
                            <a:xfrm>
                              <a:off x="2760" y="910"/>
                              <a:ext cx="938" cy="18"/>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Rectangle 442"/>
                          <wps:cNvSpPr>
                            <a:spLocks noChangeArrowheads="1"/>
                          </wps:cNvSpPr>
                          <wps:spPr bwMode="auto">
                            <a:xfrm>
                              <a:off x="2760" y="928"/>
                              <a:ext cx="938" cy="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Rectangle 443"/>
                          <wps:cNvSpPr>
                            <a:spLocks noChangeArrowheads="1"/>
                          </wps:cNvSpPr>
                          <wps:spPr bwMode="auto">
                            <a:xfrm>
                              <a:off x="2760" y="937"/>
                              <a:ext cx="938" cy="27"/>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444"/>
                          <wps:cNvSpPr>
                            <a:spLocks noChangeArrowheads="1"/>
                          </wps:cNvSpPr>
                          <wps:spPr bwMode="auto">
                            <a:xfrm>
                              <a:off x="2760" y="964"/>
                              <a:ext cx="938" cy="28"/>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Rectangle 445"/>
                          <wps:cNvSpPr>
                            <a:spLocks noChangeArrowheads="1"/>
                          </wps:cNvSpPr>
                          <wps:spPr bwMode="auto">
                            <a:xfrm>
                              <a:off x="2760" y="992"/>
                              <a:ext cx="938" cy="9"/>
                            </a:xfrm>
                            <a:prstGeom prst="rect">
                              <a:avLst/>
                            </a:prstGeom>
                            <a:solidFill>
                              <a:srgbClr val="B3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Rectangle 446"/>
                          <wps:cNvSpPr>
                            <a:spLocks noChangeArrowheads="1"/>
                          </wps:cNvSpPr>
                          <wps:spPr bwMode="auto">
                            <a:xfrm>
                              <a:off x="2760" y="1001"/>
                              <a:ext cx="938" cy="36"/>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447"/>
                          <wps:cNvSpPr>
                            <a:spLocks noChangeArrowheads="1"/>
                          </wps:cNvSpPr>
                          <wps:spPr bwMode="auto">
                            <a:xfrm>
                              <a:off x="2760" y="1037"/>
                              <a:ext cx="938" cy="27"/>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Rectangle 448"/>
                          <wps:cNvSpPr>
                            <a:spLocks noChangeArrowheads="1"/>
                          </wps:cNvSpPr>
                          <wps:spPr bwMode="auto">
                            <a:xfrm>
                              <a:off x="2760" y="1064"/>
                              <a:ext cx="938" cy="19"/>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Rectangle 449"/>
                          <wps:cNvSpPr>
                            <a:spLocks noChangeArrowheads="1"/>
                          </wps:cNvSpPr>
                          <wps:spPr bwMode="auto">
                            <a:xfrm>
                              <a:off x="2760" y="1083"/>
                              <a:ext cx="938" cy="36"/>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450"/>
                          <wps:cNvSpPr>
                            <a:spLocks noChangeArrowheads="1"/>
                          </wps:cNvSpPr>
                          <wps:spPr bwMode="auto">
                            <a:xfrm>
                              <a:off x="2760" y="1119"/>
                              <a:ext cx="938"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Rectangle 451"/>
                          <wps:cNvSpPr>
                            <a:spLocks noChangeArrowheads="1"/>
                          </wps:cNvSpPr>
                          <wps:spPr bwMode="auto">
                            <a:xfrm>
                              <a:off x="2760" y="1128"/>
                              <a:ext cx="938" cy="18"/>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 name="Rectangle 452"/>
                          <wps:cNvSpPr>
                            <a:spLocks noChangeArrowheads="1"/>
                          </wps:cNvSpPr>
                          <wps:spPr bwMode="auto">
                            <a:xfrm>
                              <a:off x="2760" y="1146"/>
                              <a:ext cx="938" cy="2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 name="Rectangle 453"/>
                          <wps:cNvSpPr>
                            <a:spLocks noChangeArrowheads="1"/>
                          </wps:cNvSpPr>
                          <wps:spPr bwMode="auto">
                            <a:xfrm>
                              <a:off x="2760" y="1174"/>
                              <a:ext cx="938" cy="9"/>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 name="Rectangle 454"/>
                          <wps:cNvSpPr>
                            <a:spLocks noChangeArrowheads="1"/>
                          </wps:cNvSpPr>
                          <wps:spPr bwMode="auto">
                            <a:xfrm>
                              <a:off x="2760" y="1183"/>
                              <a:ext cx="938" cy="27"/>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Rectangle 455"/>
                          <wps:cNvSpPr>
                            <a:spLocks noChangeArrowheads="1"/>
                          </wps:cNvSpPr>
                          <wps:spPr bwMode="auto">
                            <a:xfrm>
                              <a:off x="2760" y="1210"/>
                              <a:ext cx="938" cy="9"/>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456"/>
                          <wps:cNvSpPr>
                            <a:spLocks noChangeArrowheads="1"/>
                          </wps:cNvSpPr>
                          <wps:spPr bwMode="auto">
                            <a:xfrm>
                              <a:off x="2760" y="1219"/>
                              <a:ext cx="938" cy="9"/>
                            </a:xfrm>
                            <a:prstGeom prst="rect">
                              <a:avLst/>
                            </a:prstGeom>
                            <a:solidFill>
                              <a:srgbClr val="AEA0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Rectangle 457"/>
                          <wps:cNvSpPr>
                            <a:spLocks noChangeArrowheads="1"/>
                          </wps:cNvSpPr>
                          <wps:spPr bwMode="auto">
                            <a:xfrm>
                              <a:off x="2760" y="1228"/>
                              <a:ext cx="938" cy="28"/>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Rectangle 458"/>
                          <wps:cNvSpPr>
                            <a:spLocks noChangeArrowheads="1"/>
                          </wps:cNvSpPr>
                          <wps:spPr bwMode="auto">
                            <a:xfrm>
                              <a:off x="2760" y="1256"/>
                              <a:ext cx="938" cy="36"/>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Rectangle 459"/>
                          <wps:cNvSpPr>
                            <a:spLocks noChangeArrowheads="1"/>
                          </wps:cNvSpPr>
                          <wps:spPr bwMode="auto">
                            <a:xfrm>
                              <a:off x="2760" y="1292"/>
                              <a:ext cx="938" cy="9"/>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Rectangle 460"/>
                          <wps:cNvSpPr>
                            <a:spLocks noChangeArrowheads="1"/>
                          </wps:cNvSpPr>
                          <wps:spPr bwMode="auto">
                            <a:xfrm>
                              <a:off x="2760" y="1301"/>
                              <a:ext cx="938" cy="9"/>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461"/>
                          <wps:cNvSpPr>
                            <a:spLocks noChangeArrowheads="1"/>
                          </wps:cNvSpPr>
                          <wps:spPr bwMode="auto">
                            <a:xfrm>
                              <a:off x="2760" y="1310"/>
                              <a:ext cx="938" cy="27"/>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Rectangle 462"/>
                          <wps:cNvSpPr>
                            <a:spLocks noChangeArrowheads="1"/>
                          </wps:cNvSpPr>
                          <wps:spPr bwMode="auto">
                            <a:xfrm>
                              <a:off x="2760" y="1337"/>
                              <a:ext cx="938" cy="19"/>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Rectangle 463"/>
                          <wps:cNvSpPr>
                            <a:spLocks noChangeArrowheads="1"/>
                          </wps:cNvSpPr>
                          <wps:spPr bwMode="auto">
                            <a:xfrm>
                              <a:off x="2760" y="1356"/>
                              <a:ext cx="938" cy="27"/>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464"/>
                          <wps:cNvSpPr>
                            <a:spLocks noChangeArrowheads="1"/>
                          </wps:cNvSpPr>
                          <wps:spPr bwMode="auto">
                            <a:xfrm>
                              <a:off x="2760" y="1383"/>
                              <a:ext cx="938" cy="36"/>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465"/>
                          <wps:cNvSpPr>
                            <a:spLocks noChangeArrowheads="1"/>
                          </wps:cNvSpPr>
                          <wps:spPr bwMode="auto">
                            <a:xfrm>
                              <a:off x="2760" y="1419"/>
                              <a:ext cx="938" cy="28"/>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466"/>
                          <wps:cNvSpPr>
                            <a:spLocks noChangeArrowheads="1"/>
                          </wps:cNvSpPr>
                          <wps:spPr bwMode="auto">
                            <a:xfrm>
                              <a:off x="2760" y="1447"/>
                              <a:ext cx="938" cy="36"/>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467"/>
                          <wps:cNvSpPr>
                            <a:spLocks noChangeArrowheads="1"/>
                          </wps:cNvSpPr>
                          <wps:spPr bwMode="auto">
                            <a:xfrm>
                              <a:off x="2760" y="1483"/>
                              <a:ext cx="938"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Rectangle 468"/>
                          <wps:cNvSpPr>
                            <a:spLocks noChangeArrowheads="1"/>
                          </wps:cNvSpPr>
                          <wps:spPr bwMode="auto">
                            <a:xfrm>
                              <a:off x="2760" y="1510"/>
                              <a:ext cx="938" cy="6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 name="Rectangle 469"/>
                          <wps:cNvSpPr>
                            <a:spLocks noChangeArrowheads="1"/>
                          </wps:cNvSpPr>
                          <wps:spPr bwMode="auto">
                            <a:xfrm>
                              <a:off x="2760" y="1574"/>
                              <a:ext cx="938" cy="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Rectangle 470"/>
                          <wps:cNvSpPr>
                            <a:spLocks noChangeArrowheads="1"/>
                          </wps:cNvSpPr>
                          <wps:spPr bwMode="auto">
                            <a:xfrm>
                              <a:off x="2760" y="1583"/>
                              <a:ext cx="938"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Rectangle 471"/>
                          <wps:cNvSpPr>
                            <a:spLocks noChangeArrowheads="1"/>
                          </wps:cNvSpPr>
                          <wps:spPr bwMode="auto">
                            <a:xfrm>
                              <a:off x="2760" y="1619"/>
                              <a:ext cx="938"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472"/>
                          <wps:cNvSpPr>
                            <a:spLocks noChangeArrowheads="1"/>
                          </wps:cNvSpPr>
                          <wps:spPr bwMode="auto">
                            <a:xfrm>
                              <a:off x="2767" y="581"/>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Rectangle 473"/>
                          <wps:cNvSpPr>
                            <a:spLocks noChangeArrowheads="1"/>
                          </wps:cNvSpPr>
                          <wps:spPr bwMode="auto">
                            <a:xfrm>
                              <a:off x="3032" y="608"/>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Host </w:t>
                                </w:r>
                              </w:p>
                            </w:txbxContent>
                          </wps:txbx>
                          <wps:bodyPr rot="0" vert="horz" wrap="none" lIns="0" tIns="0" rIns="0" bIns="0" anchor="t" anchorCtr="0">
                            <a:spAutoFit/>
                          </wps:bodyPr>
                        </wps:wsp>
                        <wps:wsp>
                          <wps:cNvPr id="470" name="Rectangle 474"/>
                          <wps:cNvSpPr>
                            <a:spLocks noChangeArrowheads="1"/>
                          </wps:cNvSpPr>
                          <wps:spPr bwMode="auto">
                            <a:xfrm>
                              <a:off x="2839" y="870"/>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interface  </w:t>
                                </w:r>
                              </w:p>
                            </w:txbxContent>
                          </wps:txbx>
                          <wps:bodyPr rot="0" vert="horz" wrap="none" lIns="0" tIns="0" rIns="0" bIns="0" anchor="t" anchorCtr="0">
                            <a:spAutoFit/>
                          </wps:bodyPr>
                        </wps:wsp>
                        <wps:wsp>
                          <wps:cNvPr id="471" name="Rectangle 475"/>
                          <wps:cNvSpPr>
                            <a:spLocks noChangeArrowheads="1"/>
                          </wps:cNvSpPr>
                          <wps:spPr bwMode="auto">
                            <a:xfrm>
                              <a:off x="3048" y="1132"/>
                              <a:ext cx="38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Port </w:t>
                                </w:r>
                              </w:p>
                            </w:txbxContent>
                          </wps:txbx>
                          <wps:bodyPr rot="0" vert="horz" wrap="none" lIns="0" tIns="0" rIns="0" bIns="0" anchor="t" anchorCtr="0">
                            <a:spAutoFit/>
                          </wps:bodyPr>
                        </wps:wsp>
                        <wps:wsp>
                          <wps:cNvPr id="472" name="Rectangle 476"/>
                          <wps:cNvSpPr>
                            <a:spLocks noChangeArrowheads="1"/>
                          </wps:cNvSpPr>
                          <wps:spPr bwMode="auto">
                            <a:xfrm>
                              <a:off x="2927" y="1394"/>
                              <a:ext cx="62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netdev </w:t>
                                </w:r>
                              </w:p>
                            </w:txbxContent>
                          </wps:txbx>
                          <wps:bodyPr rot="0" vert="horz" wrap="none" lIns="0" tIns="0" rIns="0" bIns="0" anchor="t" anchorCtr="0">
                            <a:spAutoFit/>
                          </wps:bodyPr>
                        </wps:wsp>
                        <pic:pic xmlns:pic="http://schemas.openxmlformats.org/drawingml/2006/picture">
                          <pic:nvPicPr>
                            <pic:cNvPr id="473" name="Picture 47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097" y="910"/>
                              <a:ext cx="957"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4" name="Picture 47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3097" y="910"/>
                              <a:ext cx="957"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5" name="Rectangle 479"/>
                          <wps:cNvSpPr>
                            <a:spLocks noChangeArrowheads="1"/>
                          </wps:cNvSpPr>
                          <wps:spPr bwMode="auto">
                            <a:xfrm>
                              <a:off x="3088" y="901"/>
                              <a:ext cx="929" cy="1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480"/>
                          <wps:cNvSpPr>
                            <a:spLocks noChangeArrowheads="1"/>
                          </wps:cNvSpPr>
                          <wps:spPr bwMode="auto">
                            <a:xfrm>
                              <a:off x="3088" y="1001"/>
                              <a:ext cx="929" cy="36"/>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 name="Rectangle 481"/>
                          <wps:cNvSpPr>
                            <a:spLocks noChangeArrowheads="1"/>
                          </wps:cNvSpPr>
                          <wps:spPr bwMode="auto">
                            <a:xfrm>
                              <a:off x="3088" y="1037"/>
                              <a:ext cx="929"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482"/>
                          <wps:cNvSpPr>
                            <a:spLocks noChangeArrowheads="1"/>
                          </wps:cNvSpPr>
                          <wps:spPr bwMode="auto">
                            <a:xfrm>
                              <a:off x="3088" y="1119"/>
                              <a:ext cx="929" cy="5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483"/>
                          <wps:cNvSpPr>
                            <a:spLocks noChangeArrowheads="1"/>
                          </wps:cNvSpPr>
                          <wps:spPr bwMode="auto">
                            <a:xfrm>
                              <a:off x="3088" y="1174"/>
                              <a:ext cx="929"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484"/>
                          <wps:cNvSpPr>
                            <a:spLocks noChangeArrowheads="1"/>
                          </wps:cNvSpPr>
                          <wps:spPr bwMode="auto">
                            <a:xfrm>
                              <a:off x="3088" y="1183"/>
                              <a:ext cx="929" cy="1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Rectangle 485"/>
                          <wps:cNvSpPr>
                            <a:spLocks noChangeArrowheads="1"/>
                          </wps:cNvSpPr>
                          <wps:spPr bwMode="auto">
                            <a:xfrm>
                              <a:off x="3088" y="1201"/>
                              <a:ext cx="929" cy="27"/>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486"/>
                          <wps:cNvSpPr>
                            <a:spLocks noChangeArrowheads="1"/>
                          </wps:cNvSpPr>
                          <wps:spPr bwMode="auto">
                            <a:xfrm>
                              <a:off x="3088" y="1228"/>
                              <a:ext cx="929" cy="18"/>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487"/>
                          <wps:cNvSpPr>
                            <a:spLocks noChangeArrowheads="1"/>
                          </wps:cNvSpPr>
                          <wps:spPr bwMode="auto">
                            <a:xfrm>
                              <a:off x="3088" y="1246"/>
                              <a:ext cx="929" cy="1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Rectangle 488"/>
                          <wps:cNvSpPr>
                            <a:spLocks noChangeArrowheads="1"/>
                          </wps:cNvSpPr>
                          <wps:spPr bwMode="auto">
                            <a:xfrm>
                              <a:off x="3088" y="1265"/>
                              <a:ext cx="929" cy="18"/>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489"/>
                          <wps:cNvSpPr>
                            <a:spLocks noChangeArrowheads="1"/>
                          </wps:cNvSpPr>
                          <wps:spPr bwMode="auto">
                            <a:xfrm>
                              <a:off x="3088" y="1283"/>
                              <a:ext cx="929" cy="36"/>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Rectangle 490"/>
                          <wps:cNvSpPr>
                            <a:spLocks noChangeArrowheads="1"/>
                          </wps:cNvSpPr>
                          <wps:spPr bwMode="auto">
                            <a:xfrm>
                              <a:off x="3088" y="1319"/>
                              <a:ext cx="929" cy="9"/>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491"/>
                          <wps:cNvSpPr>
                            <a:spLocks noChangeArrowheads="1"/>
                          </wps:cNvSpPr>
                          <wps:spPr bwMode="auto">
                            <a:xfrm>
                              <a:off x="3088" y="1328"/>
                              <a:ext cx="929" cy="37"/>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492"/>
                          <wps:cNvSpPr>
                            <a:spLocks noChangeArrowheads="1"/>
                          </wps:cNvSpPr>
                          <wps:spPr bwMode="auto">
                            <a:xfrm>
                              <a:off x="3088" y="1365"/>
                              <a:ext cx="929" cy="18"/>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493"/>
                          <wps:cNvSpPr>
                            <a:spLocks noChangeArrowheads="1"/>
                          </wps:cNvSpPr>
                          <wps:spPr bwMode="auto">
                            <a:xfrm>
                              <a:off x="3088" y="1383"/>
                              <a:ext cx="929" cy="18"/>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494"/>
                          <wps:cNvSpPr>
                            <a:spLocks noChangeArrowheads="1"/>
                          </wps:cNvSpPr>
                          <wps:spPr bwMode="auto">
                            <a:xfrm>
                              <a:off x="3088" y="1401"/>
                              <a:ext cx="929" cy="9"/>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495"/>
                          <wps:cNvSpPr>
                            <a:spLocks noChangeArrowheads="1"/>
                          </wps:cNvSpPr>
                          <wps:spPr bwMode="auto">
                            <a:xfrm>
                              <a:off x="3088" y="1410"/>
                              <a:ext cx="929" cy="28"/>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496"/>
                          <wps:cNvSpPr>
                            <a:spLocks noChangeArrowheads="1"/>
                          </wps:cNvSpPr>
                          <wps:spPr bwMode="auto">
                            <a:xfrm>
                              <a:off x="3088" y="1438"/>
                              <a:ext cx="929"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497"/>
                          <wps:cNvSpPr>
                            <a:spLocks noChangeArrowheads="1"/>
                          </wps:cNvSpPr>
                          <wps:spPr bwMode="auto">
                            <a:xfrm>
                              <a:off x="3088" y="1447"/>
                              <a:ext cx="929" cy="27"/>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498"/>
                          <wps:cNvSpPr>
                            <a:spLocks noChangeArrowheads="1"/>
                          </wps:cNvSpPr>
                          <wps:spPr bwMode="auto">
                            <a:xfrm>
                              <a:off x="3088" y="1474"/>
                              <a:ext cx="929" cy="1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499"/>
                          <wps:cNvSpPr>
                            <a:spLocks noChangeArrowheads="1"/>
                          </wps:cNvSpPr>
                          <wps:spPr bwMode="auto">
                            <a:xfrm>
                              <a:off x="3088" y="1492"/>
                              <a:ext cx="929" cy="18"/>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500"/>
                          <wps:cNvSpPr>
                            <a:spLocks noChangeArrowheads="1"/>
                          </wps:cNvSpPr>
                          <wps:spPr bwMode="auto">
                            <a:xfrm>
                              <a:off x="3088" y="1510"/>
                              <a:ext cx="929" cy="19"/>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501"/>
                          <wps:cNvSpPr>
                            <a:spLocks noChangeArrowheads="1"/>
                          </wps:cNvSpPr>
                          <wps:spPr bwMode="auto">
                            <a:xfrm>
                              <a:off x="3088" y="1529"/>
                              <a:ext cx="929" cy="18"/>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502"/>
                          <wps:cNvSpPr>
                            <a:spLocks noChangeArrowheads="1"/>
                          </wps:cNvSpPr>
                          <wps:spPr bwMode="auto">
                            <a:xfrm>
                              <a:off x="3088" y="1547"/>
                              <a:ext cx="929" cy="27"/>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sidP="00371F06">
                                <w:pPr>
                                  <w:jc w:val="center"/>
                                </w:pPr>
                              </w:p>
                            </w:txbxContent>
                          </wps:txbx>
                          <wps:bodyPr rot="0" vert="horz" wrap="square" lIns="91440" tIns="45720" rIns="91440" bIns="45720" anchor="t" anchorCtr="0" upright="1">
                            <a:noAutofit/>
                          </wps:bodyPr>
                        </wps:wsp>
                        <wps:wsp>
                          <wps:cNvPr id="499" name="Rectangle 503"/>
                          <wps:cNvSpPr>
                            <a:spLocks noChangeArrowheads="1"/>
                          </wps:cNvSpPr>
                          <wps:spPr bwMode="auto">
                            <a:xfrm>
                              <a:off x="3088" y="1574"/>
                              <a:ext cx="929" cy="9"/>
                            </a:xfrm>
                            <a:prstGeom prst="rect">
                              <a:avLst/>
                            </a:prstGeom>
                            <a:solidFill>
                              <a:srgbClr val="AD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0" name="Rectangle 504"/>
                          <wps:cNvSpPr>
                            <a:spLocks noChangeArrowheads="1"/>
                          </wps:cNvSpPr>
                          <wps:spPr bwMode="auto">
                            <a:xfrm>
                              <a:off x="3088" y="1583"/>
                              <a:ext cx="929" cy="27"/>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1" name="Rectangle 505"/>
                          <wps:cNvSpPr>
                            <a:spLocks noChangeArrowheads="1"/>
                          </wps:cNvSpPr>
                          <wps:spPr bwMode="auto">
                            <a:xfrm>
                              <a:off x="3088" y="1610"/>
                              <a:ext cx="929" cy="9"/>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2" name="Rectangle 506"/>
                          <wps:cNvSpPr>
                            <a:spLocks noChangeArrowheads="1"/>
                          </wps:cNvSpPr>
                          <wps:spPr bwMode="auto">
                            <a:xfrm>
                              <a:off x="3088" y="1619"/>
                              <a:ext cx="929" cy="10"/>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Rectangle 507"/>
                          <wps:cNvSpPr>
                            <a:spLocks noChangeArrowheads="1"/>
                          </wps:cNvSpPr>
                          <wps:spPr bwMode="auto">
                            <a:xfrm>
                              <a:off x="3088" y="1629"/>
                              <a:ext cx="929" cy="27"/>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4" name="Rectangle 508"/>
                          <wps:cNvSpPr>
                            <a:spLocks noChangeArrowheads="1"/>
                          </wps:cNvSpPr>
                          <wps:spPr bwMode="auto">
                            <a:xfrm>
                              <a:off x="3088" y="1656"/>
                              <a:ext cx="929" cy="18"/>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5" name="Rectangle 509"/>
                          <wps:cNvSpPr>
                            <a:spLocks noChangeArrowheads="1"/>
                          </wps:cNvSpPr>
                          <wps:spPr bwMode="auto">
                            <a:xfrm>
                              <a:off x="3088" y="1674"/>
                              <a:ext cx="929" cy="36"/>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 name="Rectangle 510"/>
                          <wps:cNvSpPr>
                            <a:spLocks noChangeArrowheads="1"/>
                          </wps:cNvSpPr>
                          <wps:spPr bwMode="auto">
                            <a:xfrm>
                              <a:off x="3088" y="1710"/>
                              <a:ext cx="929" cy="28"/>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 name="Rectangle 511"/>
                          <wps:cNvSpPr>
                            <a:spLocks noChangeArrowheads="1"/>
                          </wps:cNvSpPr>
                          <wps:spPr bwMode="auto">
                            <a:xfrm>
                              <a:off x="3088" y="1738"/>
                              <a:ext cx="929" cy="27"/>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 name="Rectangle 512"/>
                          <wps:cNvSpPr>
                            <a:spLocks noChangeArrowheads="1"/>
                          </wps:cNvSpPr>
                          <wps:spPr bwMode="auto">
                            <a:xfrm>
                              <a:off x="3088" y="1765"/>
                              <a:ext cx="929" cy="46"/>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 name="Rectangle 513"/>
                          <wps:cNvSpPr>
                            <a:spLocks noChangeArrowheads="1"/>
                          </wps:cNvSpPr>
                          <wps:spPr bwMode="auto">
                            <a:xfrm>
                              <a:off x="3088" y="1811"/>
                              <a:ext cx="929"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 name="Rectangle 514"/>
                          <wps:cNvSpPr>
                            <a:spLocks noChangeArrowheads="1"/>
                          </wps:cNvSpPr>
                          <wps:spPr bwMode="auto">
                            <a:xfrm>
                              <a:off x="3088" y="1838"/>
                              <a:ext cx="929" cy="5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 name="Rectangle 515"/>
                          <wps:cNvSpPr>
                            <a:spLocks noChangeArrowheads="1"/>
                          </wps:cNvSpPr>
                          <wps:spPr bwMode="auto">
                            <a:xfrm>
                              <a:off x="3088" y="1892"/>
                              <a:ext cx="929" cy="1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Rectangle 516"/>
                          <wps:cNvSpPr>
                            <a:spLocks noChangeArrowheads="1"/>
                          </wps:cNvSpPr>
                          <wps:spPr bwMode="auto">
                            <a:xfrm>
                              <a:off x="3088" y="1911"/>
                              <a:ext cx="929"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 name="Rectangle 517"/>
                          <wps:cNvSpPr>
                            <a:spLocks noChangeArrowheads="1"/>
                          </wps:cNvSpPr>
                          <wps:spPr bwMode="auto">
                            <a:xfrm>
                              <a:off x="3088" y="1947"/>
                              <a:ext cx="929"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Rectangle 518"/>
                          <wps:cNvSpPr>
                            <a:spLocks noChangeArrowheads="1"/>
                          </wps:cNvSpPr>
                          <wps:spPr bwMode="auto">
                            <a:xfrm>
                              <a:off x="3090" y="903"/>
                              <a:ext cx="929"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6" name="Picture 5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4500" y="591"/>
                              <a:ext cx="956" cy="1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7" name="Picture 5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500" y="591"/>
                              <a:ext cx="956" cy="1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522"/>
                          <wps:cNvSpPr>
                            <a:spLocks noChangeArrowheads="1"/>
                          </wps:cNvSpPr>
                          <wps:spPr bwMode="auto">
                            <a:xfrm>
                              <a:off x="4482" y="573"/>
                              <a:ext cx="938" cy="109"/>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 name="Rectangle 523"/>
                          <wps:cNvSpPr>
                            <a:spLocks noChangeArrowheads="1"/>
                          </wps:cNvSpPr>
                          <wps:spPr bwMode="auto">
                            <a:xfrm>
                              <a:off x="4482" y="682"/>
                              <a:ext cx="938" cy="28"/>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 name="Rectangle 524"/>
                          <wps:cNvSpPr>
                            <a:spLocks noChangeArrowheads="1"/>
                          </wps:cNvSpPr>
                          <wps:spPr bwMode="auto">
                            <a:xfrm>
                              <a:off x="4482" y="710"/>
                              <a:ext cx="938"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1" name="Rectangle 525"/>
                          <wps:cNvSpPr>
                            <a:spLocks noChangeArrowheads="1"/>
                          </wps:cNvSpPr>
                          <wps:spPr bwMode="auto">
                            <a:xfrm>
                              <a:off x="4482" y="792"/>
                              <a:ext cx="938" cy="9"/>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 name="Rectangle 526"/>
                          <wps:cNvSpPr>
                            <a:spLocks noChangeArrowheads="1"/>
                          </wps:cNvSpPr>
                          <wps:spPr bwMode="auto">
                            <a:xfrm>
                              <a:off x="4482" y="801"/>
                              <a:ext cx="938" cy="4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 name="Rectangle 527"/>
                          <wps:cNvSpPr>
                            <a:spLocks noChangeArrowheads="1"/>
                          </wps:cNvSpPr>
                          <wps:spPr bwMode="auto">
                            <a:xfrm>
                              <a:off x="4482" y="846"/>
                              <a:ext cx="938"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4" name="Rectangle 528"/>
                          <wps:cNvSpPr>
                            <a:spLocks noChangeArrowheads="1"/>
                          </wps:cNvSpPr>
                          <wps:spPr bwMode="auto">
                            <a:xfrm>
                              <a:off x="4482" y="855"/>
                              <a:ext cx="938" cy="2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 name="Rectangle 529"/>
                          <wps:cNvSpPr>
                            <a:spLocks noChangeArrowheads="1"/>
                          </wps:cNvSpPr>
                          <wps:spPr bwMode="auto">
                            <a:xfrm>
                              <a:off x="4482" y="883"/>
                              <a:ext cx="938" cy="27"/>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6" name="Rectangle 530"/>
                          <wps:cNvSpPr>
                            <a:spLocks noChangeArrowheads="1"/>
                          </wps:cNvSpPr>
                          <wps:spPr bwMode="auto">
                            <a:xfrm>
                              <a:off x="4482" y="910"/>
                              <a:ext cx="938" cy="18"/>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7" name="Rectangle 531"/>
                          <wps:cNvSpPr>
                            <a:spLocks noChangeArrowheads="1"/>
                          </wps:cNvSpPr>
                          <wps:spPr bwMode="auto">
                            <a:xfrm>
                              <a:off x="4482" y="928"/>
                              <a:ext cx="938" cy="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8" name="Rectangle 532"/>
                          <wps:cNvSpPr>
                            <a:spLocks noChangeArrowheads="1"/>
                          </wps:cNvSpPr>
                          <wps:spPr bwMode="auto">
                            <a:xfrm>
                              <a:off x="4482" y="937"/>
                              <a:ext cx="938" cy="27"/>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9" name="Rectangle 533"/>
                          <wps:cNvSpPr>
                            <a:spLocks noChangeArrowheads="1"/>
                          </wps:cNvSpPr>
                          <wps:spPr bwMode="auto">
                            <a:xfrm>
                              <a:off x="4482" y="964"/>
                              <a:ext cx="938" cy="28"/>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 name="Rectangle 534"/>
                          <wps:cNvSpPr>
                            <a:spLocks noChangeArrowheads="1"/>
                          </wps:cNvSpPr>
                          <wps:spPr bwMode="auto">
                            <a:xfrm>
                              <a:off x="4482" y="992"/>
                              <a:ext cx="938" cy="9"/>
                            </a:xfrm>
                            <a:prstGeom prst="rect">
                              <a:avLst/>
                            </a:prstGeom>
                            <a:solidFill>
                              <a:srgbClr val="B3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1" name="Rectangle 535"/>
                          <wps:cNvSpPr>
                            <a:spLocks noChangeArrowheads="1"/>
                          </wps:cNvSpPr>
                          <wps:spPr bwMode="auto">
                            <a:xfrm>
                              <a:off x="4482" y="1001"/>
                              <a:ext cx="938" cy="36"/>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 name="Rectangle 536"/>
                          <wps:cNvSpPr>
                            <a:spLocks noChangeArrowheads="1"/>
                          </wps:cNvSpPr>
                          <wps:spPr bwMode="auto">
                            <a:xfrm>
                              <a:off x="4482" y="1037"/>
                              <a:ext cx="938" cy="27"/>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 name="Rectangle 537"/>
                          <wps:cNvSpPr>
                            <a:spLocks noChangeArrowheads="1"/>
                          </wps:cNvSpPr>
                          <wps:spPr bwMode="auto">
                            <a:xfrm>
                              <a:off x="4482" y="1064"/>
                              <a:ext cx="938" cy="19"/>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4" name="Rectangle 538"/>
                          <wps:cNvSpPr>
                            <a:spLocks noChangeArrowheads="1"/>
                          </wps:cNvSpPr>
                          <wps:spPr bwMode="auto">
                            <a:xfrm>
                              <a:off x="4482" y="1083"/>
                              <a:ext cx="938" cy="36"/>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5" name="Rectangle 539"/>
                          <wps:cNvSpPr>
                            <a:spLocks noChangeArrowheads="1"/>
                          </wps:cNvSpPr>
                          <wps:spPr bwMode="auto">
                            <a:xfrm>
                              <a:off x="4482" y="1119"/>
                              <a:ext cx="938"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 name="Rectangle 540"/>
                          <wps:cNvSpPr>
                            <a:spLocks noChangeArrowheads="1"/>
                          </wps:cNvSpPr>
                          <wps:spPr bwMode="auto">
                            <a:xfrm>
                              <a:off x="4482" y="1128"/>
                              <a:ext cx="938" cy="18"/>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7" name="Rectangle 541"/>
                          <wps:cNvSpPr>
                            <a:spLocks noChangeArrowheads="1"/>
                          </wps:cNvSpPr>
                          <wps:spPr bwMode="auto">
                            <a:xfrm>
                              <a:off x="4482" y="1146"/>
                              <a:ext cx="938" cy="2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 name="Rectangle 542"/>
                          <wps:cNvSpPr>
                            <a:spLocks noChangeArrowheads="1"/>
                          </wps:cNvSpPr>
                          <wps:spPr bwMode="auto">
                            <a:xfrm>
                              <a:off x="4482" y="1174"/>
                              <a:ext cx="938" cy="9"/>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9" name="Rectangle 543"/>
                          <wps:cNvSpPr>
                            <a:spLocks noChangeArrowheads="1"/>
                          </wps:cNvSpPr>
                          <wps:spPr bwMode="auto">
                            <a:xfrm>
                              <a:off x="4482" y="1183"/>
                              <a:ext cx="938" cy="27"/>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 name="Rectangle 544"/>
                          <wps:cNvSpPr>
                            <a:spLocks noChangeArrowheads="1"/>
                          </wps:cNvSpPr>
                          <wps:spPr bwMode="auto">
                            <a:xfrm>
                              <a:off x="4482" y="1210"/>
                              <a:ext cx="938" cy="9"/>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1" name="Rectangle 545"/>
                          <wps:cNvSpPr>
                            <a:spLocks noChangeArrowheads="1"/>
                          </wps:cNvSpPr>
                          <wps:spPr bwMode="auto">
                            <a:xfrm>
                              <a:off x="4482" y="1219"/>
                              <a:ext cx="938" cy="9"/>
                            </a:xfrm>
                            <a:prstGeom prst="rect">
                              <a:avLst/>
                            </a:prstGeom>
                            <a:solidFill>
                              <a:srgbClr val="AEA0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2" name="Rectangle 546"/>
                          <wps:cNvSpPr>
                            <a:spLocks noChangeArrowheads="1"/>
                          </wps:cNvSpPr>
                          <wps:spPr bwMode="auto">
                            <a:xfrm>
                              <a:off x="4482" y="1228"/>
                              <a:ext cx="938" cy="28"/>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 name="Rectangle 547"/>
                          <wps:cNvSpPr>
                            <a:spLocks noChangeArrowheads="1"/>
                          </wps:cNvSpPr>
                          <wps:spPr bwMode="auto">
                            <a:xfrm>
                              <a:off x="4482" y="1256"/>
                              <a:ext cx="938" cy="36"/>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 name="Rectangle 548"/>
                          <wps:cNvSpPr>
                            <a:spLocks noChangeArrowheads="1"/>
                          </wps:cNvSpPr>
                          <wps:spPr bwMode="auto">
                            <a:xfrm>
                              <a:off x="4482" y="1292"/>
                              <a:ext cx="938" cy="9"/>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5" name="Rectangle 549"/>
                          <wps:cNvSpPr>
                            <a:spLocks noChangeArrowheads="1"/>
                          </wps:cNvSpPr>
                          <wps:spPr bwMode="auto">
                            <a:xfrm>
                              <a:off x="4482" y="1301"/>
                              <a:ext cx="938" cy="9"/>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6" name="Rectangle 550"/>
                          <wps:cNvSpPr>
                            <a:spLocks noChangeArrowheads="1"/>
                          </wps:cNvSpPr>
                          <wps:spPr bwMode="auto">
                            <a:xfrm>
                              <a:off x="4482" y="1310"/>
                              <a:ext cx="938" cy="27"/>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 name="Rectangle 551"/>
                          <wps:cNvSpPr>
                            <a:spLocks noChangeArrowheads="1"/>
                          </wps:cNvSpPr>
                          <wps:spPr bwMode="auto">
                            <a:xfrm>
                              <a:off x="4482" y="1337"/>
                              <a:ext cx="938" cy="19"/>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 name="Rectangle 552"/>
                          <wps:cNvSpPr>
                            <a:spLocks noChangeArrowheads="1"/>
                          </wps:cNvSpPr>
                          <wps:spPr bwMode="auto">
                            <a:xfrm>
                              <a:off x="4482" y="1356"/>
                              <a:ext cx="938" cy="27"/>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 name="Rectangle 553"/>
                          <wps:cNvSpPr>
                            <a:spLocks noChangeArrowheads="1"/>
                          </wps:cNvSpPr>
                          <wps:spPr bwMode="auto">
                            <a:xfrm>
                              <a:off x="4482" y="1383"/>
                              <a:ext cx="938" cy="36"/>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 name="Rectangle 554"/>
                          <wps:cNvSpPr>
                            <a:spLocks noChangeArrowheads="1"/>
                          </wps:cNvSpPr>
                          <wps:spPr bwMode="auto">
                            <a:xfrm>
                              <a:off x="4482" y="1419"/>
                              <a:ext cx="938" cy="28"/>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1" name="Rectangle 555"/>
                          <wps:cNvSpPr>
                            <a:spLocks noChangeArrowheads="1"/>
                          </wps:cNvSpPr>
                          <wps:spPr bwMode="auto">
                            <a:xfrm>
                              <a:off x="4482" y="1447"/>
                              <a:ext cx="938" cy="36"/>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Rectangle 556"/>
                          <wps:cNvSpPr>
                            <a:spLocks noChangeArrowheads="1"/>
                          </wps:cNvSpPr>
                          <wps:spPr bwMode="auto">
                            <a:xfrm>
                              <a:off x="4482" y="1483"/>
                              <a:ext cx="938"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 name="Rectangle 557"/>
                          <wps:cNvSpPr>
                            <a:spLocks noChangeArrowheads="1"/>
                          </wps:cNvSpPr>
                          <wps:spPr bwMode="auto">
                            <a:xfrm>
                              <a:off x="4482" y="1510"/>
                              <a:ext cx="938" cy="6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 name="Rectangle 558"/>
                          <wps:cNvSpPr>
                            <a:spLocks noChangeArrowheads="1"/>
                          </wps:cNvSpPr>
                          <wps:spPr bwMode="auto">
                            <a:xfrm>
                              <a:off x="4482" y="1574"/>
                              <a:ext cx="938" cy="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5" name="Rectangle 559"/>
                          <wps:cNvSpPr>
                            <a:spLocks noChangeArrowheads="1"/>
                          </wps:cNvSpPr>
                          <wps:spPr bwMode="auto">
                            <a:xfrm>
                              <a:off x="4482" y="1583"/>
                              <a:ext cx="938"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 name="Rectangle 560"/>
                          <wps:cNvSpPr>
                            <a:spLocks noChangeArrowheads="1"/>
                          </wps:cNvSpPr>
                          <wps:spPr bwMode="auto">
                            <a:xfrm>
                              <a:off x="4482" y="1619"/>
                              <a:ext cx="938"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7" name="Rectangle 561"/>
                          <wps:cNvSpPr>
                            <a:spLocks noChangeArrowheads="1"/>
                          </wps:cNvSpPr>
                          <wps:spPr bwMode="auto">
                            <a:xfrm>
                              <a:off x="4489" y="581"/>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8" name="Rectangle 562"/>
                          <wps:cNvSpPr>
                            <a:spLocks noChangeArrowheads="1"/>
                          </wps:cNvSpPr>
                          <wps:spPr bwMode="auto">
                            <a:xfrm>
                              <a:off x="4753" y="739"/>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Host </w:t>
                                </w:r>
                              </w:p>
                            </w:txbxContent>
                          </wps:txbx>
                          <wps:bodyPr rot="0" vert="horz" wrap="none" lIns="0" tIns="0" rIns="0" bIns="0" anchor="t" anchorCtr="0">
                            <a:spAutoFit/>
                          </wps:bodyPr>
                        </wps:wsp>
                        <wps:wsp>
                          <wps:cNvPr id="559" name="Rectangle 563"/>
                          <wps:cNvSpPr>
                            <a:spLocks noChangeArrowheads="1"/>
                          </wps:cNvSpPr>
                          <wps:spPr bwMode="auto">
                            <a:xfrm>
                              <a:off x="4560" y="1001"/>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interface  </w:t>
                                </w:r>
                              </w:p>
                            </w:txbxContent>
                          </wps:txbx>
                          <wps:bodyPr rot="0" vert="horz" wrap="none" lIns="0" tIns="0" rIns="0" bIns="0" anchor="t" anchorCtr="0">
                            <a:spAutoFit/>
                          </wps:bodyPr>
                        </wps:wsp>
                        <wps:wsp>
                          <wps:cNvPr id="560" name="Rectangle 564"/>
                          <wps:cNvSpPr>
                            <a:spLocks noChangeArrowheads="1"/>
                          </wps:cNvSpPr>
                          <wps:spPr bwMode="auto">
                            <a:xfrm>
                              <a:off x="4780" y="1263"/>
                              <a:ext cx="359"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LAG</w:t>
                                </w:r>
                              </w:p>
                            </w:txbxContent>
                          </wps:txbx>
                          <wps:bodyPr rot="0" vert="horz" wrap="none" lIns="0" tIns="0" rIns="0" bIns="0" anchor="t" anchorCtr="0">
                            <a:spAutoFit/>
                          </wps:bodyPr>
                        </wps:wsp>
                        <pic:pic xmlns:pic="http://schemas.openxmlformats.org/drawingml/2006/picture">
                          <pic:nvPicPr>
                            <pic:cNvPr id="561" name="Picture 5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4819" y="910"/>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2" name="Picture 56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4819" y="910"/>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3" name="Rectangle 567"/>
                          <wps:cNvSpPr>
                            <a:spLocks noChangeArrowheads="1"/>
                          </wps:cNvSpPr>
                          <wps:spPr bwMode="auto">
                            <a:xfrm>
                              <a:off x="4810" y="901"/>
                              <a:ext cx="938" cy="1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4" name="Rectangle 568"/>
                          <wps:cNvSpPr>
                            <a:spLocks noChangeArrowheads="1"/>
                          </wps:cNvSpPr>
                          <wps:spPr bwMode="auto">
                            <a:xfrm>
                              <a:off x="4810" y="1001"/>
                              <a:ext cx="938" cy="36"/>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5" name="Rectangle 569"/>
                          <wps:cNvSpPr>
                            <a:spLocks noChangeArrowheads="1"/>
                          </wps:cNvSpPr>
                          <wps:spPr bwMode="auto">
                            <a:xfrm>
                              <a:off x="4810" y="1037"/>
                              <a:ext cx="938"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 name="Rectangle 570"/>
                          <wps:cNvSpPr>
                            <a:spLocks noChangeArrowheads="1"/>
                          </wps:cNvSpPr>
                          <wps:spPr bwMode="auto">
                            <a:xfrm>
                              <a:off x="4810" y="1119"/>
                              <a:ext cx="938" cy="5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7" name="Rectangle 571"/>
                          <wps:cNvSpPr>
                            <a:spLocks noChangeArrowheads="1"/>
                          </wps:cNvSpPr>
                          <wps:spPr bwMode="auto">
                            <a:xfrm>
                              <a:off x="4810" y="1174"/>
                              <a:ext cx="938"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8" name="Rectangle 572"/>
                          <wps:cNvSpPr>
                            <a:spLocks noChangeArrowheads="1"/>
                          </wps:cNvSpPr>
                          <wps:spPr bwMode="auto">
                            <a:xfrm>
                              <a:off x="4810" y="1183"/>
                              <a:ext cx="938" cy="1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9" name="Rectangle 573"/>
                          <wps:cNvSpPr>
                            <a:spLocks noChangeArrowheads="1"/>
                          </wps:cNvSpPr>
                          <wps:spPr bwMode="auto">
                            <a:xfrm>
                              <a:off x="4810" y="1201"/>
                              <a:ext cx="938" cy="27"/>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 name="Rectangle 574"/>
                          <wps:cNvSpPr>
                            <a:spLocks noChangeArrowheads="1"/>
                          </wps:cNvSpPr>
                          <wps:spPr bwMode="auto">
                            <a:xfrm>
                              <a:off x="4810" y="1228"/>
                              <a:ext cx="938" cy="18"/>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1" name="Rectangle 575"/>
                          <wps:cNvSpPr>
                            <a:spLocks noChangeArrowheads="1"/>
                          </wps:cNvSpPr>
                          <wps:spPr bwMode="auto">
                            <a:xfrm>
                              <a:off x="4810" y="1246"/>
                              <a:ext cx="938" cy="1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2" name="Rectangle 576"/>
                          <wps:cNvSpPr>
                            <a:spLocks noChangeArrowheads="1"/>
                          </wps:cNvSpPr>
                          <wps:spPr bwMode="auto">
                            <a:xfrm>
                              <a:off x="4810" y="1265"/>
                              <a:ext cx="938" cy="18"/>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3" name="Rectangle 577"/>
                          <wps:cNvSpPr>
                            <a:spLocks noChangeArrowheads="1"/>
                          </wps:cNvSpPr>
                          <wps:spPr bwMode="auto">
                            <a:xfrm>
                              <a:off x="4810" y="1283"/>
                              <a:ext cx="938" cy="36"/>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4" name="Rectangle 578"/>
                          <wps:cNvSpPr>
                            <a:spLocks noChangeArrowheads="1"/>
                          </wps:cNvSpPr>
                          <wps:spPr bwMode="auto">
                            <a:xfrm>
                              <a:off x="4810" y="1319"/>
                              <a:ext cx="938" cy="9"/>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5" name="Rectangle 579"/>
                          <wps:cNvSpPr>
                            <a:spLocks noChangeArrowheads="1"/>
                          </wps:cNvSpPr>
                          <wps:spPr bwMode="auto">
                            <a:xfrm>
                              <a:off x="4810" y="1328"/>
                              <a:ext cx="938" cy="37"/>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6" name="Rectangle 580"/>
                          <wps:cNvSpPr>
                            <a:spLocks noChangeArrowheads="1"/>
                          </wps:cNvSpPr>
                          <wps:spPr bwMode="auto">
                            <a:xfrm>
                              <a:off x="4810" y="1365"/>
                              <a:ext cx="938" cy="18"/>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7" name="Rectangle 581"/>
                          <wps:cNvSpPr>
                            <a:spLocks noChangeArrowheads="1"/>
                          </wps:cNvSpPr>
                          <wps:spPr bwMode="auto">
                            <a:xfrm>
                              <a:off x="4810" y="1383"/>
                              <a:ext cx="938" cy="18"/>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 name="Rectangle 582"/>
                          <wps:cNvSpPr>
                            <a:spLocks noChangeArrowheads="1"/>
                          </wps:cNvSpPr>
                          <wps:spPr bwMode="auto">
                            <a:xfrm>
                              <a:off x="4810" y="1401"/>
                              <a:ext cx="938" cy="9"/>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9" name="Rectangle 583"/>
                          <wps:cNvSpPr>
                            <a:spLocks noChangeArrowheads="1"/>
                          </wps:cNvSpPr>
                          <wps:spPr bwMode="auto">
                            <a:xfrm>
                              <a:off x="4810" y="1410"/>
                              <a:ext cx="938" cy="28"/>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 name="Rectangle 584"/>
                          <wps:cNvSpPr>
                            <a:spLocks noChangeArrowheads="1"/>
                          </wps:cNvSpPr>
                          <wps:spPr bwMode="auto">
                            <a:xfrm>
                              <a:off x="4810" y="1438"/>
                              <a:ext cx="938"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1" name="Rectangle 585"/>
                          <wps:cNvSpPr>
                            <a:spLocks noChangeArrowheads="1"/>
                          </wps:cNvSpPr>
                          <wps:spPr bwMode="auto">
                            <a:xfrm>
                              <a:off x="4810" y="1447"/>
                              <a:ext cx="938" cy="27"/>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2" name="Rectangle 586"/>
                          <wps:cNvSpPr>
                            <a:spLocks noChangeArrowheads="1"/>
                          </wps:cNvSpPr>
                          <wps:spPr bwMode="auto">
                            <a:xfrm>
                              <a:off x="4810" y="1474"/>
                              <a:ext cx="938" cy="1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3" name="Rectangle 587"/>
                          <wps:cNvSpPr>
                            <a:spLocks noChangeArrowheads="1"/>
                          </wps:cNvSpPr>
                          <wps:spPr bwMode="auto">
                            <a:xfrm>
                              <a:off x="4810" y="1492"/>
                              <a:ext cx="938" cy="18"/>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4" name="Rectangle 588"/>
                          <wps:cNvSpPr>
                            <a:spLocks noChangeArrowheads="1"/>
                          </wps:cNvSpPr>
                          <wps:spPr bwMode="auto">
                            <a:xfrm>
                              <a:off x="4810" y="1510"/>
                              <a:ext cx="938" cy="19"/>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5" name="Rectangle 589"/>
                          <wps:cNvSpPr>
                            <a:spLocks noChangeArrowheads="1"/>
                          </wps:cNvSpPr>
                          <wps:spPr bwMode="auto">
                            <a:xfrm>
                              <a:off x="4810" y="1529"/>
                              <a:ext cx="938" cy="18"/>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 name="Rectangle 590"/>
                          <wps:cNvSpPr>
                            <a:spLocks noChangeArrowheads="1"/>
                          </wps:cNvSpPr>
                          <wps:spPr bwMode="auto">
                            <a:xfrm>
                              <a:off x="4810" y="1547"/>
                              <a:ext cx="938" cy="27"/>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7" name="Rectangle 591"/>
                          <wps:cNvSpPr>
                            <a:spLocks noChangeArrowheads="1"/>
                          </wps:cNvSpPr>
                          <wps:spPr bwMode="auto">
                            <a:xfrm>
                              <a:off x="4810" y="1574"/>
                              <a:ext cx="938" cy="9"/>
                            </a:xfrm>
                            <a:prstGeom prst="rect">
                              <a:avLst/>
                            </a:prstGeom>
                            <a:solidFill>
                              <a:srgbClr val="AD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8" name="Rectangle 592"/>
                          <wps:cNvSpPr>
                            <a:spLocks noChangeArrowheads="1"/>
                          </wps:cNvSpPr>
                          <wps:spPr bwMode="auto">
                            <a:xfrm>
                              <a:off x="4810" y="1583"/>
                              <a:ext cx="938" cy="27"/>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9" name="Rectangle 593"/>
                          <wps:cNvSpPr>
                            <a:spLocks noChangeArrowheads="1"/>
                          </wps:cNvSpPr>
                          <wps:spPr bwMode="auto">
                            <a:xfrm>
                              <a:off x="4810" y="1610"/>
                              <a:ext cx="938" cy="9"/>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0" name="Rectangle 594"/>
                          <wps:cNvSpPr>
                            <a:spLocks noChangeArrowheads="1"/>
                          </wps:cNvSpPr>
                          <wps:spPr bwMode="auto">
                            <a:xfrm>
                              <a:off x="4810" y="1619"/>
                              <a:ext cx="938" cy="10"/>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1" name="Rectangle 595"/>
                          <wps:cNvSpPr>
                            <a:spLocks noChangeArrowheads="1"/>
                          </wps:cNvSpPr>
                          <wps:spPr bwMode="auto">
                            <a:xfrm>
                              <a:off x="4810" y="1629"/>
                              <a:ext cx="938" cy="27"/>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 name="Rectangle 596"/>
                          <wps:cNvSpPr>
                            <a:spLocks noChangeArrowheads="1"/>
                          </wps:cNvSpPr>
                          <wps:spPr bwMode="auto">
                            <a:xfrm>
                              <a:off x="4810" y="1656"/>
                              <a:ext cx="938" cy="18"/>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3" name="Rectangle 597"/>
                          <wps:cNvSpPr>
                            <a:spLocks noChangeArrowheads="1"/>
                          </wps:cNvSpPr>
                          <wps:spPr bwMode="auto">
                            <a:xfrm>
                              <a:off x="4810" y="1674"/>
                              <a:ext cx="938" cy="36"/>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4" name="Rectangle 598"/>
                          <wps:cNvSpPr>
                            <a:spLocks noChangeArrowheads="1"/>
                          </wps:cNvSpPr>
                          <wps:spPr bwMode="auto">
                            <a:xfrm>
                              <a:off x="4810" y="1710"/>
                              <a:ext cx="938" cy="28"/>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5" name="Rectangle 599"/>
                          <wps:cNvSpPr>
                            <a:spLocks noChangeArrowheads="1"/>
                          </wps:cNvSpPr>
                          <wps:spPr bwMode="auto">
                            <a:xfrm>
                              <a:off x="4810" y="1738"/>
                              <a:ext cx="938" cy="27"/>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6" name="Rectangle 600"/>
                          <wps:cNvSpPr>
                            <a:spLocks noChangeArrowheads="1"/>
                          </wps:cNvSpPr>
                          <wps:spPr bwMode="auto">
                            <a:xfrm>
                              <a:off x="4810" y="1765"/>
                              <a:ext cx="938" cy="46"/>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 name="Rectangle 601"/>
                          <wps:cNvSpPr>
                            <a:spLocks noChangeArrowheads="1"/>
                          </wps:cNvSpPr>
                          <wps:spPr bwMode="auto">
                            <a:xfrm>
                              <a:off x="4810" y="1811"/>
                              <a:ext cx="938"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 name="Rectangle 602"/>
                          <wps:cNvSpPr>
                            <a:spLocks noChangeArrowheads="1"/>
                          </wps:cNvSpPr>
                          <wps:spPr bwMode="auto">
                            <a:xfrm>
                              <a:off x="4810" y="1838"/>
                              <a:ext cx="938" cy="5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 name="Rectangle 603"/>
                          <wps:cNvSpPr>
                            <a:spLocks noChangeArrowheads="1"/>
                          </wps:cNvSpPr>
                          <wps:spPr bwMode="auto">
                            <a:xfrm>
                              <a:off x="4810" y="1892"/>
                              <a:ext cx="938" cy="1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0" name="Rectangle 604"/>
                          <wps:cNvSpPr>
                            <a:spLocks noChangeArrowheads="1"/>
                          </wps:cNvSpPr>
                          <wps:spPr bwMode="auto">
                            <a:xfrm>
                              <a:off x="4810" y="1911"/>
                              <a:ext cx="938"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 name="Rectangle 605"/>
                          <wps:cNvSpPr>
                            <a:spLocks noChangeArrowheads="1"/>
                          </wps:cNvSpPr>
                          <wps:spPr bwMode="auto">
                            <a:xfrm>
                              <a:off x="4810" y="1947"/>
                              <a:ext cx="938"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2" name="Rectangle 606"/>
                          <wps:cNvSpPr>
                            <a:spLocks noChangeArrowheads="1"/>
                          </wps:cNvSpPr>
                          <wps:spPr bwMode="auto">
                            <a:xfrm>
                              <a:off x="4811" y="903"/>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Rectangle 607"/>
                          <wps:cNvSpPr>
                            <a:spLocks noChangeArrowheads="1"/>
                          </wps:cNvSpPr>
                          <wps:spPr bwMode="auto">
                            <a:xfrm>
                              <a:off x="5075" y="1061"/>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Host </w:t>
                                </w:r>
                              </w:p>
                            </w:txbxContent>
                          </wps:txbx>
                          <wps:bodyPr rot="0" vert="horz" wrap="none" lIns="0" tIns="0" rIns="0" bIns="0" anchor="t" anchorCtr="0">
                            <a:spAutoFit/>
                          </wps:bodyPr>
                        </wps:wsp>
                        <wps:wsp>
                          <wps:cNvPr id="604" name="Rectangle 608"/>
                          <wps:cNvSpPr>
                            <a:spLocks noChangeArrowheads="1"/>
                          </wps:cNvSpPr>
                          <wps:spPr bwMode="auto">
                            <a:xfrm>
                              <a:off x="4883" y="1323"/>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Interface  </w:t>
                                </w:r>
                              </w:p>
                            </w:txbxContent>
                          </wps:txbx>
                          <wps:bodyPr rot="0" vert="horz" wrap="none" lIns="0" tIns="0" rIns="0" bIns="0" anchor="t" anchorCtr="0">
                            <a:spAutoFit/>
                          </wps:bodyPr>
                        </wps:wsp>
                      </wpg:wgp>
                      <wps:wsp>
                        <wps:cNvPr id="605" name="Rectangle 610"/>
                        <wps:cNvSpPr>
                          <a:spLocks noChangeArrowheads="1"/>
                        </wps:cNvSpPr>
                        <wps:spPr bwMode="auto">
                          <a:xfrm>
                            <a:off x="3237230" y="1006475"/>
                            <a:ext cx="23304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b/>
                                  <w:bCs/>
                                  <w:color w:val="000000"/>
                                </w:rPr>
                                <w:t>LAG</w:t>
                              </w:r>
                            </w:p>
                          </w:txbxContent>
                        </wps:txbx>
                        <wps:bodyPr rot="0" vert="horz" wrap="none" lIns="0" tIns="0" rIns="0" bIns="0" anchor="t" anchorCtr="0">
                          <a:spAutoFit/>
                        </wps:bodyPr>
                      </wps:wsp>
                      <pic:pic xmlns:pic="http://schemas.openxmlformats.org/drawingml/2006/picture">
                        <pic:nvPicPr>
                          <pic:cNvPr id="606" name="Picture 6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014470" y="375285"/>
                            <a:ext cx="607060" cy="728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7" name="Picture 6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4014470" y="375285"/>
                            <a:ext cx="607060" cy="728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8" name="Rectangle 613"/>
                        <wps:cNvSpPr>
                          <a:spLocks noChangeArrowheads="1"/>
                        </wps:cNvSpPr>
                        <wps:spPr bwMode="auto">
                          <a:xfrm>
                            <a:off x="4002405" y="363855"/>
                            <a:ext cx="596265" cy="69215"/>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 name="Rectangle 614"/>
                        <wps:cNvSpPr>
                          <a:spLocks noChangeArrowheads="1"/>
                        </wps:cNvSpPr>
                        <wps:spPr bwMode="auto">
                          <a:xfrm>
                            <a:off x="4002405" y="433070"/>
                            <a:ext cx="596265" cy="17780"/>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 name="Rectangle 615"/>
                        <wps:cNvSpPr>
                          <a:spLocks noChangeArrowheads="1"/>
                        </wps:cNvSpPr>
                        <wps:spPr bwMode="auto">
                          <a:xfrm>
                            <a:off x="4002405" y="450850"/>
                            <a:ext cx="596265" cy="52070"/>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1" name="Rectangle 616"/>
                        <wps:cNvSpPr>
                          <a:spLocks noChangeArrowheads="1"/>
                        </wps:cNvSpPr>
                        <wps:spPr bwMode="auto">
                          <a:xfrm>
                            <a:off x="4002405" y="502920"/>
                            <a:ext cx="596265" cy="5715"/>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 name="Rectangle 617"/>
                        <wps:cNvSpPr>
                          <a:spLocks noChangeArrowheads="1"/>
                        </wps:cNvSpPr>
                        <wps:spPr bwMode="auto">
                          <a:xfrm>
                            <a:off x="4002405" y="508635"/>
                            <a:ext cx="596265" cy="2857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3" name="Rectangle 618"/>
                        <wps:cNvSpPr>
                          <a:spLocks noChangeArrowheads="1"/>
                        </wps:cNvSpPr>
                        <wps:spPr bwMode="auto">
                          <a:xfrm>
                            <a:off x="4002405" y="537210"/>
                            <a:ext cx="596265" cy="5715"/>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 name="Rectangle 619"/>
                        <wps:cNvSpPr>
                          <a:spLocks noChangeArrowheads="1"/>
                        </wps:cNvSpPr>
                        <wps:spPr bwMode="auto">
                          <a:xfrm>
                            <a:off x="4002405" y="542925"/>
                            <a:ext cx="596265" cy="17780"/>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 name="Rectangle 620"/>
                        <wps:cNvSpPr>
                          <a:spLocks noChangeArrowheads="1"/>
                        </wps:cNvSpPr>
                        <wps:spPr bwMode="auto">
                          <a:xfrm>
                            <a:off x="4002405" y="560705"/>
                            <a:ext cx="596265" cy="17145"/>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Rectangle 621"/>
                        <wps:cNvSpPr>
                          <a:spLocks noChangeArrowheads="1"/>
                        </wps:cNvSpPr>
                        <wps:spPr bwMode="auto">
                          <a:xfrm>
                            <a:off x="4002405" y="577850"/>
                            <a:ext cx="596265" cy="11430"/>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 name="Rectangle 622"/>
                        <wps:cNvSpPr>
                          <a:spLocks noChangeArrowheads="1"/>
                        </wps:cNvSpPr>
                        <wps:spPr bwMode="auto">
                          <a:xfrm>
                            <a:off x="4002405" y="589280"/>
                            <a:ext cx="596265" cy="5715"/>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Rectangle 623"/>
                        <wps:cNvSpPr>
                          <a:spLocks noChangeArrowheads="1"/>
                        </wps:cNvSpPr>
                        <wps:spPr bwMode="auto">
                          <a:xfrm>
                            <a:off x="4002405" y="594995"/>
                            <a:ext cx="596265" cy="17145"/>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9" name="Rectangle 624"/>
                        <wps:cNvSpPr>
                          <a:spLocks noChangeArrowheads="1"/>
                        </wps:cNvSpPr>
                        <wps:spPr bwMode="auto">
                          <a:xfrm>
                            <a:off x="4002405" y="612140"/>
                            <a:ext cx="596265" cy="17780"/>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Rectangle 625"/>
                        <wps:cNvSpPr>
                          <a:spLocks noChangeArrowheads="1"/>
                        </wps:cNvSpPr>
                        <wps:spPr bwMode="auto">
                          <a:xfrm>
                            <a:off x="4002405" y="629920"/>
                            <a:ext cx="596265" cy="5715"/>
                          </a:xfrm>
                          <a:prstGeom prst="rect">
                            <a:avLst/>
                          </a:prstGeom>
                          <a:solidFill>
                            <a:srgbClr val="B3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1" name="Rectangle 626"/>
                        <wps:cNvSpPr>
                          <a:spLocks noChangeArrowheads="1"/>
                        </wps:cNvSpPr>
                        <wps:spPr bwMode="auto">
                          <a:xfrm>
                            <a:off x="4002405" y="635635"/>
                            <a:ext cx="596265" cy="22860"/>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Rectangle 627"/>
                        <wps:cNvSpPr>
                          <a:spLocks noChangeArrowheads="1"/>
                        </wps:cNvSpPr>
                        <wps:spPr bwMode="auto">
                          <a:xfrm>
                            <a:off x="4002405" y="658495"/>
                            <a:ext cx="596265" cy="17145"/>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3" name="Rectangle 628"/>
                        <wps:cNvSpPr>
                          <a:spLocks noChangeArrowheads="1"/>
                        </wps:cNvSpPr>
                        <wps:spPr bwMode="auto">
                          <a:xfrm>
                            <a:off x="4002405" y="675640"/>
                            <a:ext cx="596265" cy="12065"/>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Rectangle 629"/>
                        <wps:cNvSpPr>
                          <a:spLocks noChangeArrowheads="1"/>
                        </wps:cNvSpPr>
                        <wps:spPr bwMode="auto">
                          <a:xfrm>
                            <a:off x="4002405" y="687705"/>
                            <a:ext cx="596265" cy="22860"/>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5" name="Rectangle 630"/>
                        <wps:cNvSpPr>
                          <a:spLocks noChangeArrowheads="1"/>
                        </wps:cNvSpPr>
                        <wps:spPr bwMode="auto">
                          <a:xfrm>
                            <a:off x="4002405" y="710565"/>
                            <a:ext cx="596265" cy="5715"/>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Rectangle 631"/>
                        <wps:cNvSpPr>
                          <a:spLocks noChangeArrowheads="1"/>
                        </wps:cNvSpPr>
                        <wps:spPr bwMode="auto">
                          <a:xfrm>
                            <a:off x="4002405" y="716280"/>
                            <a:ext cx="596265" cy="11430"/>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7" name="Rectangle 632"/>
                        <wps:cNvSpPr>
                          <a:spLocks noChangeArrowheads="1"/>
                        </wps:cNvSpPr>
                        <wps:spPr bwMode="auto">
                          <a:xfrm>
                            <a:off x="4002405" y="727710"/>
                            <a:ext cx="596265" cy="17780"/>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Rectangle 633"/>
                        <wps:cNvSpPr>
                          <a:spLocks noChangeArrowheads="1"/>
                        </wps:cNvSpPr>
                        <wps:spPr bwMode="auto">
                          <a:xfrm>
                            <a:off x="4002405" y="745490"/>
                            <a:ext cx="596265" cy="5715"/>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9" name="Rectangle 634"/>
                        <wps:cNvSpPr>
                          <a:spLocks noChangeArrowheads="1"/>
                        </wps:cNvSpPr>
                        <wps:spPr bwMode="auto">
                          <a:xfrm>
                            <a:off x="4002405" y="751205"/>
                            <a:ext cx="596265" cy="17145"/>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Rectangle 635"/>
                        <wps:cNvSpPr>
                          <a:spLocks noChangeArrowheads="1"/>
                        </wps:cNvSpPr>
                        <wps:spPr bwMode="auto">
                          <a:xfrm>
                            <a:off x="4002405" y="768350"/>
                            <a:ext cx="596265" cy="5715"/>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1" name="Rectangle 636"/>
                        <wps:cNvSpPr>
                          <a:spLocks noChangeArrowheads="1"/>
                        </wps:cNvSpPr>
                        <wps:spPr bwMode="auto">
                          <a:xfrm>
                            <a:off x="4002405" y="774065"/>
                            <a:ext cx="596265" cy="5715"/>
                          </a:xfrm>
                          <a:prstGeom prst="rect">
                            <a:avLst/>
                          </a:prstGeom>
                          <a:solidFill>
                            <a:srgbClr val="AEA0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Rectangle 637"/>
                        <wps:cNvSpPr>
                          <a:spLocks noChangeArrowheads="1"/>
                        </wps:cNvSpPr>
                        <wps:spPr bwMode="auto">
                          <a:xfrm>
                            <a:off x="4002405" y="779780"/>
                            <a:ext cx="596265" cy="17780"/>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3" name="Rectangle 638"/>
                        <wps:cNvSpPr>
                          <a:spLocks noChangeArrowheads="1"/>
                        </wps:cNvSpPr>
                        <wps:spPr bwMode="auto">
                          <a:xfrm>
                            <a:off x="4002405" y="797560"/>
                            <a:ext cx="596265" cy="22860"/>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Rectangle 639"/>
                        <wps:cNvSpPr>
                          <a:spLocks noChangeArrowheads="1"/>
                        </wps:cNvSpPr>
                        <wps:spPr bwMode="auto">
                          <a:xfrm>
                            <a:off x="4002405" y="820420"/>
                            <a:ext cx="596265" cy="5715"/>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5" name="Rectangle 640"/>
                        <wps:cNvSpPr>
                          <a:spLocks noChangeArrowheads="1"/>
                        </wps:cNvSpPr>
                        <wps:spPr bwMode="auto">
                          <a:xfrm>
                            <a:off x="4002405" y="826135"/>
                            <a:ext cx="596265" cy="5715"/>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641"/>
                        <wps:cNvSpPr>
                          <a:spLocks noChangeArrowheads="1"/>
                        </wps:cNvSpPr>
                        <wps:spPr bwMode="auto">
                          <a:xfrm>
                            <a:off x="4002405" y="831850"/>
                            <a:ext cx="596265" cy="17145"/>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7" name="Rectangle 642"/>
                        <wps:cNvSpPr>
                          <a:spLocks noChangeArrowheads="1"/>
                        </wps:cNvSpPr>
                        <wps:spPr bwMode="auto">
                          <a:xfrm>
                            <a:off x="4002405" y="848995"/>
                            <a:ext cx="596265" cy="12065"/>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Rectangle 643"/>
                        <wps:cNvSpPr>
                          <a:spLocks noChangeArrowheads="1"/>
                        </wps:cNvSpPr>
                        <wps:spPr bwMode="auto">
                          <a:xfrm>
                            <a:off x="4002405" y="861060"/>
                            <a:ext cx="596265" cy="17145"/>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9" name="Rectangle 644"/>
                        <wps:cNvSpPr>
                          <a:spLocks noChangeArrowheads="1"/>
                        </wps:cNvSpPr>
                        <wps:spPr bwMode="auto">
                          <a:xfrm>
                            <a:off x="4002405" y="878205"/>
                            <a:ext cx="596265" cy="22860"/>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Rectangle 645"/>
                        <wps:cNvSpPr>
                          <a:spLocks noChangeArrowheads="1"/>
                        </wps:cNvSpPr>
                        <wps:spPr bwMode="auto">
                          <a:xfrm>
                            <a:off x="4002405" y="901065"/>
                            <a:ext cx="596265" cy="17780"/>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1" name="Rectangle 646"/>
                        <wps:cNvSpPr>
                          <a:spLocks noChangeArrowheads="1"/>
                        </wps:cNvSpPr>
                        <wps:spPr bwMode="auto">
                          <a:xfrm>
                            <a:off x="4002405" y="918845"/>
                            <a:ext cx="596265" cy="22860"/>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Rectangle 647"/>
                        <wps:cNvSpPr>
                          <a:spLocks noChangeArrowheads="1"/>
                        </wps:cNvSpPr>
                        <wps:spPr bwMode="auto">
                          <a:xfrm>
                            <a:off x="4002405" y="941705"/>
                            <a:ext cx="596265" cy="17145"/>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3" name="Rectangle 648"/>
                        <wps:cNvSpPr>
                          <a:spLocks noChangeArrowheads="1"/>
                        </wps:cNvSpPr>
                        <wps:spPr bwMode="auto">
                          <a:xfrm>
                            <a:off x="4002405" y="958850"/>
                            <a:ext cx="596265" cy="40640"/>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Rectangle 649"/>
                        <wps:cNvSpPr>
                          <a:spLocks noChangeArrowheads="1"/>
                        </wps:cNvSpPr>
                        <wps:spPr bwMode="auto">
                          <a:xfrm>
                            <a:off x="4002405" y="999490"/>
                            <a:ext cx="596265" cy="5715"/>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5" name="Rectangle 650"/>
                        <wps:cNvSpPr>
                          <a:spLocks noChangeArrowheads="1"/>
                        </wps:cNvSpPr>
                        <wps:spPr bwMode="auto">
                          <a:xfrm>
                            <a:off x="4002405" y="1005205"/>
                            <a:ext cx="596265" cy="22860"/>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Rectangle 651"/>
                        <wps:cNvSpPr>
                          <a:spLocks noChangeArrowheads="1"/>
                        </wps:cNvSpPr>
                        <wps:spPr bwMode="auto">
                          <a:xfrm>
                            <a:off x="4002405" y="1028065"/>
                            <a:ext cx="596265" cy="46355"/>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7" name="Rectangle 652"/>
                        <wps:cNvSpPr>
                          <a:spLocks noChangeArrowheads="1"/>
                        </wps:cNvSpPr>
                        <wps:spPr bwMode="auto">
                          <a:xfrm>
                            <a:off x="4006215" y="368935"/>
                            <a:ext cx="590550" cy="709930"/>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Rectangle 653"/>
                        <wps:cNvSpPr>
                          <a:spLocks noChangeArrowheads="1"/>
                        </wps:cNvSpPr>
                        <wps:spPr bwMode="auto">
                          <a:xfrm>
                            <a:off x="4173855" y="469265"/>
                            <a:ext cx="2622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Host </w:t>
                              </w:r>
                            </w:p>
                          </w:txbxContent>
                        </wps:txbx>
                        <wps:bodyPr rot="0" vert="horz" wrap="none" lIns="0" tIns="0" rIns="0" bIns="0" anchor="t" anchorCtr="0">
                          <a:spAutoFit/>
                        </wps:bodyPr>
                      </wps:wsp>
                      <wps:wsp>
                        <wps:cNvPr id="649" name="Rectangle 654"/>
                        <wps:cNvSpPr>
                          <a:spLocks noChangeArrowheads="1"/>
                        </wps:cNvSpPr>
                        <wps:spPr bwMode="auto">
                          <a:xfrm>
                            <a:off x="4051300" y="635635"/>
                            <a:ext cx="5086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interface  </w:t>
                              </w:r>
                            </w:p>
                          </w:txbxContent>
                        </wps:txbx>
                        <wps:bodyPr rot="0" vert="horz" wrap="none" lIns="0" tIns="0" rIns="0" bIns="0" anchor="t" anchorCtr="0">
                          <a:spAutoFit/>
                        </wps:bodyPr>
                      </wps:wsp>
                      <wps:wsp>
                        <wps:cNvPr id="650" name="Rectangle 655"/>
                        <wps:cNvSpPr>
                          <a:spLocks noChangeArrowheads="1"/>
                        </wps:cNvSpPr>
                        <wps:spPr bwMode="auto">
                          <a:xfrm>
                            <a:off x="4187190" y="802005"/>
                            <a:ext cx="23558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vlan </w:t>
                              </w:r>
                            </w:p>
                          </w:txbxContent>
                        </wps:txbx>
                        <wps:bodyPr rot="0" vert="horz" wrap="none" lIns="0" tIns="0" rIns="0" bIns="0" anchor="t" anchorCtr="0">
                          <a:spAutoFit/>
                        </wps:bodyPr>
                      </wps:wsp>
                      <pic:pic xmlns:pic="http://schemas.openxmlformats.org/drawingml/2006/picture">
                        <pic:nvPicPr>
                          <pic:cNvPr id="651" name="Picture 6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4217035" y="577850"/>
                            <a:ext cx="607060" cy="727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2" name="Picture 6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4217035" y="577850"/>
                            <a:ext cx="607060" cy="727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3" name="Rectangle 658"/>
                        <wps:cNvSpPr>
                          <a:spLocks noChangeArrowheads="1"/>
                        </wps:cNvSpPr>
                        <wps:spPr bwMode="auto">
                          <a:xfrm>
                            <a:off x="4210685" y="572135"/>
                            <a:ext cx="596265" cy="635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Rectangle 659"/>
                        <wps:cNvSpPr>
                          <a:spLocks noChangeArrowheads="1"/>
                        </wps:cNvSpPr>
                        <wps:spPr bwMode="auto">
                          <a:xfrm>
                            <a:off x="4210685" y="635635"/>
                            <a:ext cx="596265" cy="22860"/>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5" name="Rectangle 660"/>
                        <wps:cNvSpPr>
                          <a:spLocks noChangeArrowheads="1"/>
                        </wps:cNvSpPr>
                        <wps:spPr bwMode="auto">
                          <a:xfrm>
                            <a:off x="4210685" y="658495"/>
                            <a:ext cx="596265" cy="52070"/>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Rectangle 661"/>
                        <wps:cNvSpPr>
                          <a:spLocks noChangeArrowheads="1"/>
                        </wps:cNvSpPr>
                        <wps:spPr bwMode="auto">
                          <a:xfrm>
                            <a:off x="4210685" y="710565"/>
                            <a:ext cx="596265" cy="3492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 name="Rectangle 662"/>
                        <wps:cNvSpPr>
                          <a:spLocks noChangeArrowheads="1"/>
                        </wps:cNvSpPr>
                        <wps:spPr bwMode="auto">
                          <a:xfrm>
                            <a:off x="4210685" y="745490"/>
                            <a:ext cx="596265" cy="5715"/>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Rectangle 663"/>
                        <wps:cNvSpPr>
                          <a:spLocks noChangeArrowheads="1"/>
                        </wps:cNvSpPr>
                        <wps:spPr bwMode="auto">
                          <a:xfrm>
                            <a:off x="4210685" y="751205"/>
                            <a:ext cx="596265" cy="11430"/>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 name="Rectangle 664"/>
                        <wps:cNvSpPr>
                          <a:spLocks noChangeArrowheads="1"/>
                        </wps:cNvSpPr>
                        <wps:spPr bwMode="auto">
                          <a:xfrm>
                            <a:off x="4210685" y="762635"/>
                            <a:ext cx="596265" cy="17145"/>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Rectangle 665"/>
                        <wps:cNvSpPr>
                          <a:spLocks noChangeArrowheads="1"/>
                        </wps:cNvSpPr>
                        <wps:spPr bwMode="auto">
                          <a:xfrm>
                            <a:off x="4210685" y="779780"/>
                            <a:ext cx="596265" cy="11430"/>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 name="Rectangle 666"/>
                        <wps:cNvSpPr>
                          <a:spLocks noChangeArrowheads="1"/>
                        </wps:cNvSpPr>
                        <wps:spPr bwMode="auto">
                          <a:xfrm>
                            <a:off x="4210685" y="791210"/>
                            <a:ext cx="596265" cy="12065"/>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Rectangle 667"/>
                        <wps:cNvSpPr>
                          <a:spLocks noChangeArrowheads="1"/>
                        </wps:cNvSpPr>
                        <wps:spPr bwMode="auto">
                          <a:xfrm>
                            <a:off x="4210685" y="803275"/>
                            <a:ext cx="596265" cy="11430"/>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3" name="Rectangle 668"/>
                        <wps:cNvSpPr>
                          <a:spLocks noChangeArrowheads="1"/>
                        </wps:cNvSpPr>
                        <wps:spPr bwMode="auto">
                          <a:xfrm>
                            <a:off x="4210685" y="814705"/>
                            <a:ext cx="596265" cy="22860"/>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Rectangle 669"/>
                        <wps:cNvSpPr>
                          <a:spLocks noChangeArrowheads="1"/>
                        </wps:cNvSpPr>
                        <wps:spPr bwMode="auto">
                          <a:xfrm>
                            <a:off x="4210685" y="837565"/>
                            <a:ext cx="596265" cy="5715"/>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5" name="Rectangle 670"/>
                        <wps:cNvSpPr>
                          <a:spLocks noChangeArrowheads="1"/>
                        </wps:cNvSpPr>
                        <wps:spPr bwMode="auto">
                          <a:xfrm>
                            <a:off x="4210685" y="843280"/>
                            <a:ext cx="596265" cy="23495"/>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Rectangle 671"/>
                        <wps:cNvSpPr>
                          <a:spLocks noChangeArrowheads="1"/>
                        </wps:cNvSpPr>
                        <wps:spPr bwMode="auto">
                          <a:xfrm>
                            <a:off x="4210685" y="866775"/>
                            <a:ext cx="596265" cy="11430"/>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72"/>
                        <wps:cNvSpPr>
                          <a:spLocks noChangeArrowheads="1"/>
                        </wps:cNvSpPr>
                        <wps:spPr bwMode="auto">
                          <a:xfrm>
                            <a:off x="4210685" y="878205"/>
                            <a:ext cx="596265" cy="11430"/>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Rectangle 673"/>
                        <wps:cNvSpPr>
                          <a:spLocks noChangeArrowheads="1"/>
                        </wps:cNvSpPr>
                        <wps:spPr bwMode="auto">
                          <a:xfrm>
                            <a:off x="4210685" y="889635"/>
                            <a:ext cx="596265" cy="5715"/>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9" name="Rectangle 674"/>
                        <wps:cNvSpPr>
                          <a:spLocks noChangeArrowheads="1"/>
                        </wps:cNvSpPr>
                        <wps:spPr bwMode="auto">
                          <a:xfrm>
                            <a:off x="4210685" y="895350"/>
                            <a:ext cx="596265" cy="17780"/>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0" name="Rectangle 675"/>
                        <wps:cNvSpPr>
                          <a:spLocks noChangeArrowheads="1"/>
                        </wps:cNvSpPr>
                        <wps:spPr bwMode="auto">
                          <a:xfrm>
                            <a:off x="4210685" y="913130"/>
                            <a:ext cx="596265" cy="5715"/>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Rectangle 676"/>
                        <wps:cNvSpPr>
                          <a:spLocks noChangeArrowheads="1"/>
                        </wps:cNvSpPr>
                        <wps:spPr bwMode="auto">
                          <a:xfrm>
                            <a:off x="4210685" y="918845"/>
                            <a:ext cx="596265" cy="17145"/>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2" name="Rectangle 677"/>
                        <wps:cNvSpPr>
                          <a:spLocks noChangeArrowheads="1"/>
                        </wps:cNvSpPr>
                        <wps:spPr bwMode="auto">
                          <a:xfrm>
                            <a:off x="4210685" y="935990"/>
                            <a:ext cx="596265" cy="11430"/>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3" name="Rectangle 678"/>
                        <wps:cNvSpPr>
                          <a:spLocks noChangeArrowheads="1"/>
                        </wps:cNvSpPr>
                        <wps:spPr bwMode="auto">
                          <a:xfrm>
                            <a:off x="4210685" y="947420"/>
                            <a:ext cx="596265" cy="11430"/>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4" name="Rectangle 679"/>
                        <wps:cNvSpPr>
                          <a:spLocks noChangeArrowheads="1"/>
                        </wps:cNvSpPr>
                        <wps:spPr bwMode="auto">
                          <a:xfrm>
                            <a:off x="4210685" y="958850"/>
                            <a:ext cx="596265" cy="12065"/>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5" name="Rectangle 680"/>
                        <wps:cNvSpPr>
                          <a:spLocks noChangeArrowheads="1"/>
                        </wps:cNvSpPr>
                        <wps:spPr bwMode="auto">
                          <a:xfrm>
                            <a:off x="4210685" y="970915"/>
                            <a:ext cx="596265" cy="11430"/>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6" name="Rectangle 681"/>
                        <wps:cNvSpPr>
                          <a:spLocks noChangeArrowheads="1"/>
                        </wps:cNvSpPr>
                        <wps:spPr bwMode="auto">
                          <a:xfrm>
                            <a:off x="4210685" y="982345"/>
                            <a:ext cx="596265" cy="17145"/>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7" name="Rectangle 682"/>
                        <wps:cNvSpPr>
                          <a:spLocks noChangeArrowheads="1"/>
                        </wps:cNvSpPr>
                        <wps:spPr bwMode="auto">
                          <a:xfrm>
                            <a:off x="4210685" y="999490"/>
                            <a:ext cx="596265" cy="5715"/>
                          </a:xfrm>
                          <a:prstGeom prst="rect">
                            <a:avLst/>
                          </a:prstGeom>
                          <a:solidFill>
                            <a:srgbClr val="AD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8" name="Rectangle 683"/>
                        <wps:cNvSpPr>
                          <a:spLocks noChangeArrowheads="1"/>
                        </wps:cNvSpPr>
                        <wps:spPr bwMode="auto">
                          <a:xfrm>
                            <a:off x="4210685" y="1005205"/>
                            <a:ext cx="596265" cy="17145"/>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9" name="Rectangle 684"/>
                        <wps:cNvSpPr>
                          <a:spLocks noChangeArrowheads="1"/>
                        </wps:cNvSpPr>
                        <wps:spPr bwMode="auto">
                          <a:xfrm>
                            <a:off x="4210685" y="1022350"/>
                            <a:ext cx="596265" cy="5715"/>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0" name="Rectangle 685"/>
                        <wps:cNvSpPr>
                          <a:spLocks noChangeArrowheads="1"/>
                        </wps:cNvSpPr>
                        <wps:spPr bwMode="auto">
                          <a:xfrm>
                            <a:off x="4210685" y="1028065"/>
                            <a:ext cx="596265" cy="6350"/>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1" name="Rectangle 686"/>
                        <wps:cNvSpPr>
                          <a:spLocks noChangeArrowheads="1"/>
                        </wps:cNvSpPr>
                        <wps:spPr bwMode="auto">
                          <a:xfrm>
                            <a:off x="4210685" y="1034415"/>
                            <a:ext cx="596265" cy="17145"/>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 name="Rectangle 687"/>
                        <wps:cNvSpPr>
                          <a:spLocks noChangeArrowheads="1"/>
                        </wps:cNvSpPr>
                        <wps:spPr bwMode="auto">
                          <a:xfrm>
                            <a:off x="4210685" y="1051560"/>
                            <a:ext cx="596265" cy="11430"/>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3" name="Rectangle 688"/>
                        <wps:cNvSpPr>
                          <a:spLocks noChangeArrowheads="1"/>
                        </wps:cNvSpPr>
                        <wps:spPr bwMode="auto">
                          <a:xfrm>
                            <a:off x="4210685" y="1062990"/>
                            <a:ext cx="596265" cy="22860"/>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4" name="Rectangle 689"/>
                        <wps:cNvSpPr>
                          <a:spLocks noChangeArrowheads="1"/>
                        </wps:cNvSpPr>
                        <wps:spPr bwMode="auto">
                          <a:xfrm>
                            <a:off x="4210685" y="1085850"/>
                            <a:ext cx="596265" cy="17780"/>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5" name="Rectangle 690"/>
                        <wps:cNvSpPr>
                          <a:spLocks noChangeArrowheads="1"/>
                        </wps:cNvSpPr>
                        <wps:spPr bwMode="auto">
                          <a:xfrm>
                            <a:off x="4210685" y="1103630"/>
                            <a:ext cx="596265" cy="17145"/>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6" name="Rectangle 691"/>
                        <wps:cNvSpPr>
                          <a:spLocks noChangeArrowheads="1"/>
                        </wps:cNvSpPr>
                        <wps:spPr bwMode="auto">
                          <a:xfrm>
                            <a:off x="4210685" y="1120775"/>
                            <a:ext cx="596265" cy="29210"/>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7" name="Rectangle 692"/>
                        <wps:cNvSpPr>
                          <a:spLocks noChangeArrowheads="1"/>
                        </wps:cNvSpPr>
                        <wps:spPr bwMode="auto">
                          <a:xfrm>
                            <a:off x="4210685" y="1149985"/>
                            <a:ext cx="596265" cy="17145"/>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8" name="Rectangle 693"/>
                        <wps:cNvSpPr>
                          <a:spLocks noChangeArrowheads="1"/>
                        </wps:cNvSpPr>
                        <wps:spPr bwMode="auto">
                          <a:xfrm>
                            <a:off x="4210685" y="1167130"/>
                            <a:ext cx="596265" cy="34290"/>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9" name="Rectangle 694"/>
                        <wps:cNvSpPr>
                          <a:spLocks noChangeArrowheads="1"/>
                        </wps:cNvSpPr>
                        <wps:spPr bwMode="auto">
                          <a:xfrm>
                            <a:off x="4210685" y="1201420"/>
                            <a:ext cx="596265" cy="12065"/>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0" name="Rectangle 695"/>
                        <wps:cNvSpPr>
                          <a:spLocks noChangeArrowheads="1"/>
                        </wps:cNvSpPr>
                        <wps:spPr bwMode="auto">
                          <a:xfrm>
                            <a:off x="4210685" y="1213485"/>
                            <a:ext cx="596265" cy="22860"/>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1" name="Rectangle 696"/>
                        <wps:cNvSpPr>
                          <a:spLocks noChangeArrowheads="1"/>
                        </wps:cNvSpPr>
                        <wps:spPr bwMode="auto">
                          <a:xfrm>
                            <a:off x="4210685" y="1236345"/>
                            <a:ext cx="596265" cy="46355"/>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2" name="Rectangle 697"/>
                        <wps:cNvSpPr>
                          <a:spLocks noChangeArrowheads="1"/>
                        </wps:cNvSpPr>
                        <wps:spPr bwMode="auto">
                          <a:xfrm>
                            <a:off x="4210685" y="573405"/>
                            <a:ext cx="590550" cy="709930"/>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Rectangle 698"/>
                        <wps:cNvSpPr>
                          <a:spLocks noChangeArrowheads="1"/>
                        </wps:cNvSpPr>
                        <wps:spPr bwMode="auto">
                          <a:xfrm>
                            <a:off x="4378960" y="673735"/>
                            <a:ext cx="2622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Host </w:t>
                              </w:r>
                            </w:p>
                          </w:txbxContent>
                        </wps:txbx>
                        <wps:bodyPr rot="0" vert="horz" wrap="none" lIns="0" tIns="0" rIns="0" bIns="0" anchor="t" anchorCtr="0">
                          <a:spAutoFit/>
                        </wps:bodyPr>
                      </wps:wsp>
                      <wps:wsp>
                        <wps:cNvPr id="694" name="Rectangle 699"/>
                        <wps:cNvSpPr>
                          <a:spLocks noChangeArrowheads="1"/>
                        </wps:cNvSpPr>
                        <wps:spPr bwMode="auto">
                          <a:xfrm>
                            <a:off x="4256405" y="840105"/>
                            <a:ext cx="5086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interface  </w:t>
                              </w:r>
                            </w:p>
                          </w:txbxContent>
                        </wps:txbx>
                        <wps:bodyPr rot="0" vert="horz" wrap="none" lIns="0" tIns="0" rIns="0" bIns="0" anchor="t" anchorCtr="0">
                          <a:spAutoFit/>
                        </wps:bodyPr>
                      </wps:wsp>
                      <wps:wsp>
                        <wps:cNvPr id="695" name="Rectangle 700"/>
                        <wps:cNvSpPr>
                          <a:spLocks noChangeArrowheads="1"/>
                        </wps:cNvSpPr>
                        <wps:spPr bwMode="auto">
                          <a:xfrm>
                            <a:off x="4387215" y="1006475"/>
                            <a:ext cx="24447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b/>
                                  <w:bCs/>
                                  <w:color w:val="000000"/>
                                </w:rPr>
                                <w:t xml:space="preserve">vlan </w:t>
                              </w:r>
                            </w:p>
                          </w:txbxContent>
                        </wps:txbx>
                        <wps:bodyPr rot="0" vert="horz" wrap="none" lIns="0" tIns="0" rIns="0" bIns="0" anchor="t" anchorCtr="0">
                          <a:spAutoFit/>
                        </wps:bodyPr>
                      </wps:wsp>
                      <pic:pic xmlns:pic="http://schemas.openxmlformats.org/drawingml/2006/picture">
                        <pic:nvPicPr>
                          <pic:cNvPr id="696" name="Picture 70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5165090" y="375285"/>
                            <a:ext cx="607695" cy="728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7" name="Picture 70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5165090" y="375285"/>
                            <a:ext cx="607695" cy="728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8" name="Rectangle 703"/>
                        <wps:cNvSpPr>
                          <a:spLocks noChangeArrowheads="1"/>
                        </wps:cNvSpPr>
                        <wps:spPr bwMode="auto">
                          <a:xfrm>
                            <a:off x="5159375" y="363855"/>
                            <a:ext cx="596265" cy="69215"/>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9" name="Rectangle 704"/>
                        <wps:cNvSpPr>
                          <a:spLocks noChangeArrowheads="1"/>
                        </wps:cNvSpPr>
                        <wps:spPr bwMode="auto">
                          <a:xfrm>
                            <a:off x="5159375" y="433070"/>
                            <a:ext cx="596265" cy="17780"/>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 name="Rectangle 705"/>
                        <wps:cNvSpPr>
                          <a:spLocks noChangeArrowheads="1"/>
                        </wps:cNvSpPr>
                        <wps:spPr bwMode="auto">
                          <a:xfrm>
                            <a:off x="5159375" y="450850"/>
                            <a:ext cx="596265" cy="52070"/>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1" name="Rectangle 706"/>
                        <wps:cNvSpPr>
                          <a:spLocks noChangeArrowheads="1"/>
                        </wps:cNvSpPr>
                        <wps:spPr bwMode="auto">
                          <a:xfrm>
                            <a:off x="5159375" y="502920"/>
                            <a:ext cx="596265" cy="5715"/>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2" name="Rectangle 707"/>
                        <wps:cNvSpPr>
                          <a:spLocks noChangeArrowheads="1"/>
                        </wps:cNvSpPr>
                        <wps:spPr bwMode="auto">
                          <a:xfrm>
                            <a:off x="5159375" y="508635"/>
                            <a:ext cx="596265" cy="2857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 name="Rectangle 708"/>
                        <wps:cNvSpPr>
                          <a:spLocks noChangeArrowheads="1"/>
                        </wps:cNvSpPr>
                        <wps:spPr bwMode="auto">
                          <a:xfrm>
                            <a:off x="5159375" y="537210"/>
                            <a:ext cx="596265" cy="5715"/>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 name="Rectangle 709"/>
                        <wps:cNvSpPr>
                          <a:spLocks noChangeArrowheads="1"/>
                        </wps:cNvSpPr>
                        <wps:spPr bwMode="auto">
                          <a:xfrm>
                            <a:off x="5159375" y="542925"/>
                            <a:ext cx="596265" cy="17780"/>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5" name="Rectangle 710"/>
                        <wps:cNvSpPr>
                          <a:spLocks noChangeArrowheads="1"/>
                        </wps:cNvSpPr>
                        <wps:spPr bwMode="auto">
                          <a:xfrm>
                            <a:off x="5159375" y="560705"/>
                            <a:ext cx="596265" cy="17145"/>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 name="Rectangle 711"/>
                        <wps:cNvSpPr>
                          <a:spLocks noChangeArrowheads="1"/>
                        </wps:cNvSpPr>
                        <wps:spPr bwMode="auto">
                          <a:xfrm>
                            <a:off x="5159375" y="577850"/>
                            <a:ext cx="596265" cy="11430"/>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7" name="Rectangle 712"/>
                        <wps:cNvSpPr>
                          <a:spLocks noChangeArrowheads="1"/>
                        </wps:cNvSpPr>
                        <wps:spPr bwMode="auto">
                          <a:xfrm>
                            <a:off x="5159375" y="589280"/>
                            <a:ext cx="596265" cy="5715"/>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 name="Rectangle 713"/>
                        <wps:cNvSpPr>
                          <a:spLocks noChangeArrowheads="1"/>
                        </wps:cNvSpPr>
                        <wps:spPr bwMode="auto">
                          <a:xfrm>
                            <a:off x="5159375" y="594995"/>
                            <a:ext cx="596265" cy="17145"/>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 name="Rectangle 714"/>
                        <wps:cNvSpPr>
                          <a:spLocks noChangeArrowheads="1"/>
                        </wps:cNvSpPr>
                        <wps:spPr bwMode="auto">
                          <a:xfrm>
                            <a:off x="5159375" y="612140"/>
                            <a:ext cx="596265" cy="17780"/>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 name="Rectangle 715"/>
                        <wps:cNvSpPr>
                          <a:spLocks noChangeArrowheads="1"/>
                        </wps:cNvSpPr>
                        <wps:spPr bwMode="auto">
                          <a:xfrm>
                            <a:off x="5159375" y="629920"/>
                            <a:ext cx="596265" cy="5715"/>
                          </a:xfrm>
                          <a:prstGeom prst="rect">
                            <a:avLst/>
                          </a:prstGeom>
                          <a:solidFill>
                            <a:srgbClr val="B3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 name="Rectangle 716"/>
                        <wps:cNvSpPr>
                          <a:spLocks noChangeArrowheads="1"/>
                        </wps:cNvSpPr>
                        <wps:spPr bwMode="auto">
                          <a:xfrm>
                            <a:off x="5159375" y="635635"/>
                            <a:ext cx="596265" cy="22860"/>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2" name="Rectangle 717"/>
                        <wps:cNvSpPr>
                          <a:spLocks noChangeArrowheads="1"/>
                        </wps:cNvSpPr>
                        <wps:spPr bwMode="auto">
                          <a:xfrm>
                            <a:off x="5159375" y="658495"/>
                            <a:ext cx="596265" cy="17145"/>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3" name="Rectangle 718"/>
                        <wps:cNvSpPr>
                          <a:spLocks noChangeArrowheads="1"/>
                        </wps:cNvSpPr>
                        <wps:spPr bwMode="auto">
                          <a:xfrm>
                            <a:off x="5159375" y="675640"/>
                            <a:ext cx="596265" cy="12065"/>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4" name="Rectangle 719"/>
                        <wps:cNvSpPr>
                          <a:spLocks noChangeArrowheads="1"/>
                        </wps:cNvSpPr>
                        <wps:spPr bwMode="auto">
                          <a:xfrm>
                            <a:off x="5159375" y="687705"/>
                            <a:ext cx="596265" cy="22860"/>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 name="Rectangle 720"/>
                        <wps:cNvSpPr>
                          <a:spLocks noChangeArrowheads="1"/>
                        </wps:cNvSpPr>
                        <wps:spPr bwMode="auto">
                          <a:xfrm>
                            <a:off x="5159375" y="710565"/>
                            <a:ext cx="596265" cy="5715"/>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 name="Rectangle 721"/>
                        <wps:cNvSpPr>
                          <a:spLocks noChangeArrowheads="1"/>
                        </wps:cNvSpPr>
                        <wps:spPr bwMode="auto">
                          <a:xfrm>
                            <a:off x="5159375" y="716280"/>
                            <a:ext cx="596265" cy="11430"/>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7" name="Rectangle 722"/>
                        <wps:cNvSpPr>
                          <a:spLocks noChangeArrowheads="1"/>
                        </wps:cNvSpPr>
                        <wps:spPr bwMode="auto">
                          <a:xfrm>
                            <a:off x="5159375" y="727710"/>
                            <a:ext cx="596265" cy="17780"/>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 name="Rectangle 723"/>
                        <wps:cNvSpPr>
                          <a:spLocks noChangeArrowheads="1"/>
                        </wps:cNvSpPr>
                        <wps:spPr bwMode="auto">
                          <a:xfrm>
                            <a:off x="5159375" y="745490"/>
                            <a:ext cx="596265" cy="5715"/>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 name="Rectangle 724"/>
                        <wps:cNvSpPr>
                          <a:spLocks noChangeArrowheads="1"/>
                        </wps:cNvSpPr>
                        <wps:spPr bwMode="auto">
                          <a:xfrm>
                            <a:off x="5159375" y="751205"/>
                            <a:ext cx="596265" cy="17145"/>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0" name="Rectangle 725"/>
                        <wps:cNvSpPr>
                          <a:spLocks noChangeArrowheads="1"/>
                        </wps:cNvSpPr>
                        <wps:spPr bwMode="auto">
                          <a:xfrm>
                            <a:off x="5159375" y="768350"/>
                            <a:ext cx="596265" cy="5715"/>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1" name="Rectangle 726"/>
                        <wps:cNvSpPr>
                          <a:spLocks noChangeArrowheads="1"/>
                        </wps:cNvSpPr>
                        <wps:spPr bwMode="auto">
                          <a:xfrm>
                            <a:off x="5159375" y="774065"/>
                            <a:ext cx="596265" cy="5715"/>
                          </a:xfrm>
                          <a:prstGeom prst="rect">
                            <a:avLst/>
                          </a:prstGeom>
                          <a:solidFill>
                            <a:srgbClr val="AEA0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 name="Rectangle 727"/>
                        <wps:cNvSpPr>
                          <a:spLocks noChangeArrowheads="1"/>
                        </wps:cNvSpPr>
                        <wps:spPr bwMode="auto">
                          <a:xfrm>
                            <a:off x="5159375" y="779780"/>
                            <a:ext cx="596265" cy="17780"/>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3" name="Rectangle 728"/>
                        <wps:cNvSpPr>
                          <a:spLocks noChangeArrowheads="1"/>
                        </wps:cNvSpPr>
                        <wps:spPr bwMode="auto">
                          <a:xfrm>
                            <a:off x="5159375" y="797560"/>
                            <a:ext cx="596265" cy="22860"/>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 name="Rectangle 729"/>
                        <wps:cNvSpPr>
                          <a:spLocks noChangeArrowheads="1"/>
                        </wps:cNvSpPr>
                        <wps:spPr bwMode="auto">
                          <a:xfrm>
                            <a:off x="5159375" y="820420"/>
                            <a:ext cx="596265" cy="5715"/>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5" name="Rectangle 730"/>
                        <wps:cNvSpPr>
                          <a:spLocks noChangeArrowheads="1"/>
                        </wps:cNvSpPr>
                        <wps:spPr bwMode="auto">
                          <a:xfrm>
                            <a:off x="5159375" y="826135"/>
                            <a:ext cx="596265" cy="5715"/>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6" name="Rectangle 731"/>
                        <wps:cNvSpPr>
                          <a:spLocks noChangeArrowheads="1"/>
                        </wps:cNvSpPr>
                        <wps:spPr bwMode="auto">
                          <a:xfrm>
                            <a:off x="5159375" y="831850"/>
                            <a:ext cx="596265" cy="17145"/>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7" name="Rectangle 732"/>
                        <wps:cNvSpPr>
                          <a:spLocks noChangeArrowheads="1"/>
                        </wps:cNvSpPr>
                        <wps:spPr bwMode="auto">
                          <a:xfrm>
                            <a:off x="5159375" y="848995"/>
                            <a:ext cx="596265" cy="12065"/>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8" name="Rectangle 733"/>
                        <wps:cNvSpPr>
                          <a:spLocks noChangeArrowheads="1"/>
                        </wps:cNvSpPr>
                        <wps:spPr bwMode="auto">
                          <a:xfrm>
                            <a:off x="5159375" y="861060"/>
                            <a:ext cx="596265" cy="17145"/>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 name="Rectangle 734"/>
                        <wps:cNvSpPr>
                          <a:spLocks noChangeArrowheads="1"/>
                        </wps:cNvSpPr>
                        <wps:spPr bwMode="auto">
                          <a:xfrm>
                            <a:off x="5159375" y="878205"/>
                            <a:ext cx="596265" cy="22860"/>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0" name="Rectangle 735"/>
                        <wps:cNvSpPr>
                          <a:spLocks noChangeArrowheads="1"/>
                        </wps:cNvSpPr>
                        <wps:spPr bwMode="auto">
                          <a:xfrm>
                            <a:off x="5159375" y="901065"/>
                            <a:ext cx="596265" cy="17780"/>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1" name="Rectangle 736"/>
                        <wps:cNvSpPr>
                          <a:spLocks noChangeArrowheads="1"/>
                        </wps:cNvSpPr>
                        <wps:spPr bwMode="auto">
                          <a:xfrm>
                            <a:off x="5159375" y="918845"/>
                            <a:ext cx="596265" cy="22860"/>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2" name="Rectangle 737"/>
                        <wps:cNvSpPr>
                          <a:spLocks noChangeArrowheads="1"/>
                        </wps:cNvSpPr>
                        <wps:spPr bwMode="auto">
                          <a:xfrm>
                            <a:off x="5159375" y="941705"/>
                            <a:ext cx="596265" cy="17145"/>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3" name="Rectangle 738"/>
                        <wps:cNvSpPr>
                          <a:spLocks noChangeArrowheads="1"/>
                        </wps:cNvSpPr>
                        <wps:spPr bwMode="auto">
                          <a:xfrm>
                            <a:off x="5159375" y="958850"/>
                            <a:ext cx="596265" cy="40640"/>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4" name="Rectangle 739"/>
                        <wps:cNvSpPr>
                          <a:spLocks noChangeArrowheads="1"/>
                        </wps:cNvSpPr>
                        <wps:spPr bwMode="auto">
                          <a:xfrm>
                            <a:off x="5159375" y="999490"/>
                            <a:ext cx="596265" cy="5715"/>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5" name="Rectangle 740"/>
                        <wps:cNvSpPr>
                          <a:spLocks noChangeArrowheads="1"/>
                        </wps:cNvSpPr>
                        <wps:spPr bwMode="auto">
                          <a:xfrm>
                            <a:off x="5159375" y="1005205"/>
                            <a:ext cx="596265" cy="22860"/>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6" name="Rectangle 741"/>
                        <wps:cNvSpPr>
                          <a:spLocks noChangeArrowheads="1"/>
                        </wps:cNvSpPr>
                        <wps:spPr bwMode="auto">
                          <a:xfrm>
                            <a:off x="5159375" y="1028065"/>
                            <a:ext cx="596265" cy="46355"/>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7" name="Rectangle 742"/>
                        <wps:cNvSpPr>
                          <a:spLocks noChangeArrowheads="1"/>
                        </wps:cNvSpPr>
                        <wps:spPr bwMode="auto">
                          <a:xfrm>
                            <a:off x="5161915" y="368935"/>
                            <a:ext cx="590550" cy="709930"/>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Rectangle 743"/>
                        <wps:cNvSpPr>
                          <a:spLocks noChangeArrowheads="1"/>
                        </wps:cNvSpPr>
                        <wps:spPr bwMode="auto">
                          <a:xfrm>
                            <a:off x="5329555" y="469265"/>
                            <a:ext cx="2622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Host </w:t>
                              </w:r>
                            </w:p>
                          </w:txbxContent>
                        </wps:txbx>
                        <wps:bodyPr rot="0" vert="horz" wrap="none" lIns="0" tIns="0" rIns="0" bIns="0" anchor="t" anchorCtr="0">
                          <a:spAutoFit/>
                        </wps:bodyPr>
                      </wps:wsp>
                      <wps:wsp>
                        <wps:cNvPr id="739" name="Rectangle 744"/>
                        <wps:cNvSpPr>
                          <a:spLocks noChangeArrowheads="1"/>
                        </wps:cNvSpPr>
                        <wps:spPr bwMode="auto">
                          <a:xfrm>
                            <a:off x="5207000" y="635635"/>
                            <a:ext cx="5086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interface  </w:t>
                              </w:r>
                            </w:p>
                          </w:txbxContent>
                        </wps:txbx>
                        <wps:bodyPr rot="0" vert="horz" wrap="none" lIns="0" tIns="0" rIns="0" bIns="0" anchor="t" anchorCtr="0">
                          <a:spAutoFit/>
                        </wps:bodyPr>
                      </wps:wsp>
                      <wps:wsp>
                        <wps:cNvPr id="740" name="Rectangle 745"/>
                        <wps:cNvSpPr>
                          <a:spLocks noChangeArrowheads="1"/>
                        </wps:cNvSpPr>
                        <wps:spPr bwMode="auto">
                          <a:xfrm>
                            <a:off x="5384165" y="802005"/>
                            <a:ext cx="1524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b/>
                                  <w:bCs/>
                                  <w:color w:val="000000"/>
                                </w:rPr>
                                <w:t>FD</w:t>
                              </w:r>
                            </w:p>
                          </w:txbxContent>
                        </wps:txbx>
                        <wps:bodyPr rot="0" vert="horz" wrap="none" lIns="0" tIns="0" rIns="0" bIns="0" anchor="t" anchorCtr="0">
                          <a:spAutoFit/>
                        </wps:bodyPr>
                      </wps:wsp>
                      <pic:pic xmlns:pic="http://schemas.openxmlformats.org/drawingml/2006/picture">
                        <pic:nvPicPr>
                          <pic:cNvPr id="741" name="Picture 7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5373370" y="577850"/>
                            <a:ext cx="607695" cy="727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2" name="Picture 7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5373370" y="577850"/>
                            <a:ext cx="607695" cy="727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3" name="Rectangle 748"/>
                        <wps:cNvSpPr>
                          <a:spLocks noChangeArrowheads="1"/>
                        </wps:cNvSpPr>
                        <wps:spPr bwMode="auto">
                          <a:xfrm>
                            <a:off x="5361940" y="572135"/>
                            <a:ext cx="595630" cy="635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4" name="Rectangle 749"/>
                        <wps:cNvSpPr>
                          <a:spLocks noChangeArrowheads="1"/>
                        </wps:cNvSpPr>
                        <wps:spPr bwMode="auto">
                          <a:xfrm>
                            <a:off x="5361940" y="635635"/>
                            <a:ext cx="595630" cy="22860"/>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5" name="Rectangle 750"/>
                        <wps:cNvSpPr>
                          <a:spLocks noChangeArrowheads="1"/>
                        </wps:cNvSpPr>
                        <wps:spPr bwMode="auto">
                          <a:xfrm>
                            <a:off x="5361940" y="658495"/>
                            <a:ext cx="595630" cy="52070"/>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6" name="Rectangle 751"/>
                        <wps:cNvSpPr>
                          <a:spLocks noChangeArrowheads="1"/>
                        </wps:cNvSpPr>
                        <wps:spPr bwMode="auto">
                          <a:xfrm>
                            <a:off x="5361940" y="710565"/>
                            <a:ext cx="595630" cy="3492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7" name="Rectangle 752"/>
                        <wps:cNvSpPr>
                          <a:spLocks noChangeArrowheads="1"/>
                        </wps:cNvSpPr>
                        <wps:spPr bwMode="auto">
                          <a:xfrm>
                            <a:off x="5361940" y="745490"/>
                            <a:ext cx="595630" cy="5715"/>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 name="Rectangle 753"/>
                        <wps:cNvSpPr>
                          <a:spLocks noChangeArrowheads="1"/>
                        </wps:cNvSpPr>
                        <wps:spPr bwMode="auto">
                          <a:xfrm>
                            <a:off x="5361940" y="751205"/>
                            <a:ext cx="595630" cy="11430"/>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9" name="Rectangle 754"/>
                        <wps:cNvSpPr>
                          <a:spLocks noChangeArrowheads="1"/>
                        </wps:cNvSpPr>
                        <wps:spPr bwMode="auto">
                          <a:xfrm>
                            <a:off x="5361940" y="762635"/>
                            <a:ext cx="595630" cy="17145"/>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0" name="Rectangle 755"/>
                        <wps:cNvSpPr>
                          <a:spLocks noChangeArrowheads="1"/>
                        </wps:cNvSpPr>
                        <wps:spPr bwMode="auto">
                          <a:xfrm>
                            <a:off x="5361940" y="779780"/>
                            <a:ext cx="595630" cy="11430"/>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1" name="Rectangle 756"/>
                        <wps:cNvSpPr>
                          <a:spLocks noChangeArrowheads="1"/>
                        </wps:cNvSpPr>
                        <wps:spPr bwMode="auto">
                          <a:xfrm>
                            <a:off x="5361940" y="791210"/>
                            <a:ext cx="595630" cy="12065"/>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 name="Rectangle 757"/>
                        <wps:cNvSpPr>
                          <a:spLocks noChangeArrowheads="1"/>
                        </wps:cNvSpPr>
                        <wps:spPr bwMode="auto">
                          <a:xfrm>
                            <a:off x="5361940" y="803275"/>
                            <a:ext cx="595630" cy="11430"/>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3" name="Rectangle 758"/>
                        <wps:cNvSpPr>
                          <a:spLocks noChangeArrowheads="1"/>
                        </wps:cNvSpPr>
                        <wps:spPr bwMode="auto">
                          <a:xfrm>
                            <a:off x="5361940" y="814705"/>
                            <a:ext cx="595630" cy="22860"/>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4" name="Rectangle 759"/>
                        <wps:cNvSpPr>
                          <a:spLocks noChangeArrowheads="1"/>
                        </wps:cNvSpPr>
                        <wps:spPr bwMode="auto">
                          <a:xfrm>
                            <a:off x="5361940" y="837565"/>
                            <a:ext cx="595630" cy="5715"/>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5" name="Rectangle 760"/>
                        <wps:cNvSpPr>
                          <a:spLocks noChangeArrowheads="1"/>
                        </wps:cNvSpPr>
                        <wps:spPr bwMode="auto">
                          <a:xfrm>
                            <a:off x="5361940" y="843280"/>
                            <a:ext cx="595630" cy="23495"/>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6" name="Rectangle 761"/>
                        <wps:cNvSpPr>
                          <a:spLocks noChangeArrowheads="1"/>
                        </wps:cNvSpPr>
                        <wps:spPr bwMode="auto">
                          <a:xfrm>
                            <a:off x="5361940" y="866775"/>
                            <a:ext cx="595630" cy="11430"/>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7" name="Rectangle 762"/>
                        <wps:cNvSpPr>
                          <a:spLocks noChangeArrowheads="1"/>
                        </wps:cNvSpPr>
                        <wps:spPr bwMode="auto">
                          <a:xfrm>
                            <a:off x="5361940" y="878205"/>
                            <a:ext cx="595630" cy="11430"/>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8" name="Rectangle 763"/>
                        <wps:cNvSpPr>
                          <a:spLocks noChangeArrowheads="1"/>
                        </wps:cNvSpPr>
                        <wps:spPr bwMode="auto">
                          <a:xfrm>
                            <a:off x="5361940" y="889635"/>
                            <a:ext cx="595630" cy="5715"/>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9" name="Rectangle 764"/>
                        <wps:cNvSpPr>
                          <a:spLocks noChangeArrowheads="1"/>
                        </wps:cNvSpPr>
                        <wps:spPr bwMode="auto">
                          <a:xfrm>
                            <a:off x="5361940" y="895350"/>
                            <a:ext cx="595630" cy="17780"/>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0" name="Rectangle 765"/>
                        <wps:cNvSpPr>
                          <a:spLocks noChangeArrowheads="1"/>
                        </wps:cNvSpPr>
                        <wps:spPr bwMode="auto">
                          <a:xfrm>
                            <a:off x="5361940" y="913130"/>
                            <a:ext cx="595630" cy="5715"/>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1" name="Rectangle 766"/>
                        <wps:cNvSpPr>
                          <a:spLocks noChangeArrowheads="1"/>
                        </wps:cNvSpPr>
                        <wps:spPr bwMode="auto">
                          <a:xfrm>
                            <a:off x="5361940" y="918845"/>
                            <a:ext cx="595630" cy="17145"/>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2" name="Rectangle 767"/>
                        <wps:cNvSpPr>
                          <a:spLocks noChangeArrowheads="1"/>
                        </wps:cNvSpPr>
                        <wps:spPr bwMode="auto">
                          <a:xfrm>
                            <a:off x="5361940" y="935990"/>
                            <a:ext cx="595630" cy="11430"/>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3" name="Rectangle 768"/>
                        <wps:cNvSpPr>
                          <a:spLocks noChangeArrowheads="1"/>
                        </wps:cNvSpPr>
                        <wps:spPr bwMode="auto">
                          <a:xfrm>
                            <a:off x="5361940" y="947420"/>
                            <a:ext cx="595630" cy="11430"/>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4" name="Rectangle 769"/>
                        <wps:cNvSpPr>
                          <a:spLocks noChangeArrowheads="1"/>
                        </wps:cNvSpPr>
                        <wps:spPr bwMode="auto">
                          <a:xfrm>
                            <a:off x="5361940" y="958850"/>
                            <a:ext cx="595630" cy="12065"/>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5" name="Rectangle 770"/>
                        <wps:cNvSpPr>
                          <a:spLocks noChangeArrowheads="1"/>
                        </wps:cNvSpPr>
                        <wps:spPr bwMode="auto">
                          <a:xfrm>
                            <a:off x="5361940" y="970915"/>
                            <a:ext cx="595630" cy="11430"/>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 name="Rectangle 771"/>
                        <wps:cNvSpPr>
                          <a:spLocks noChangeArrowheads="1"/>
                        </wps:cNvSpPr>
                        <wps:spPr bwMode="auto">
                          <a:xfrm>
                            <a:off x="5361940" y="982345"/>
                            <a:ext cx="595630" cy="17145"/>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7" name="Rectangle 772"/>
                        <wps:cNvSpPr>
                          <a:spLocks noChangeArrowheads="1"/>
                        </wps:cNvSpPr>
                        <wps:spPr bwMode="auto">
                          <a:xfrm>
                            <a:off x="5361940" y="999490"/>
                            <a:ext cx="595630" cy="5715"/>
                          </a:xfrm>
                          <a:prstGeom prst="rect">
                            <a:avLst/>
                          </a:prstGeom>
                          <a:solidFill>
                            <a:srgbClr val="AD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8" name="Rectangle 773"/>
                        <wps:cNvSpPr>
                          <a:spLocks noChangeArrowheads="1"/>
                        </wps:cNvSpPr>
                        <wps:spPr bwMode="auto">
                          <a:xfrm>
                            <a:off x="5361940" y="1005205"/>
                            <a:ext cx="595630" cy="17145"/>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9" name="Rectangle 774"/>
                        <wps:cNvSpPr>
                          <a:spLocks noChangeArrowheads="1"/>
                        </wps:cNvSpPr>
                        <wps:spPr bwMode="auto">
                          <a:xfrm>
                            <a:off x="5361940" y="1022350"/>
                            <a:ext cx="595630" cy="5715"/>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0" name="Rectangle 775"/>
                        <wps:cNvSpPr>
                          <a:spLocks noChangeArrowheads="1"/>
                        </wps:cNvSpPr>
                        <wps:spPr bwMode="auto">
                          <a:xfrm>
                            <a:off x="5361940" y="1028065"/>
                            <a:ext cx="595630" cy="6350"/>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1" name="Rectangle 776"/>
                        <wps:cNvSpPr>
                          <a:spLocks noChangeArrowheads="1"/>
                        </wps:cNvSpPr>
                        <wps:spPr bwMode="auto">
                          <a:xfrm>
                            <a:off x="5361940" y="1034415"/>
                            <a:ext cx="595630" cy="17145"/>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2" name="Rectangle 777"/>
                        <wps:cNvSpPr>
                          <a:spLocks noChangeArrowheads="1"/>
                        </wps:cNvSpPr>
                        <wps:spPr bwMode="auto">
                          <a:xfrm>
                            <a:off x="5361940" y="1051560"/>
                            <a:ext cx="595630" cy="11430"/>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3" name="Rectangle 778"/>
                        <wps:cNvSpPr>
                          <a:spLocks noChangeArrowheads="1"/>
                        </wps:cNvSpPr>
                        <wps:spPr bwMode="auto">
                          <a:xfrm>
                            <a:off x="5361940" y="1062990"/>
                            <a:ext cx="595630" cy="22860"/>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 name="Rectangle 779"/>
                        <wps:cNvSpPr>
                          <a:spLocks noChangeArrowheads="1"/>
                        </wps:cNvSpPr>
                        <wps:spPr bwMode="auto">
                          <a:xfrm>
                            <a:off x="5361940" y="1085850"/>
                            <a:ext cx="595630" cy="17780"/>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5" name="Rectangle 780"/>
                        <wps:cNvSpPr>
                          <a:spLocks noChangeArrowheads="1"/>
                        </wps:cNvSpPr>
                        <wps:spPr bwMode="auto">
                          <a:xfrm>
                            <a:off x="5361940" y="1103630"/>
                            <a:ext cx="595630" cy="17145"/>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6" name="Rectangle 781"/>
                        <wps:cNvSpPr>
                          <a:spLocks noChangeArrowheads="1"/>
                        </wps:cNvSpPr>
                        <wps:spPr bwMode="auto">
                          <a:xfrm>
                            <a:off x="5361940" y="1120775"/>
                            <a:ext cx="595630" cy="29210"/>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7" name="Rectangle 782"/>
                        <wps:cNvSpPr>
                          <a:spLocks noChangeArrowheads="1"/>
                        </wps:cNvSpPr>
                        <wps:spPr bwMode="auto">
                          <a:xfrm>
                            <a:off x="5361940" y="1149985"/>
                            <a:ext cx="595630" cy="17145"/>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8" name="Rectangle 783"/>
                        <wps:cNvSpPr>
                          <a:spLocks noChangeArrowheads="1"/>
                        </wps:cNvSpPr>
                        <wps:spPr bwMode="auto">
                          <a:xfrm>
                            <a:off x="5361940" y="1167130"/>
                            <a:ext cx="595630" cy="34290"/>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9" name="Rectangle 784"/>
                        <wps:cNvSpPr>
                          <a:spLocks noChangeArrowheads="1"/>
                        </wps:cNvSpPr>
                        <wps:spPr bwMode="auto">
                          <a:xfrm>
                            <a:off x="5361940" y="1201420"/>
                            <a:ext cx="595630" cy="12065"/>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0" name="Rectangle 785"/>
                        <wps:cNvSpPr>
                          <a:spLocks noChangeArrowheads="1"/>
                        </wps:cNvSpPr>
                        <wps:spPr bwMode="auto">
                          <a:xfrm>
                            <a:off x="5361940" y="1213485"/>
                            <a:ext cx="595630" cy="22860"/>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1" name="Rectangle 786"/>
                        <wps:cNvSpPr>
                          <a:spLocks noChangeArrowheads="1"/>
                        </wps:cNvSpPr>
                        <wps:spPr bwMode="auto">
                          <a:xfrm>
                            <a:off x="5361940" y="1236345"/>
                            <a:ext cx="595630" cy="46355"/>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2" name="Rectangle 787"/>
                        <wps:cNvSpPr>
                          <a:spLocks noChangeArrowheads="1"/>
                        </wps:cNvSpPr>
                        <wps:spPr bwMode="auto">
                          <a:xfrm>
                            <a:off x="5367020" y="573405"/>
                            <a:ext cx="589915" cy="709930"/>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3" name="Rectangle 788"/>
                        <wps:cNvSpPr>
                          <a:spLocks noChangeArrowheads="1"/>
                        </wps:cNvSpPr>
                        <wps:spPr bwMode="auto">
                          <a:xfrm>
                            <a:off x="5534660" y="673735"/>
                            <a:ext cx="2622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Host </w:t>
                              </w:r>
                            </w:p>
                          </w:txbxContent>
                        </wps:txbx>
                        <wps:bodyPr rot="0" vert="horz" wrap="none" lIns="0" tIns="0" rIns="0" bIns="0" anchor="t" anchorCtr="0">
                          <a:spAutoFit/>
                        </wps:bodyPr>
                      </wps:wsp>
                      <wps:wsp>
                        <wps:cNvPr id="784" name="Rectangle 789"/>
                        <wps:cNvSpPr>
                          <a:spLocks noChangeArrowheads="1"/>
                        </wps:cNvSpPr>
                        <wps:spPr bwMode="auto">
                          <a:xfrm>
                            <a:off x="5412105" y="840105"/>
                            <a:ext cx="5086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interface  </w:t>
                              </w:r>
                            </w:p>
                          </w:txbxContent>
                        </wps:txbx>
                        <wps:bodyPr rot="0" vert="horz" wrap="none" lIns="0" tIns="0" rIns="0" bIns="0" anchor="t" anchorCtr="0">
                          <a:spAutoFit/>
                        </wps:bodyPr>
                      </wps:wsp>
                      <wps:wsp>
                        <wps:cNvPr id="785" name="Rectangle 790"/>
                        <wps:cNvSpPr>
                          <a:spLocks noChangeArrowheads="1"/>
                        </wps:cNvSpPr>
                        <wps:spPr bwMode="auto">
                          <a:xfrm>
                            <a:off x="5589270" y="1006475"/>
                            <a:ext cx="1524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b/>
                                  <w:bCs/>
                                  <w:color w:val="000000"/>
                                </w:rPr>
                                <w:t>FD</w:t>
                              </w:r>
                            </w:p>
                          </w:txbxContent>
                        </wps:txbx>
                        <wps:bodyPr rot="0" vert="horz" wrap="none" lIns="0" tIns="0" rIns="0" bIns="0" anchor="t" anchorCtr="0">
                          <a:spAutoFit/>
                        </wps:bodyPr>
                      </wps:wsp>
                      <wps:wsp>
                        <wps:cNvPr id="786" name="Freeform 791"/>
                        <wps:cNvSpPr>
                          <a:spLocks/>
                        </wps:cNvSpPr>
                        <wps:spPr bwMode="auto">
                          <a:xfrm>
                            <a:off x="1372235" y="1392555"/>
                            <a:ext cx="4678045" cy="240030"/>
                          </a:xfrm>
                          <a:custGeom>
                            <a:avLst/>
                            <a:gdLst>
                              <a:gd name="T0" fmla="*/ 7367 w 7367"/>
                              <a:gd name="T1" fmla="*/ 0 h 378"/>
                              <a:gd name="T2" fmla="*/ 0 w 7367"/>
                              <a:gd name="T3" fmla="*/ 0 h 378"/>
                              <a:gd name="T4" fmla="*/ 736 w 7367"/>
                              <a:gd name="T5" fmla="*/ 378 h 378"/>
                              <a:gd name="T6" fmla="*/ 6630 w 7367"/>
                              <a:gd name="T7" fmla="*/ 378 h 378"/>
                              <a:gd name="T8" fmla="*/ 7367 w 7367"/>
                              <a:gd name="T9" fmla="*/ 0 h 378"/>
                            </a:gdLst>
                            <a:ahLst/>
                            <a:cxnLst>
                              <a:cxn ang="0">
                                <a:pos x="T0" y="T1"/>
                              </a:cxn>
                              <a:cxn ang="0">
                                <a:pos x="T2" y="T3"/>
                              </a:cxn>
                              <a:cxn ang="0">
                                <a:pos x="T4" y="T5"/>
                              </a:cxn>
                              <a:cxn ang="0">
                                <a:pos x="T6" y="T7"/>
                              </a:cxn>
                              <a:cxn ang="0">
                                <a:pos x="T8" y="T9"/>
                              </a:cxn>
                            </a:cxnLst>
                            <a:rect l="0" t="0" r="r" b="b"/>
                            <a:pathLst>
                              <a:path w="7367" h="378">
                                <a:moveTo>
                                  <a:pt x="7367" y="0"/>
                                </a:moveTo>
                                <a:lnTo>
                                  <a:pt x="0" y="0"/>
                                </a:lnTo>
                                <a:lnTo>
                                  <a:pt x="736" y="378"/>
                                </a:lnTo>
                                <a:lnTo>
                                  <a:pt x="6630" y="378"/>
                                </a:lnTo>
                                <a:lnTo>
                                  <a:pt x="7367"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7" name="Freeform 792"/>
                        <wps:cNvSpPr>
                          <a:spLocks/>
                        </wps:cNvSpPr>
                        <wps:spPr bwMode="auto">
                          <a:xfrm>
                            <a:off x="1372235" y="1392555"/>
                            <a:ext cx="4678045" cy="240030"/>
                          </a:xfrm>
                          <a:custGeom>
                            <a:avLst/>
                            <a:gdLst>
                              <a:gd name="T0" fmla="*/ 7367 w 7367"/>
                              <a:gd name="T1" fmla="*/ 0 h 378"/>
                              <a:gd name="T2" fmla="*/ 0 w 7367"/>
                              <a:gd name="T3" fmla="*/ 0 h 378"/>
                              <a:gd name="T4" fmla="*/ 736 w 7367"/>
                              <a:gd name="T5" fmla="*/ 378 h 378"/>
                              <a:gd name="T6" fmla="*/ 6630 w 7367"/>
                              <a:gd name="T7" fmla="*/ 378 h 378"/>
                              <a:gd name="T8" fmla="*/ 7367 w 7367"/>
                              <a:gd name="T9" fmla="*/ 0 h 378"/>
                            </a:gdLst>
                            <a:ahLst/>
                            <a:cxnLst>
                              <a:cxn ang="0">
                                <a:pos x="T0" y="T1"/>
                              </a:cxn>
                              <a:cxn ang="0">
                                <a:pos x="T2" y="T3"/>
                              </a:cxn>
                              <a:cxn ang="0">
                                <a:pos x="T4" y="T5"/>
                              </a:cxn>
                              <a:cxn ang="0">
                                <a:pos x="T6" y="T7"/>
                              </a:cxn>
                              <a:cxn ang="0">
                                <a:pos x="T8" y="T9"/>
                              </a:cxn>
                            </a:cxnLst>
                            <a:rect l="0" t="0" r="r" b="b"/>
                            <a:pathLst>
                              <a:path w="7367" h="378">
                                <a:moveTo>
                                  <a:pt x="7367" y="0"/>
                                </a:moveTo>
                                <a:lnTo>
                                  <a:pt x="0" y="0"/>
                                </a:lnTo>
                                <a:lnTo>
                                  <a:pt x="736" y="378"/>
                                </a:lnTo>
                                <a:lnTo>
                                  <a:pt x="6630" y="378"/>
                                </a:lnTo>
                                <a:lnTo>
                                  <a:pt x="7367"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 name="Rectangle 789"/>
                        <wps:cNvSpPr>
                          <a:spLocks noChangeArrowheads="1"/>
                        </wps:cNvSpPr>
                        <wps:spPr bwMode="auto">
                          <a:xfrm>
                            <a:off x="2007235" y="592510"/>
                            <a:ext cx="567055" cy="755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sidP="00EB198F">
                              <w:r>
                                <w:t xml:space="preserve">    Host Interface</w:t>
                              </w:r>
                            </w:p>
                            <w:p w:rsidR="001E7BFF" w:rsidRPr="00EB198F" w:rsidRDefault="001E7BFF" w:rsidP="00EB198F">
                              <w:pPr>
                                <w:jc w:val="center"/>
                                <w:rPr>
                                  <w:b/>
                                  <w:bCs/>
                                </w:rPr>
                              </w:pPr>
                              <w:r w:rsidRPr="00EB198F">
                                <w:rPr>
                                  <w:b/>
                                  <w:bCs/>
                                </w:rPr>
                                <w:t>Port</w:t>
                              </w:r>
                            </w:p>
                          </w:txbxContent>
                        </wps:txbx>
                        <wps:bodyPr rot="0" vert="horz" wrap="square" lIns="0" tIns="0" rIns="0" bIns="0" anchor="t" anchorCtr="0">
                          <a:spAutoFit/>
                        </wps:bodyPr>
                      </wps:wsp>
                    </wpc:wpc>
                  </a:graphicData>
                </a:graphic>
              </wp:inline>
            </w:drawing>
          </mc:Choice>
          <mc:Fallback>
            <w:pict>
              <v:group id="Canvas 788" o:spid="_x0000_s1026" editas="canvas" style="width:538.35pt;height:393.5pt;mso-position-horizontal-relative:char;mso-position-vertical-relative:line" coordsize="68370,4997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">
                <v:shape id="_x0000_s1027" type="#_x0000_t75" style="position:absolute;width:68370;height:49974;visibility:visible;mso-wrap-style:square">
                  <v:fill o:detectmouseclick="t"/>
                  <v:path o:connecttype="none"/>
                </v:shape>
                <v:group id="Group 207" o:spid="_x0000_s1028" style="position:absolute;left:1447;top:16637;width:65259;height:31750" coordorigin="228,2620" coordsize="10277,5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Picture 7" o:spid="_x0000_s1029" type="#_x0000_t75" style="position:absolute;left:8818;top:6169;width:1648;height:1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0ul/DAAAA2gAAAA8AAABkcnMvZG93bnJldi54bWxEj1FrwjAUhd+F/YdwB3vTdA7d7EzLEARF&#10;EOz2A67NXdKtuSlN1Prvl4Hg4+Gc8x3OshxcK87Uh8azgudJBoK49rpho+Drcz1+AxEissbWMym4&#10;UoCyeBgtMdf+wgc6V9GIBOGQowIbY5dLGWpLDsPEd8TJ+/a9w5hkb6Tu8ZLgrpXTLJtLhw2nBYsd&#10;rSzVv9XJKdi6Wbc/vK6nzY8/mkUwu70ddko9PQ4f7yAiDfEevrU3WsEL/F9JN0AW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rS6X8MAAADaAAAADwAAAAAAAAAAAAAAAACf&#10;AgAAZHJzL2Rvd25yZXYueG1sUEsFBgAAAAAEAAQA9wAAAI8DAAAAAA==&#10;">
                    <v:imagedata r:id="rId69" o:title=""/>
                  </v:shape>
                  <v:shape id="Picture 8" o:spid="_x0000_s1030" type="#_x0000_t75" style="position:absolute;left:8818;top:6169;width:1648;height:1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5zuvEAAAA2gAAAA8AAABkcnMvZG93bnJldi54bWxEj9FqwkAURN8F/2G5Qt90t1pCSLORIijF&#10;YsHUD7jN3ibB7N2QXTXt13cLBR+HmTnD5OvRduJKg28da3hcKBDElTMt1xpOH9t5CsIHZIOdY9Lw&#10;TR7WxXSSY2bcjY90LUMtIoR9hhqaEPpMSl81ZNEvXE8cvS83WAxRDrU0A94i3HZyqVQiLbYcFxrs&#10;adNQdS4vVsP+tNrtyK8+Nz9d8v623KvDIT1r/TAbX55BBBrDPfzffjUanuDvSrwBsvg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5zuvEAAAA2gAAAA8AAAAAAAAAAAAAAAAA&#10;nwIAAGRycy9kb3ducmV2LnhtbFBLBQYAAAAABAAEAPcAAACQAwAAAAA=&#10;">
                    <v:imagedata r:id="rId70" o:title=""/>
                  </v:shape>
                  <v:rect id="Rectangle 9" o:spid="_x0000_s1031" style="position:absolute;left:8808;top:6160;width:1622;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tkacQA&#10;AADaAAAADwAAAGRycy9kb3ducmV2LnhtbESPT2vCQBTE7wW/w/IEL6FuqlRsdBUrit780+L5kX0m&#10;wezbkF1N9NO7QqHHYWZ+w0znrSnFjWpXWFbw0Y9BEKdWF5wp+P1Zv49BOI+ssbRMCu7kYD7rvE0x&#10;0bbhA92OPhMBwi5BBbn3VSKlS3My6Pq2Ig7e2dYGfZB1JnWNTYCbUg7ieCQNFhwWcqxomVN6OV6N&#10;gqganr6bx34b7dbxfbU5Hb6yqFWq120XExCeWv8f/mtvtYJPeF0JN0D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bZGnEAAAA2gAAAA8AAAAAAAAAAAAAAAAAmAIAAGRycy9k&#10;b3ducmV2LnhtbFBLBQYAAAAABAAEAPUAAACJAwAAAAA=&#10;" fillcolor="#bfbfbf" stroked="f"/>
                  <v:rect id="Rectangle 10" o:spid="_x0000_s1032" style="position:absolute;left:8808;top:6451;width:1622;height: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0z0MEA&#10;AADaAAAADwAAAGRycy9kb3ducmV2LnhtbESPT4vCMBTE7wt+h/AEb2u6ClWqqSyCsIte/AN7fdu8&#10;NsXmpTRR67c3guBxmJnfMMtVbxtxpc7XjhV8jRMQxIXTNVcKTsfN5xyED8gaG8ek4E4eVvngY4mZ&#10;djfe0/UQKhEh7DNUYEJoMyl9YciiH7uWOHql6yyGKLtK6g5vEW4bOUmSVFqsOS4YbGltqDgfLlbB&#10;76Teln92jZd0qp2h3Wwza/+VGg377wWIQH14h1/tH60gheeVeANk/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NM9DBAAAA2gAAAA8AAAAAAAAAAAAAAAAAmAIAAGRycy9kb3du&#10;cmV2LnhtbFBLBQYAAAAABAAEAPUAAACGAwAAAAA=&#10;" fillcolor="#bdbdbd" stroked="f"/>
                  <v:rect id="Rectangle 11" o:spid="_x0000_s1033" style="position:absolute;left:8808;top:6614;width:1622;height: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IvxsQA&#10;AADaAAAADwAAAGRycy9kb3ducmV2LnhtbESPQWvCQBSE70L/w/IKvemmHlRSN6FYijkIVlPq9ZF9&#10;Jml334bsVqO/3i0IPQ4z8w2zzAdrxIl63zpW8DxJQBBXTrdcK/gs38cLED4gazSOScGFPOTZw2iJ&#10;qXZn3tFpH2oRIexTVNCE0KVS+qohi37iOuLoHV1vMUTZ11L3eI5wa+Q0SWbSYstxocGOVg1VP/tf&#10;q2BLhy+zLj6KzbeeX4KZXU25elPq6XF4fQERaAj/4Xu70Arm8Hcl3gC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yL8bEAAAA2gAAAA8AAAAAAAAAAAAAAAAAmAIAAGRycy9k&#10;b3ducmV2LnhtbFBLBQYAAAAABAAEAPUAAACJAwAAAAA=&#10;" fillcolor="#bbb" stroked="f"/>
                  <v:rect id="Rectangle 12" o:spid="_x0000_s1034" style="position:absolute;left:8808;top:6751;width:1622;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str8A&#10;AADaAAAADwAAAGRycy9kb3ducmV2LnhtbERPy4rCMBTdC/5DuII7TXUxaG0qw6AyboTxsb/T3GlL&#10;m5vaRI1/bxYDLg/nna2DacWdeldbVjCbJiCIC6trLhWcT9vJAoTzyBpby6TgSQ7W+XCQYartg3/o&#10;fvSliCHsUlRQed+lUrqiIoNuajviyP3Z3qCPsC+l7vERw00r50nyIQ3WHBsq7OiroqI53oyCwmzD&#10;svw94G23uczD7rpp9pdGqfEofK5AeAr+Lf53f2sFcWu8Em+Az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MKy2vwAAANoAAAAPAAAAAAAAAAAAAAAAAJgCAABkcnMvZG93bnJl&#10;di54bWxQSwUGAAAAAAQABAD1AAAAhAMAAAAA&#10;" fillcolor="#b9b9b9" stroked="f"/>
                  <v:rect id="Rectangle 13" o:spid="_x0000_s1035" style="position:absolute;left:8808;top:6860;width:1622;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e4BMMA&#10;AADaAAAADwAAAGRycy9kb3ducmV2LnhtbESPQWvCQBSE7wX/w/IEb3VTA62N2YhY1B6tLZ4f2dds&#10;SPZtzG5j/PfdQsHjMDPfMPl6tK0YqPe1YwVP8wQEcel0zZWCr8/d4xKED8gaW8ek4EYe1sXkIcdM&#10;uyt/0HAKlYgQ9hkqMCF0mZS+NGTRz11HHL1v11sMUfaV1D1eI9y2cpEkz9JizXHBYEdbQ2Vz+rEK&#10;0nQ4X5bHW2O6pj3u3y6HzYtMlZpNx80KRKAx3MP/7Xet4BX+rsQbI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e4BMMAAADaAAAADwAAAAAAAAAAAAAAAACYAgAAZHJzL2Rv&#10;d25yZXYueG1sUEsFBgAAAAAEAAQA9QAAAIgDAAAAAA==&#10;" fillcolor="#b7b7b7" stroked="f"/>
                  <v:rect id="Rectangle 14" o:spid="_x0000_s1036" style="position:absolute;left:8808;top:6969;width:1622;height: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yA2cYA&#10;AADbAAAADwAAAGRycy9kb3ducmV2LnhtbESPT0vDQBDF70K/wzIFb3ZTEQmx22JbiiIe7B/wOmTH&#10;JG12NuyuSfTTOwehtxnem/d+s1iNrlU9hdh4NjCfZaCIS28brgycjru7HFRMyBZbz2TghyKslpOb&#10;BRbWD7yn/pAqJSEcCzRQp9QVWseyJodx5jti0b58cJhkDZW2AQcJd62+z7JH7bBhaaixo01N5eXw&#10;7QycP7cv62542H2E8tzn29/3o37Ljbmdjs9PoBKN6Wr+v361gi/08osMo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yA2cYAAADbAAAADwAAAAAAAAAAAAAAAACYAgAAZHJz&#10;L2Rvd25yZXYueG1sUEsFBgAAAAAEAAQA9QAAAIsDAAAAAA==&#10;" fillcolor="#b5b5b5" stroked="f"/>
                  <v:rect id="Rectangle 15" o:spid="_x0000_s1037" style="position:absolute;left:8808;top:7097;width:1622;height: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kEy8EA&#10;AADbAAAADwAAAGRycy9kb3ducmV2LnhtbERPTYvCMBC9C/sfwizsTVP34Eo1igire1hRqxdvQzO2&#10;1WZSmtjWf28Ewds83udM550pRUO1KywrGA4iEMSp1QVnCo6H3/4YhPPIGkvLpOBODuazj94UY21b&#10;3lOT+EyEEHYxKsi9r2IpXZqTQTewFXHgzrY26AOsM6lrbEO4KeV3FI2kwYJDQ44VLXNKr8nNKKDL&#10;6U7tcrs+RrvVKF39bBr/v1Hq67NbTEB46vxb/HL/6TB/CM9fwgF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ZBMvBAAAA2wAAAA8AAAAAAAAAAAAAAAAAmAIAAGRycy9kb3du&#10;cmV2LnhtbFBLBQYAAAAABAAEAPUAAACGAwAAAAA=&#10;" fillcolor="#b3b3b3" stroked="f"/>
                  <v:rect id="Rectangle 16" o:spid="_x0000_s1038" style="position:absolute;left:8808;top:7260;width:1622;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A4S8EA&#10;AADbAAAADwAAAGRycy9kb3ducmV2LnhtbERPS0vDQBC+C/0Pywi9mY0pFkm7DaVY2qtNQL0N2cmD&#10;ZGdDdk3Sf+8Kgrf5+J6zzxbTi4lG11pW8BzFIIhLq1uuFRT5+ekVhPPIGnvLpOBODrLD6mGPqbYz&#10;v9N087UIIexSVNB4P6RSurIhgy6yA3HgKjsa9AGOtdQjziHc9DKJ46002HJoaHCgU0Nld/s2Ci7d&#10;2+bzK1+qnOy8Lap2qOjjRan143LcgfC0+H/xn/uqw/wEfn8JB8jD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gOEvBAAAA2wAAAA8AAAAAAAAAAAAAAAAAmAIAAGRycy9kb3du&#10;cmV2LnhtbFBLBQYAAAAABAAEAPUAAACGAwAAAAA=&#10;" fillcolor="#b0b0b0" stroked="f"/>
                  <v:rect id="Rectangle 17" o:spid="_x0000_s1039" style="position:absolute;left:8814;top:6165;width:1620;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mcXcAA&#10;AADbAAAADwAAAGRycy9kb3ducmV2LnhtbERPTYvCMBC9L/gfwgh7W1N3UaQaRQXBw160FfE2NGNb&#10;bCalydbsvzeC4G0e73MWq2Aa0VPnassKxqMEBHFhdc2lgjzbfc1AOI+ssbFMCv7JwWo5+Fhgqu2d&#10;D9QffSliCLsUFVTet6mUrqjIoBvZljhyV9sZ9BF2pdQd3mO4aeR3kkylwZpjQ4UtbSsqbsc/oyDc&#10;zOaS5ZN6G+Th9Ns7nRVnr9TnMKznIDwF/xa/3Hsd5//A85d4gF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NmcXcAAAADbAAAADwAAAAAAAAAAAAAAAACYAgAAZHJzL2Rvd25y&#10;ZXYueG1sUEsFBgAAAAAEAAQA9QAAAIUDAAAAAA==&#10;" filled="f" strokecolor="#404040" strokeweight=".45pt">
                    <v:stroke joinstyle="round" endcap="round"/>
                  </v:rect>
                  <v:rect id="Rectangle 18" o:spid="_x0000_s1040" style="position:absolute;left:9223;top:6671;width:834;height:5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Qgb4A&#10;AADbAAAADwAAAGRycy9kb3ducmV2LnhtbERP24rCMBB9F/Yfwiz4ZtMVEa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sNEIG+AAAA2wAAAA8AAAAAAAAAAAAAAAAAmAIAAGRycy9kb3ducmV2&#10;LnhtbFBLBQYAAAAABAAEAPUAAACDAwAAAAA=&#10;" filled="f" stroked="f">
                    <v:textbox style="mso-fit-shape-to-text:t" inset="0,0,0,0">
                      <w:txbxContent>
                        <w:p w:rsidR="001E7BFF" w:rsidRDefault="001E7BFF">
                          <w:r>
                            <w:rPr>
                              <w:rFonts w:ascii="Calibri" w:hAnsi="Calibri" w:cs="Calibri"/>
                              <w:color w:val="000000"/>
                              <w:sz w:val="30"/>
                              <w:szCs w:val="30"/>
                            </w:rPr>
                            <w:t xml:space="preserve">Router </w:t>
                          </w:r>
                        </w:p>
                      </w:txbxContent>
                    </v:textbox>
                  </v:rect>
                  <v:shape id="Picture 19" o:spid="_x0000_s1041" type="#_x0000_t75" style="position:absolute;left:237;top:6305;width:1394;height: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FCc+/AAAA2wAAAA8AAABkcnMvZG93bnJldi54bWxET01rwzAMvQ/6H4wKva1OR7eWNE4pgcCu&#10;68ZgNxGrcWgsp7aTZv9+Hgx20+N9qjjOthcT+dA5VrBZZyCIG6c7bhV8vNePexAhImvsHZOCbwpw&#10;LBcPBeba3fmNpnNsRQrhkKMCE+OQSxkaQxbD2g3Eibs4bzEm6FupPd5TuO3lU5a9SIsdpwaDA1WG&#10;mut5tAr8jsjtpk8/jtt6unE18MZ8KbVazqcDiEhz/Bf/uV91mv8Mv7+kA2T5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QxQnPvwAAANsAAAAPAAAAAAAAAAAAAAAAAJ8CAABk&#10;cnMvZG93bnJldi54bWxQSwUGAAAAAAQABAD3AAAAiwMAAAAA&#10;">
                    <v:imagedata r:id="rId71" o:title=""/>
                  </v:shape>
                  <v:shape id="Picture 20" o:spid="_x0000_s1042" type="#_x0000_t75" style="position:absolute;left:237;top:6305;width:1394;height: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Hul7DAAAA2wAAAA8AAABkcnMvZG93bnJldi54bWxET01rwkAQvRf8D8sI3upGI6GkrpJYCl5a&#10;aOyhxyE7zcZmZ0N2jfHfu4VCb/N4n7PdT7YTIw2+daxgtUxAENdOt9wo+Dy9Pj6B8AFZY+eYFNzI&#10;w343e9hirt2VP2isQiNiCPscFZgQ+lxKXxuy6JeuJ47ctxsshgiHRuoBrzHcdnKdJJm02HJsMNjT&#10;wVD9U12sgvS86Tdv76bMLl9lQenhdK6rF6UW86l4BhFoCv/iP/dRx/kZ/P4SD5C7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oe6XsMAAADbAAAADwAAAAAAAAAAAAAAAACf&#10;AgAAZHJzL2Rvd25yZXYueG1sUEsFBgAAAAAEAAQA9wAAAI8DAAAAAA==&#10;">
                    <v:imagedata r:id="rId72" o:title=""/>
                  </v:shape>
                  <v:rect id="Rectangle 21" o:spid="_x0000_s1043" style="position:absolute;left:228;top:6287;width:136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YdAsIA&#10;AADbAAAADwAAAGRycy9kb3ducmV2LnhtbERPS2vCQBC+F/wPywheQt1UodroKlYUvflo8TxkxySY&#10;nQ3Z1UR/vSsUepuP7znTeWtKcaPaFZYVfPRjEMSp1QVnCn5/1u9jEM4jaywtk4I7OZjPOm9TTLRt&#10;+EC3o89ECGGXoILc+yqR0qU5GXR9WxEH7mxrgz7AOpO6xiaEm1IO4vhTGiw4NORY0TKn9HK8GgVR&#10;NTx9N4/9Ntqt4/tqczp8ZVGrVK/bLiYgPLX+X/zn3uowfwSvX8IB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ph0CwgAAANsAAAAPAAAAAAAAAAAAAAAAAJgCAABkcnMvZG93&#10;bnJldi54bWxQSwUGAAAAAAQABAD1AAAAhwMAAAAA&#10;" fillcolor="#bfbfbf" stroked="f"/>
                  <v:rect id="Rectangle 22" o:spid="_x0000_s1044" style="position:absolute;left:228;top:6351;width:1366;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3o+sYA&#10;AADbAAAADwAAAGRycy9kb3ducmV2LnhtbESPQW/CMAyF75P4D5GRuI0UDmgqBDSBkJg4bAPEdrQa&#10;03Q0TtdkUPj182HSbrbe83ufZ4vO1+pCbawCGxgNM1DERbAVlwYO+/XjE6iYkC3WgcnAjSIs5r2H&#10;GeY2XPmdLrtUKgnhmKMBl1KTax0LRx7jMDTEop1C6zHJ2pbatniVcF/rcZZNtMeKpcFhQ0tHxXn3&#10;4w1sv1z4bI73l9PH6HW9mrwdUX+PjRn0u+cpqERd+jf/XW+s4Aus/CID6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3o+sYAAADbAAAADwAAAAAAAAAAAAAAAACYAgAAZHJz&#10;L2Rvd25yZXYueG1sUEsFBgAAAAAEAAQA9QAAAIsDAAAAAA==&#10;" fillcolor="#bebebe" stroked="f"/>
                  <v:rect id="Rectangle 23" o:spid="_x0000_s1045" style="position:absolute;left:228;top:6414;width:1366;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3rcsEA&#10;AADbAAAADwAAAGRycy9kb3ducmV2LnhtbERPyWrDMBC9B/oPYgq5JXJTyOJaNiUQaGgvTQq9Tqyx&#10;ZWqNjKXYzt9HhUJv83jrZMVkWzFQ7xvHCp6WCQji0umGawVf58NiC8IHZI2tY1JwIw9F/jDLMNVu&#10;5E8aTqEWMYR9igpMCF0qpS8NWfRL1xFHrnK9xRBhX0vd4xjDbStXSbKWFhuODQY72hsqf05Xq+C4&#10;at6rb7vH6/pZO0Mfm8Omuyg1f5xeX0AEmsK/+M/9puP8Hfz+Eg+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3t63LBAAAA2wAAAA8AAAAAAAAAAAAAAAAAmAIAAGRycy9kb3du&#10;cmV2LnhtbFBLBQYAAAAABAAEAPUAAACGAwAAAAA=&#10;" fillcolor="#bdbdbd" stroked="f"/>
                  <v:rect id="Rectangle 24" o:spid="_x0000_s1046" style="position:absolute;left:228;top:6451;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FhPMIA&#10;AADbAAAADwAAAGRycy9kb3ducmV2LnhtbERPy2rCQBTdC/7DcIVuRCe6KJI6huCLLoqkVqHL28w1&#10;CcncCZmpSf/eWQhdHs57nQymEXfqXGVZwWIegSDOra64UHD5OsxWIJxH1thYJgV/5CDZjEdrjLXt&#10;+ZPuZ1+IEMIuRgWl920spctLMujmtiUO3M12Bn2AXSF1h30IN41cRtGrNFhxaCixpW1JeX3+NQqy&#10;7X7H3/W0uvLH/nbM0vr04y5KvUyG9A2Ep8H/i5/ud61gGdaHL+E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QWE8wgAAANsAAAAPAAAAAAAAAAAAAAAAAJgCAABkcnMvZG93&#10;bnJldi54bWxQSwUGAAAAAAQABAD1AAAAhwMAAAAA&#10;" fillcolor="#bcbcbc" stroked="f"/>
                  <v:rect id="Rectangle 25" o:spid="_x0000_s1047" style="position:absolute;left:228;top:6478;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zIm8QA&#10;AADbAAAADwAAAGRycy9kb3ducmV2LnhtbESPQWvCQBSE70L/w/IK3nSjByvRVcRSzEFoNaVeH9nX&#10;JHX3bciuGv31bkHwOMzMN8x82VkjztT62rGC0TABQVw4XXOp4Dv/GExB+ICs0TgmBVfysFy89OaY&#10;anfhHZ33oRQRwj5FBVUITSqlLyqy6IeuIY7er2sthijbUuoWLxFujRwnyURarDkuVNjQuqLiuD9Z&#10;BZ90+DGb7Cvb/um3azCTm8nX70r1X7vVDESgLjzDj3amFYxH8P8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syJvEAAAA2wAAAA8AAAAAAAAAAAAAAAAAmAIAAGRycy9k&#10;b3ducmV2LnhtbFBLBQYAAAAABAAEAPUAAACJAwAAAAA=&#10;" fillcolor="#bbb" stroked="f"/>
                  <v:rect id="Rectangle 26" o:spid="_x0000_s1048" style="position:absolute;left:228;top:6505;width:1366;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0mssQA&#10;AADbAAAADwAAAGRycy9kb3ducmV2LnhtbESPzWrDMBCE74W+g9hCb40cH0pwrZja0BIIOSQutMfF&#10;2von1spYsuO8fRQo9DjMzDdMmi2mFzONrrWsYL2KQBBXVrdcK/gqP142IJxH1thbJgVXcpBtHx9S&#10;TLS98JHmk69FgLBLUEHj/ZBI6aqGDLqVHYiD92tHgz7IsZZ6xEuAm17GUfQqDbYcFhocqGioOp8m&#10;o2AzddLm3/vPsvgpcTjIvDtMuVLPT8v7GwhPi/8P/7V3WkEcw/1L+AFy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9JrLEAAAA2wAAAA8AAAAAAAAAAAAAAAAAmAIAAGRycy9k&#10;b3ducmV2LnhtbFBLBQYAAAAABAAEAPUAAACJAwAAAAA=&#10;" fillcolor="#bababa" stroked="f"/>
                  <v:rect id="Rectangle 27" o:spid="_x0000_s1049" style="position:absolute;left:228;top:6533;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2W2sMA&#10;AADbAAAADwAAAGRycy9kb3ducmV2LnhtbESPQWvCQBSE74L/YXlCb7oxhaKpmyCi0l4Kar2/Zl+T&#10;kOzbmF11+++7hYLHYWa+YVZFMJ240eAaywrmswQEcWl1w5WCz9NuugDhPLLGzjIp+CEHRT4erTDT&#10;9s4Huh19JSKEXYYKau/7TEpX1mTQzWxPHL1vOxj0UQ6V1APeI9x0Mk2SF2mw4bhQY0+bmsr2eDUK&#10;SrMLy+rrA6/77TkN+8u2fT+3Sj1NwvoVhKfgH+H/9ptWkD7D35f4A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2W2sMAAADbAAAADwAAAAAAAAAAAAAAAACYAgAAZHJzL2Rv&#10;d25yZXYueG1sUEsFBgAAAAAEAAQA9QAAAIgDAAAAAA==&#10;" fillcolor="#b9b9b9" stroked="f"/>
                  <v:rect id="Rectangle 28" o:spid="_x0000_s1050" style="position:absolute;left:228;top:6560;width:1366;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dLl8IA&#10;AADbAAAADwAAAGRycy9kb3ducmV2LnhtbESP0YrCMBRE3wX/IVzBF9G0RXSpRlkKgog+qPsBl+ba&#10;Vpub0mS1/r0RBB+HmTnDLNedqcWdWldZVhBPIhDEudUVFwr+zpvxDwjnkTXWlknBkxysV/3eElNt&#10;H3yk+8kXIkDYpaig9L5JpXR5SQbdxDbEwbvY1qAPsi2kbvER4KaWSRTNpMGKw0KJDWUl5bfTv1Fw&#10;vtJufttPDxkmoyLDXR7P4r1Sw0H3uwDhqfPf8Ke91QqSKby/hB8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Z0uXwgAAANsAAAAPAAAAAAAAAAAAAAAAAJgCAABkcnMvZG93&#10;bnJldi54bWxQSwUGAAAAAAQABAD1AAAAhwMAAAAA&#10;" fillcolor="#b8b8b8" stroked="f"/>
                  <v:rect id="Rectangle 29" o:spid="_x0000_s1051" style="position:absolute;left:228;top:6578;width:1366;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mO/MMA&#10;AADbAAAADwAAAGRycy9kb3ducmV2LnhtbESPQWvCQBSE7wX/w/KE3upGQ1uJriKKbY9WxfMj+8yG&#10;ZN/G7Brjv+8KQo/DzHzDzJe9rUVHrS8dKxiPEhDEudMlFwqOh+3bFIQPyBprx6TgTh6Wi8HLHDPt&#10;bvxL3T4UIkLYZ6jAhNBkUvrckEU/cg1x9M6utRiibAupW7xFuK3lJEk+pMWS44LBhtaG8mp/tQrS&#10;tDtdprt7ZZqq3n1tLt+rT5kq9TrsVzMQgfrwH362f7SCyTs8vsQf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mO/MMAAADbAAAADwAAAAAAAAAAAAAAAACYAgAAZHJzL2Rv&#10;d25yZXYueG1sUEsFBgAAAAAEAAQA9QAAAIgDAAAAAA==&#10;" fillcolor="#b7b7b7" stroked="f"/>
                  <v:rect id="Rectangle 30" o:spid="_x0000_s1052" style="position:absolute;left:228;top:6596;width:1366;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nHwMMA&#10;AADbAAAADwAAAGRycy9kb3ducmV2LnhtbESP3YrCMBSE7xd8h3AE79ZUL2SpRhFxQUQW/HmAQ3L6&#10;Y5uT2mTb+vYbYcHLYWa+YVabwdaio9aXjhXMpgkIYu1MybmC2/X78wuED8gGa8ek4EkeNuvRxwpT&#10;43o+U3cJuYgQ9ikqKEJoUim9Lsiin7qGOHqZay2GKNtcmhb7CLe1nCfJQlosOS4U2NCuIF1dfq2C&#10;vquH4/2UHX6qo872+i6r0yNTajIetksQgYbwDv+3D0bBfAGvL/EH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nHwMMAAADbAAAADwAAAAAAAAAAAAAAAACYAgAAZHJzL2Rv&#10;d25yZXYueG1sUEsFBgAAAAAEAAQA9QAAAIgDAAAAAA==&#10;" fillcolor="#b6b6b6" stroked="f"/>
                  <v:rect id="Rectangle 31" o:spid="_x0000_s1053" style="position:absolute;left:228;top:6624;width:1366;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nSEMYA&#10;AADbAAAADwAAAGRycy9kb3ducmV2LnhtbESPT2vCQBTE70K/w/IKvelGKTVEV/EP0iI9tFrw+si+&#10;JrHZt2F3m0Q/vVsQehxm5jfMfNmbWrTkfGVZwXiUgCDOra64UPB13A1TED4ga6wtk4ILeVguHgZz&#10;zLTt+JPaQyhEhLDPUEEZQpNJ6fOSDPqRbYij922dwRClK6R22EW4qeUkSV6kwYrjQokNbUrKfw6/&#10;RsH5tH1dN93z7sPl5zbdXt+Pcp8q9fTYr2YgAvXhP3xvv2kFkyn8fY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nSEMYAAADbAAAADwAAAAAAAAAAAAAAAACYAgAAZHJz&#10;L2Rvd25yZXYueG1sUEsFBgAAAAAEAAQA9QAAAIsDAAAAAA==&#10;" fillcolor="#b5b5b5" stroked="f"/>
                  <v:rect id="Rectangle 32" o:spid="_x0000_s1054" style="position:absolute;left:228;top:6642;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g0m78A&#10;AADbAAAADwAAAGRycy9kb3ducmV2LnhtbERPzYrCMBC+C/sOYRb2pum6IFKNIoIorBdtH2BsxrTY&#10;TEqTrXGf3hwEjx/f/3IdbSsG6n3jWMH3JANBXDndsFFQFrvxHIQPyBpbx6TgQR7Wq4/REnPt7nyi&#10;4RyMSCHsc1RQh9DlUvqqJot+4jrixF1dbzEk2Bupe7yncNvKaZbNpMWGU0ONHW1rqm7nP6sAj2Y/&#10;/MbTrjTx9v9zuBTXdiiU+vqMmwWIQDG8xS/3QSuYprHpS/oBcv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WDSbvwAAANsAAAAPAAAAAAAAAAAAAAAAAJgCAABkcnMvZG93bnJl&#10;di54bWxQSwUGAAAAAAQABAD1AAAAhAMAAAAA&#10;" fillcolor="#b4b4b4" stroked="f"/>
                  <v:rect id="Rectangle 33" o:spid="_x0000_s1055" style="position:absolute;left:228;top:6669;width:1366;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PCcMQA&#10;AADbAAAADwAAAGRycy9kb3ducmV2LnhtbESPQYvCMBSE7wv+h/CEvWmqB1erUUTQ9bDirnrx9mie&#10;bbV5KU1s6783grDHYWa+YWaL1hSipsrllhUM+hEI4sTqnFMFp+O6NwbhPLLGwjIpeJCDxbzzMcNY&#10;24b/qD74VAQIuxgVZN6XsZQuycig69uSOHgXWxn0QVap1BU2AW4KOYyikTSYc1jIsKRVRsntcDcK&#10;6Hp+ULPaf5+i380o2Xztav+zU+qz2y6nIDy1/j/8bm+1guEEXl/CD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DwnDEAAAA2wAAAA8AAAAAAAAAAAAAAAAAmAIAAGRycy9k&#10;b3ducmV2LnhtbFBLBQYAAAAABAAEAPUAAACJAwAAAAA=&#10;" fillcolor="#b3b3b3" stroked="f"/>
                  <v:rect id="Rectangle 34" o:spid="_x0000_s1056" style="position:absolute;left:228;top:6705;width:1366;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0S0cIA&#10;AADbAAAADwAAAGRycy9kb3ducmV2LnhtbERP3WrCMBS+F/YO4Qx2IzPdJsXVpmWMCSKIqH2AQ3Ns&#10;ypqTrsls9/bLheDlx/efl5PtxJUG3zpW8LJIQBDXTrfcKKjOm+cVCB+QNXaOScEfeSiLh1mOmXYj&#10;H+l6Co2IIewzVGBC6DMpfW3Iol+4njhyFzdYDBEOjdQDjjHcdvI1SVJpseXYYLCnT0P19+nXKniv&#10;9lW6dZOsl7v55vhlfg6HfarU0+P0sQYRaAp38c291Qre4vr4Jf4AW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bRLRwgAAANsAAAAPAAAAAAAAAAAAAAAAAJgCAABkcnMvZG93&#10;bnJldi54bWxQSwUGAAAAAAQABAD1AAAAhwMAAAAA&#10;" fillcolor="#b2b2b2" stroked="f"/>
                  <v:rect id="Rectangle 35" o:spid="_x0000_s1057" style="position:absolute;left:228;top:6742;width:1366;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J7fMYA&#10;AADbAAAADwAAAGRycy9kb3ducmV2LnhtbESP3WrCQBSE7wt9h+UUvBHdRKlIdJUiFUILBX8QvTtk&#10;j0kwe3bJriZ9+26h0MthZr5hluveNOJBra8tK0jHCQjiwuqaSwXHw3Y0B+EDssbGMin4Jg/r1fPT&#10;EjNtO97RYx9KESHsM1RQheAyKX1RkUE/to44elfbGgxRtqXULXYRbho5SZKZNFhzXKjQ0aai4ra/&#10;GwWTLk+GNnXudXoafm4uH/nX/f2s1OClf1uACNSH//BfO9cKpin8fok/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J7fMYAAADbAAAADwAAAAAAAAAAAAAAAACYAgAAZHJz&#10;L2Rvd25yZXYueG1sUEsFBgAAAAAEAAQA9QAAAIsDAAAAAA==&#10;" fillcolor="#b1b1b1" stroked="f"/>
                  <v:rect id="Rectangle 36" o:spid="_x0000_s1058" style="position:absolute;left:228;top:6796;width:1366;height: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kK8IA&#10;AADbAAAADwAAAGRycy9kb3ducmV2LnhtbESPT4vCMBTE7wt+h/AEb2uqokg1FhEX97pWUG+P5vUP&#10;bV5Kk7Xdb78RBI/DzPyG2SaDacSDOldZVjCbRiCIM6srLhRc0q/PNQjnkTU2lknBHzlIdqOPLcba&#10;9vxDj7MvRICwi1FB6X0bS+mykgy6qW2Jg5fbzqAPsiuk7rAPcNPIeRStpMGKw0KJLR1Kyurzr1Fw&#10;qo+L2z0d8pRsv7rkVZvTdanUZDzsNyA8Df4dfrW/tYLFHJ5fwg+Qu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FWQrwgAAANsAAAAPAAAAAAAAAAAAAAAAAJgCAABkcnMvZG93&#10;bnJldi54bWxQSwUGAAAAAAQABAD1AAAAhwMAAAAA&#10;" fillcolor="#b0b0b0" stroked="f"/>
                  <v:rect id="Rectangle 37" o:spid="_x0000_s1059" style="position:absolute;left:232;top:6294;width:1367;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zAPcIA&#10;AADbAAAADwAAAGRycy9kb3ducmV2LnhtbESPQYvCMBSE74L/ITzBm6arKEvXKKsgePCidRFvj+Zt&#10;W2xeShNr/PdGEDwOM/MNs1gFU4uOWldZVvA1TkAQ51ZXXCg4ZdvRNwjnkTXWlknBgxyslv3eAlNt&#10;73yg7ugLESHsUlRQet+kUrq8JINubBvi6P3b1qCPsi2kbvEe4aaWkySZS4MVx4USG9qUlF+PN6Mg&#10;XM36kp1m1SbIw9++czrLz16p4SD8/oDwFPwn/G7vtILpFF5f4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bMA9wgAAANsAAAAPAAAAAAAAAAAAAAAAAJgCAABkcnMvZG93&#10;bnJldi54bWxQSwUGAAAAAAQABAD1AAAAhwMAAAAA&#10;" filled="f" strokecolor="#404040" strokeweight=".45pt">
                    <v:stroke joinstyle="round" endcap="round"/>
                  </v:rect>
                  <v:rect id="Rectangle 38" o:spid="_x0000_s1060" style="position:absolute;left:668;top:6392;width:519;height:5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hM4cEA&#10;AADbAAAADwAAAGRycy9kb3ducmV2LnhtbESPzYoCMRCE74LvEFrwphl1W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4TOHBAAAA2wAAAA8AAAAAAAAAAAAAAAAAmAIAAGRycy9kb3du&#10;cmV2LnhtbFBLBQYAAAAABAAEAPUAAACGAwAAAAA=&#10;" filled="f" stroked="f">
                    <v:textbox style="mso-fit-shape-to-text:t" inset="0,0,0,0">
                      <w:txbxContent>
                        <w:p w:rsidR="001E7BFF" w:rsidRDefault="001E7BFF">
                          <w:r>
                            <w:rPr>
                              <w:rFonts w:ascii="Calibri" w:hAnsi="Calibri" w:cs="Calibri"/>
                              <w:color w:val="000000"/>
                              <w:sz w:val="30"/>
                              <w:szCs w:val="30"/>
                            </w:rPr>
                            <w:t xml:space="preserve">Port </w:t>
                          </w:r>
                        </w:p>
                      </w:txbxContent>
                    </v:textbox>
                  </v:rect>
                  <v:shape id="Picture 39" o:spid="_x0000_s1061" type="#_x0000_t75" style="position:absolute;left:5821;top:6169;width:1284;height:1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eDJrEAAAA2wAAAA8AAABkcnMvZG93bnJldi54bWxEj09rAjEUxO8Fv0N4BS9FEy0VWY2i0oIt&#10;ePAPnh+b193FzcuSpO7ut28KBY/DzPyGWa47W4s7+VA51jAZKxDEuTMVFxou54/RHESIyAZrx6Sh&#10;pwDr1eBpiZlxLR/pfoqFSBAOGWooY2wyKUNeksUwdg1x8r6dtxiT9IU0HtsEt7WcKjWTFitOCyU2&#10;tCspv51+rAa6qXZ7eMF+S8p/7q8h9l/vB62Hz91mASJSFx/h//beaHh9g78v6Qf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GeDJrEAAAA2wAAAA8AAAAAAAAAAAAAAAAA&#10;nwIAAGRycy9kb3ducmV2LnhtbFBLBQYAAAAABAAEAPcAAACQAwAAAAA=&#10;">
                    <v:imagedata r:id="rId73" o:title=""/>
                  </v:shape>
                  <v:shape id="Picture 40" o:spid="_x0000_s1062" type="#_x0000_t75" style="position:absolute;left:5821;top:6169;width:1284;height:1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3+dDDAAAA2wAAAA8AAABkcnMvZG93bnJldi54bWxEj0FrwkAUhO9C/8PyCt7qRgWR1FW0UBD1&#10;ovbQ3p7ZZzaYfRuza0z+vSsUPA4z8w0zW7S2FA3VvnCsYDhIQBBnThecK/g5fn9MQfiArLF0TAo6&#10;8rCYv/VmmGp35z01h5CLCGGfogITQpVK6TNDFv3AVcTRO7vaYoiyzqWu8R7htpSjJJlIiwXHBYMV&#10;fRnKLoebVWB/N3/DU7chvFJzvq7Mrts2U6X67+3yE0SgNrzC/+21VjCewPNL/AFy/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Xf50MMAAADbAAAADwAAAAAAAAAAAAAAAACf&#10;AgAAZHJzL2Rvd25yZXYueG1sUEsFBgAAAAAEAAQA9wAAAI8DAAAAAA==&#10;">
                    <v:imagedata r:id="rId74" o:title=""/>
                  </v:shape>
                  <v:rect id="Rectangle 41" o:spid="_x0000_s1063" style="position:absolute;left:5812;top:6160;width:1257;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BYsUA&#10;AADbAAAADwAAAGRycy9kb3ducmV2LnhtbESPT2vCQBTE70K/w/IKvQTdWME/0VVsqdSbRsXzI/ua&#10;hGbfhuzWxH56VxA8DjPzG2ax6kwlLtS40rKC4SAGQZxZXXKu4HTc9KcgnEfWWFkmBVdysFq+9BaY&#10;aNtySpeDz0WAsEtQQeF9nUjpsoIMuoGtiYP3YxuDPsgml7rBNsBNJd/jeCwNlhwWCqzps6Ds9/Bn&#10;FET16PzR/u+30W4TX7++z+ksjzql3l679RyEp84/w4/2VisYTeD+JfwA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E0FixQAAANsAAAAPAAAAAAAAAAAAAAAAAJgCAABkcnMv&#10;ZG93bnJldi54bWxQSwUGAAAAAAQABAD1AAAAigMAAAAA&#10;" fillcolor="#bfbfbf" stroked="f"/>
                  <v:rect id="Rectangle 42" o:spid="_x0000_s1064" style="position:absolute;left:5812;top:6451;width:1257;height: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SibwA&#10;AADbAAAADwAAAGRycy9kb3ducmV2LnhtbERPSwrCMBDdC94hjOBOUxVUqlFEEBTd+AG3YzM2xWZS&#10;mqj19mYhuHy8/3zZ2FK8qPaFYwWDfgKCOHO64FzB5bzpTUH4gKyxdEwKPuRhuWi35phq9+YjvU4h&#10;FzGEfYoKTAhVKqXPDFn0fVcRR+7uaoshwjqXusZ3DLelHCbJWFosODYYrGhtKHucnlbBbljs71e7&#10;xud4pJ2hw2QzqW5KdTvNagYiUBP+4p97qxWM4tj4Jf4Aufg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JFBKJvAAAANsAAAAPAAAAAAAAAAAAAAAAAJgCAABkcnMvZG93bnJldi54&#10;bWxQSwUGAAAAAAQABAD1AAAAgQMAAAAA&#10;" fillcolor="#bdbdbd" stroked="f"/>
                  <v:rect id="Rectangle 43" o:spid="_x0000_s1065" style="position:absolute;left:5812;top:6614;width:1257;height: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NSQMUA&#10;AADbAAAADwAAAGRycy9kb3ducmV2LnhtbESPQWsCMRSE7wX/Q3iCt5q1gtXVKEWR7qFgq6LXx+a5&#10;u5q8LJtU1/56Uyj0OMzMN8xs0VojrtT4yrGCQT8BQZw7XXGhYL9bP49B+ICs0TgmBXfysJh3nmaY&#10;anfjL7puQyEihH2KCsoQ6lRKn5dk0fddTRy9k2sshiibQuoGbxFujXxJkpG0WHFcKLGmZUn5Zftt&#10;FWzoeDDv2Wf2cdav92BGP2a3XCnV67ZvUxCB2vAf/mtnWsFwAr9f4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A1JAxQAAANsAAAAPAAAAAAAAAAAAAAAAAJgCAABkcnMv&#10;ZG93bnJldi54bWxQSwUGAAAAAAQABAD1AAAAigMAAAAA&#10;" fillcolor="#bbb" stroked="f"/>
                  <v:rect id="Rectangle 44" o:spid="_x0000_s1066" style="position:absolute;left:5812;top:6751;width:1257;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tDcEA&#10;AADbAAAADwAAAGRycy9kb3ducmV2LnhtbERPz2vCMBS+D/wfwhO8zXQiY+uMMkSLuwhzen82b21p&#10;81KbtI3/vTkMdvz4fq82wTRioM5VlhW8zBMQxLnVFRcKzj/75zcQziNrbCyTgjs52KwnTytMtR35&#10;m4aTL0QMYZeigtL7NpXS5SUZdHPbEkfu13YGfYRdIXWHYww3jVwkyas0WHFsKLGlbUl5feqNgtzs&#10;w3txPWKf7S6LkN129delVmo2DZ8fIDwF/y/+cx+0gmVcH7/EHy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g7Q3BAAAA2wAAAA8AAAAAAAAAAAAAAAAAmAIAAGRycy9kb3du&#10;cmV2LnhtbFBLBQYAAAAABAAEAPUAAACGAwAAAAA=&#10;" fillcolor="#b9b9b9" stroked="f"/>
                  <v:rect id="Rectangle 45" o:spid="_x0000_s1067" style="position:absolute;left:5812;top:6860;width:1257;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1tX8MA&#10;AADbAAAADwAAAGRycy9kb3ducmV2LnhtbESPQWvCQBSE7wX/w/IEb3WjKa1EVxFF26NV8fzIPrMh&#10;2bcxu8b477uFQo/DzHzDLFa9rUVHrS8dK5iMExDEudMlFwrOp93rDIQPyBprx6TgSR5Wy8HLAjPt&#10;HvxN3TEUIkLYZ6jAhNBkUvrckEU/dg1x9K6utRiibAupW3xEuK3lNEnepcWS44LBhjaG8up4twrS&#10;tLvcZodnZZqqPuy3t8/1h0yVGg379RxEoD78h//aX1rB2wR+v8Qf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31tX8MAAADbAAAADwAAAAAAAAAAAAAAAACYAgAAZHJzL2Rv&#10;d25yZXYueG1sUEsFBgAAAAAEAAQA9QAAAIgDAAAAAA==&#10;" fillcolor="#b7b7b7" stroked="f"/>
                  <v:rect id="Rectangle 46" o:spid="_x0000_s1068" style="position:absolute;left:5812;top:6969;width:1257;height: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GUKMUA&#10;AADbAAAADwAAAGRycy9kb3ducmV2LnhtbESPQWvCQBSE74L/YXmCN90oUkLqKrUiSunBasHrI/tM&#10;YrNvw+42if313YLQ4zAz3zDLdW9q0ZLzlWUFs2kCgji3uuJCwed5N0lB+ICssbZMCu7kYb0aDpaY&#10;advxB7WnUIgIYZ+hgjKEJpPS5yUZ9FPbEEfvap3BEKUrpHbYRbip5TxJnqTBiuNCiQ29lpR/nb6N&#10;gttlu9803WJ3dPmtTbc/72f5lio1HvUvzyAC9eE//GgftILFHP6+x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ZQoxQAAANsAAAAPAAAAAAAAAAAAAAAAAJgCAABkcnMv&#10;ZG93bnJldi54bWxQSwUGAAAAAAQABAD1AAAAigMAAAAA&#10;" fillcolor="#b5b5b5" stroked="f"/>
                  <v:rect id="Rectangle 47" o:spid="_x0000_s1069" style="position:absolute;left:5812;top:7097;width:1257;height: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QQOsUA&#10;AADbAAAADwAAAGRycy9kb3ducmV2LnhtbESPQWvCQBSE74L/YXlCb81GW6zEbESE2h4qWvXi7ZF9&#10;TVKzb0N2m8R/3y0UPA4z8w2TrgZTi45aV1lWMI1iEMS51RUXCs6n18cFCOeRNdaWScGNHKyy8SjF&#10;RNueP6k7+kIECLsEFZTeN4mULi/JoItsQxy8L9sa9EG2hdQt9gFuajmL47k0WHFYKLGhTUn59fhj&#10;FND35Ub9Zv92jg/beb592XX+Y6fUw2RYL0F4Gvw9/N9+1wqen+DvS/gB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dBA6xQAAANsAAAAPAAAAAAAAAAAAAAAAAJgCAABkcnMv&#10;ZG93bnJldi54bWxQSwUGAAAAAAQABAD1AAAAigMAAAAA&#10;" fillcolor="#b3b3b3" stroked="f"/>
                  <v:rect id="Rectangle 48" o:spid="_x0000_s1070" style="position:absolute;left:5812;top:7260;width:1257;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YqucIA&#10;AADbAAAADwAAAGRycy9kb3ducmV2LnhtbESPS4vCQBCE74L/YeiFvelkfSFZRxFR1qsmoHtrMp0H&#10;ZnpCZjTZf78jCB6LqvqKWm16U4sHta6yrOBrHIEgzqyuuFCQJofREoTzyBpry6Tgjxxs1sPBCmNt&#10;Oz7R4+wLESDsYlRQet/EUrqsJINubBvi4OW2NeiDbAupW+wC3NRyEkULabDisFBiQ7uSstv5bhT8&#10;3PbT62/S5wnZbpHmVZPTZa7U50e//Qbhqffv8Kt91ApmM3h+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tiq5wgAAANsAAAAPAAAAAAAAAAAAAAAAAJgCAABkcnMvZG93&#10;bnJldi54bWxQSwUGAAAAAAQABAD1AAAAhwMAAAAA&#10;" fillcolor="#b0b0b0" stroked="f"/>
                  <v:rect id="Rectangle 49" o:spid="_x0000_s1071" style="position:absolute;left:5816;top:6165;width:125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Or8IA&#10;AADbAAAADwAAAGRycy9kb3ducmV2LnhtbESPQYvCMBSE78L+h/AW9qapsopUo6gg7MGLtrLs7dE8&#10;22LzUppYs//eCILHYWa+YZbrYBrRU+dqywrGowQEcWF1zaWCPNsP5yCcR9bYWCYF/+RgvfoYLDHV&#10;9s5H6k++FBHCLkUFlfdtKqUrKjLoRrYljt7FdgZ9lF0pdYf3CDeNnCTJTBqsOS5U2NKuouJ6uhkF&#10;4Wq2f1k+rXdBHs+H3ums+PVKfX2GzQKEp+Df4Vf7Ryv4nsLzS/w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z46vwgAAANsAAAAPAAAAAAAAAAAAAAAAAJgCAABkcnMvZG93&#10;bnJldi54bWxQSwUGAAAAAAQABAD1AAAAhwMAAAAA&#10;" filled="f" strokecolor="#404040" strokeweight=".45pt">
                    <v:stroke joinstyle="round" endcap="round"/>
                  </v:rect>
                  <v:rect id="Rectangle 50" o:spid="_x0000_s1072" style="position:absolute;left:6067;top:6671;width:785;height:5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EcMAA&#10;AADbAAAADwAAAGRycy9kb3ducmV2LnhtbESPzYoCMRCE7wu+Q2jB25pRR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AEcMAAAADbAAAADwAAAAAAAAAAAAAAAACYAgAAZHJzL2Rvd25y&#10;ZXYueG1sUEsFBgAAAAAEAAQA9QAAAIUDAAAAAA==&#10;" filled="f" stroked="f">
                    <v:textbox style="mso-fit-shape-to-text:t" inset="0,0,0,0">
                      <w:txbxContent>
                        <w:p w:rsidR="001E7BFF" w:rsidRDefault="001E7BFF">
                          <w:r>
                            <w:rPr>
                              <w:rFonts w:ascii="Calibri" w:hAnsi="Calibri" w:cs="Calibri"/>
                              <w:color w:val="000000"/>
                              <w:sz w:val="30"/>
                              <w:szCs w:val="30"/>
                            </w:rPr>
                            <w:t xml:space="preserve">Bridge </w:t>
                          </w:r>
                        </w:p>
                      </w:txbxContent>
                    </v:textbox>
                  </v:rect>
                  <v:shape id="Picture 51" o:spid="_x0000_s1073" type="#_x0000_t75" style="position:absolute;left:4044;top:6178;width:1503;height:14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HEyLDAAAA2wAAAA8AAABkcnMvZG93bnJldi54bWxEj0tvwjAQhO9I/AdrkbgVh4dKlWIQQjx6&#10;4MKj91W8dQLxOopNCP8eV0LiOJqZbzSzRWtL0VDtC8cKhoMEBHHmdMFGwfm0+fgC4QOyxtIxKXiQ&#10;h8W825lhqt2dD9QcgxERwj5FBXkIVSqlz3Ky6AeuIo7en6sthihrI3WN9wi3pRwlyae0WHBcyLGi&#10;VU7Z9XizCq7l2a9PN3NZN6NdMzZh/7tlr1S/1y6/QQRqwzv8av9oBZMp/H+JP0DO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EcTIsMAAADbAAAADwAAAAAAAAAAAAAAAACf&#10;AgAAZHJzL2Rvd25yZXYueG1sUEsFBgAAAAAEAAQA9wAAAI8DAAAAAA==&#10;">
                    <v:imagedata r:id="rId75" o:title=""/>
                  </v:shape>
                  <v:shape id="Picture 52" o:spid="_x0000_s1074" type="#_x0000_t75" style="position:absolute;left:4044;top:6178;width:1503;height:14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HiSbBAAAA2wAAAA8AAABkcnMvZG93bnJldi54bWxETz1rwzAQ3QP5D+IC3RK5xZTiRjZ1SKFD&#10;hybxkPGwrpIT62Qs1XH+fTUUOj7e97aaXS8mGkPnWcHjJgNB3HrdsVHQnN7XLyBCRNbYeyYFdwpQ&#10;lcvFFgvtb3yg6RiNSCEcClRgYxwKKUNryWHY+IE4cd9+dBgTHI3UI95SuOvlU5Y9S4cdpwaLA+0s&#10;tdfjj1Owr33enK3LdT1dPpuv+8GwqZV6WM1vryAizfFf/Of+0AryNDZ9ST9Al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DHiSbBAAAA2wAAAA8AAAAAAAAAAAAAAAAAnwIA&#10;AGRycy9kb3ducmV2LnhtbFBLBQYAAAAABAAEAPcAAACNAwAAAAA=&#10;">
                    <v:imagedata r:id="rId76" o:title=""/>
                  </v:shape>
                  <v:rect id="Rectangle 53" o:spid="_x0000_s1075" style="position:absolute;left:4026;top:6160;width:148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YD9sUA&#10;AADbAAAADwAAAGRycy9kb3ducmV2LnhtbESPT2vCQBTE7wW/w/IKXoJuqqVodBUrit6sf/D8yD6T&#10;0OzbkF1N9NO7QqHHYWZ+w0znrSnFjWpXWFbw0Y9BEKdWF5wpOB3XvREI55E1lpZJwZ0czGedtykm&#10;2ja8p9vBZyJA2CWoIPe+SqR0aU4GXd9WxMG72NqgD7LOpK6xCXBTykEcf0mDBYeFHCta5pT+Hq5G&#10;QVQNz9/N42cb7dbxfbU578dZ1CrVfW8XExCeWv8f/mtvtYLPMby+hB8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xgP2xQAAANsAAAAPAAAAAAAAAAAAAAAAAJgCAABkcnMv&#10;ZG93bnJldi54bWxQSwUGAAAAAAQABAD1AAAAigMAAAAA&#10;" fillcolor="#bfbfbf" stroked="f"/>
                  <v:rect id="Rectangle 54" o:spid="_x0000_s1076" style="position:absolute;left:4026;top:6451;width:1485;height:1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37L8AA&#10;AADbAAAADwAAAGRycy9kb3ducmV2LnhtbERPz2vCMBS+D/wfwhvstqZTtKOaFhEEh17Uwa5vzbMp&#10;Ni+liVr/e3MQPH58vxflYFtxpd43jhV8JSkI4srphmsFv8f15zcIH5A1to5JwZ08lMXobYG5djfe&#10;0/UQahFD2OeowITQ5VL6ypBFn7iOOHIn11sMEfa11D3eYrht5ThNZ9Jiw7HBYEcrQ9X5cLEKfsbN&#10;9vRnV3iZTbQztMvWWfev1Mf7sJyDCDSEl/jp3mgF07g+fok/QBY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r37L8AAAADbAAAADwAAAAAAAAAAAAAAAACYAgAAZHJzL2Rvd25y&#10;ZXYueG1sUEsFBgAAAAAEAAQA9QAAAIUDAAAAAA==&#10;" fillcolor="#bdbdbd" stroked="f"/>
                  <v:rect id="Rectangle 55" o:spid="_x0000_s1077" style="position:absolute;left:4026;top:6624;width:1485;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q75sUA&#10;AADbAAAADwAAAGRycy9kb3ducmV2LnhtbESPT2sCMRTE74LfITzBm2Yt1MpqFFFK9yBY/9BeH5vn&#10;7rbJy7KJuvrpTaHgcZiZ3zCzRWuNuFDjK8cKRsMEBHHudMWFguPhfTAB4QOyRuOYFNzIw2Le7cww&#10;1e7KO7rsQyEihH2KCsoQ6lRKn5dk0Q9dTRy9k2sshiibQuoGrxFujXxJkrG0WHFcKLGmVUn57/5s&#10;FWzp+8t8ZJ/Z5ke/3YIZ381htVaq32uXUxCB2vAM/7czreB1BH9f4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rvmxQAAANsAAAAPAAAAAAAAAAAAAAAAAJgCAABkcnMv&#10;ZG93bnJldi54bWxQSwUGAAAAAAQABAD1AAAAigMAAAAA&#10;" fillcolor="#bbb" stroked="f"/>
                  <v:rect id="Rectangle 56" o:spid="_x0000_s1078" style="position:absolute;left:4026;top:6751;width:1485;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APMMA&#10;AADbAAAADwAAAGRycy9kb3ducmV2LnhtbESPQWvCQBSE74L/YXlCb7ox0KKpmyCi0l4Kar2/Zl+T&#10;kOzbmF11+++7hYLHYWa+YVZFMJ240eAaywrmswQEcWl1w5WCz9NuugDhPLLGzjIp+CEHRT4erTDT&#10;9s4Huh19JSKEXYYKau/7TEpX1mTQzWxPHL1vOxj0UQ6V1APeI9x0Mk2SF2mw4bhQY0+bmsr2eDUK&#10;SrMLy+rrA6/77TkN+8u2fT+3Sj1NwvoVhKfgH+H/9ptW8JzC35f4A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APMMAAADbAAAADwAAAAAAAAAAAAAAAACYAgAAZHJzL2Rv&#10;d25yZXYueG1sUEsFBgAAAAAEAAQA9QAAAIgDAAAAAA==&#10;" fillcolor="#b9b9b9" stroked="f"/>
                  <v:rect id="Rectangle 57" o:spid="_x0000_s1079" style="position:absolute;left:4026;top:6860;width:1485;height: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rAbsMA&#10;AADbAAAADwAAAGRycy9kb3ducmV2LnhtbESPT2vCQBTE7wW/w/IK3uqmBqtEVxGl6tE/pedH9pkN&#10;yb6N2W2M394tFHocZuY3zGLV21p01PrSsYL3UQKCOHe65ELB1+XzbQbCB2SNtWNS8CAPq+XgZYGZ&#10;dnc+UXcOhYgQ9hkqMCE0mZQ+N2TRj1xDHL2ray2GKNtC6hbvEW5rOU6SD2mx5LhgsKGNobw6/1gF&#10;adp932bHR2Waqj7utrf9eipTpYav/XoOIlAf/sN/7YNWMEnh90v8AX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rAbsMAAADbAAAADwAAAAAAAAAAAAAAAACYAgAAZHJzL2Rv&#10;d25yZXYueG1sUEsFBgAAAAAEAAQA9QAAAIgDAAAAAA==&#10;" fillcolor="#b7b7b7" stroked="f"/>
                  <v:rect id="Rectangle 58" o:spid="_x0000_s1080" style="position:absolute;left:4026;top:6978;width:1485;height: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0/GsYA&#10;AADbAAAADwAAAGRycy9kb3ducmV2LnhtbESPT2vCQBTE70K/w/IKvenGYkuIruIfpEV6sFrw+si+&#10;JrHZt2F3m0Q/vVsoeBxm5jfMbNGbWrTkfGVZwXiUgCDOra64UPB13A5TED4ga6wtk4ILeVjMHwYz&#10;zLTt+JPaQyhEhLDPUEEZQpNJ6fOSDPqRbYij922dwRClK6R22EW4qeVzkrxKgxXHhRIbWpeU/xx+&#10;jYLzafO2arrJdu/yc5turh9HuUuVenrsl1MQgfpwD/+337WClwn8fYk/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0/GsYAAADbAAAADwAAAAAAAAAAAAAAAACYAgAAZHJz&#10;L2Rvd25yZXYueG1sUEsFBgAAAAAEAAQA9QAAAIsDAAAAAA==&#10;" fillcolor="#b5b5b5" stroked="f"/>
                  <v:rect id="Rectangle 59" o:spid="_x0000_s1081" style="position:absolute;left:4026;top:7097;width:1485;height: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i7CMUA&#10;AADbAAAADwAAAGRycy9kb3ducmV2LnhtbESPQWvCQBSE74L/YXmF3nRTIWlJs4oIag+Vqs2lt0f2&#10;NUnNvg3ZbRL/fbcgeBxm5hsmW42mET11rras4GkegSAurK65VJB/bmcvIJxH1thYJgVXcrBaTicZ&#10;ptoOfKL+7EsRIOxSVFB536ZSuqIig25uW+LgfdvOoA+yK6XucAhw08hFFCXSYM1hocKWNhUVl/Ov&#10;UUA/X1caNh/7PDrukmL3fOj9+0Gpx4dx/QrC0+jv4Vv7TSuIY/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CLsIxQAAANsAAAAPAAAAAAAAAAAAAAAAAJgCAABkcnMv&#10;ZG93bnJldi54bWxQSwUGAAAAAAQABAD1AAAAigMAAAAA&#10;" fillcolor="#b3b3b3" stroked="f"/>
                  <v:rect id="Rectangle 60" o:spid="_x0000_s1082" style="position:absolute;left:4026;top:7260;width:1485;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HiMIA&#10;AADbAAAADwAAAGRycy9kb3ducmV2LnhtbESPT4vCMBTE74LfIbyFvWm6ikW6RllEca/agnp7NK9/&#10;sHkpTbTdb78RBI/DzPyGWW0G04gHda62rOBrGoEgzq2uuVSQpfvJEoTzyBoby6Tgjxxs1uPRChNt&#10;ez7S4+RLESDsElRQed8mUrq8IoNualvi4BW2M+iD7EqpO+wD3DRyFkWxNFhzWKiwpW1F+e10NwoO&#10;t938ck2HIiXbx1lRtwWdF0p9fgw/3yA8Df4dfrV/tYJFDM8v4Q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8YeIwgAAANsAAAAPAAAAAAAAAAAAAAAAAJgCAABkcnMvZG93&#10;bnJldi54bWxQSwUGAAAAAAQABAD1AAAAhwMAAAAA&#10;" fillcolor="#b0b0b0" stroked="f"/>
                  <v:rect id="Rectangle 61" o:spid="_x0000_s1083" style="position:absolute;left:4034;top:6168;width:1481;height:1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jnsIA&#10;AADbAAAADwAAAGRycy9kb3ducmV2LnhtbESPQYvCMBSE74L/ITzBm6YrqEvXKKsgePCidRFvj+Zt&#10;W2xeShNr/PdGEDwOM/MNs1gFU4uOWldZVvA1TkAQ51ZXXCg4ZdvRNwjnkTXWlknBgxyslv3eAlNt&#10;73yg7ugLESHsUlRQet+kUrq8JINubBvi6P3b1qCPsi2kbvEe4aaWkySZSYMVx4USG9qUlF+PN6Mg&#10;XM36kp2m1SbIw9++czrLz16p4SD8/oDwFPwn/G7vtILpHF5f4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iCOewgAAANsAAAAPAAAAAAAAAAAAAAAAAJgCAABkcnMvZG93&#10;bnJldi54bWxQSwUGAAAAAAQABAD1AAAAhwMAAAAA&#10;" filled="f" strokecolor="#404040" strokeweight=".45pt">
                    <v:stroke joinstyle="round" endcap="round"/>
                  </v:rect>
                  <v:rect id="Rectangle 62" o:spid="_x0000_s1084" style="position:absolute;left:4556;top:6673;width:460;height:5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jRL8A&#10;AADbAAAADwAAAGRycy9kb3ducmV2LnhtbERPS2rDMBDdF3IHMYXsarmG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KqNEvwAAANsAAAAPAAAAAAAAAAAAAAAAAJgCAABkcnMvZG93bnJl&#10;di54bWxQSwUGAAAAAAQABAD1AAAAhAMAAAAA&#10;" filled="f" stroked="f">
                    <v:textbox style="mso-fit-shape-to-text:t" inset="0,0,0,0">
                      <w:txbxContent>
                        <w:p w:rsidR="001E7BFF" w:rsidRDefault="001E7BFF">
                          <w:r>
                            <w:rPr>
                              <w:rFonts w:ascii="Calibri" w:hAnsi="Calibri" w:cs="Calibri"/>
                              <w:color w:val="000000"/>
                              <w:sz w:val="30"/>
                              <w:szCs w:val="30"/>
                            </w:rPr>
                            <w:t>ACL</w:t>
                          </w:r>
                        </w:p>
                      </w:txbxContent>
                    </v:textbox>
                  </v:rect>
                  <v:rect id="Rectangle 65" o:spid="_x0000_s1085" style="position:absolute;left:6061;top:6568;width:94;height:1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zAZMEA&#10;AADbAAAADwAAAGRycy9kb3ducmV2LnhtbESP3YrCMBSE7xf2HcJZ8G5N64VINYosFFS8se4DHJrT&#10;H0xOSpK19e2NIOzlMDPfMJvdZI24kw+9YwX5PANBXDvdc6vg91p+r0CEiKzROCYFDwqw235+bLDQ&#10;buQL3avYigThUKCCLsahkDLUHVkMczcQJ69x3mJM0rdSexwT3Bq5yLKltNhzWuhwoJ+O6lv1ZxXI&#10;a1WOq8r4zJ0WzdkcD5eGnFKzr2m/BhFpiv/hd/ugFSxzeH1JP0B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8wGTBAAAA2wAAAA8AAAAAAAAAAAAAAAAAmAIAAGRycy9kb3du&#10;cmV2LnhtbFBLBQYAAAAABAAEAPUAAACGAwAAAAA=&#10;" filled="f" stroked="f">
                    <v:textbox style="mso-fit-shape-to-text:t" inset="0,0,0,0">
                      <w:txbxContent>
                        <w:p w:rsidR="001E7BFF" w:rsidRDefault="001E7BFF">
                          <w:r>
                            <w:rPr>
                              <w:rFonts w:ascii="Calibri" w:hAnsi="Calibri" w:cs="Calibri"/>
                              <w:color w:val="000000"/>
                              <w:sz w:val="2"/>
                              <w:szCs w:val="2"/>
                            </w:rPr>
                            <w:t xml:space="preserve">User define </w:t>
                          </w:r>
                        </w:p>
                      </w:txbxContent>
                    </v:textbox>
                  </v:rect>
                  <v:rect id="Rectangle 66" o:spid="_x0000_s1086" style="position:absolute;left:5886;top:6658;width:69;height:1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5eE8AA&#10;AADbAAAADwAAAGRycy9kb3ducmV2LnhtbESPzYoCMRCE74LvEFrYm2acg8hoFBEEV/biuA/QTHp+&#10;MOkMSXRm394Iwh6LqvqK2u5Ha8STfOgcK1guMhDEldMdNwp+b6f5GkSIyBqNY1LwRwH2u+lki4V2&#10;A1/pWcZGJAiHAhW0MfaFlKFqyWJYuJ44ebXzFmOSvpHa45Dg1sg8y1bSYsdpocWeji1V9/JhFchb&#10;eRrWpfGZu+T1j/k+X2tySn3NxsMGRKQx/oc/7bNWsMrh/SX9A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65eE8AAAADbAAAADwAAAAAAAAAAAAAAAACYAgAAZHJzL2Rvd25y&#10;ZXYueG1sUEsFBgAAAAAEAAQA9QAAAIUDAAAAAA==&#10;" filled="f" stroked="f">
                    <v:textbox style="mso-fit-shape-to-text:t" inset="0,0,0,0">
                      <w:txbxContent>
                        <w:p w:rsidR="001E7BFF" w:rsidRDefault="001E7BFF">
                          <w:r>
                            <w:rPr>
                              <w:rFonts w:ascii="Calibri" w:hAnsi="Calibri" w:cs="Calibri"/>
                              <w:color w:val="000000"/>
                              <w:sz w:val="2"/>
                              <w:szCs w:val="2"/>
                            </w:rPr>
                            <w:t>ACL trap</w:t>
                          </w:r>
                        </w:p>
                      </w:txbxContent>
                    </v:textbox>
                  </v:rect>
                  <v:rect id="Rectangle 69" o:spid="_x0000_s1087" style="position:absolute;left:10411;top:6516;width:94;height:1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GZ8AA&#10;AADbAAAADwAAAGRycy9kb3ducmV2LnhtbESPzYoCMRCE7wu+Q2jB25pRU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fGZ8AAAADbAAAADwAAAAAAAAAAAAAAAACYAgAAZHJzL2Rvd25y&#10;ZXYueG1sUEsFBgAAAAAEAAQA9QAAAIUDAAAAAA==&#10;" filled="f" stroked="f">
                    <v:textbox style="mso-fit-shape-to-text:t" inset="0,0,0,0">
                      <w:txbxContent>
                        <w:p w:rsidR="001E7BFF" w:rsidRDefault="001E7BFF">
                          <w:r>
                            <w:rPr>
                              <w:rFonts w:ascii="Calibri" w:hAnsi="Calibri" w:cs="Calibri"/>
                              <w:color w:val="000000"/>
                              <w:sz w:val="2"/>
                              <w:szCs w:val="2"/>
                            </w:rPr>
                            <w:t xml:space="preserve">User define </w:t>
                          </w:r>
                        </w:p>
                      </w:txbxContent>
                    </v:textbox>
                  </v:rect>
                  <v:rect id="Rectangle 70" o:spid="_x0000_s1088" style="position:absolute;left:10236;top:6499;width:99;height:1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VYEMAA&#10;AADbAAAADwAAAGRycy9kb3ducmV2LnhtbESPzYoCMRCE7wu+Q2jB25rRwyCzRhFBUPHiuA/QTHp+&#10;2KQzJNEZ394Iwh6LqvqKWm9Ha8SDfOgcK1jMMxDEldMdNwp+b4fvFYgQkTUax6TgSQG2m8nXGgvt&#10;Br7So4yNSBAOBSpoY+wLKUPVksUwdz1x8mrnLcYkfSO1xyHBrZHLLMulxY7TQos97Vuq/sq7VSBv&#10;5WFYlcZn7rysL+Z0vNbklJpNx90PiEhj/A9/2ketIM/h/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JVYEMAAAADbAAAADwAAAAAAAAAAAAAAAACYAgAAZHJzL2Rvd25y&#10;ZXYueG1sUEsFBgAAAAAEAAQA9QAAAIUDAAAAAA==&#10;" filled="f" stroked="f">
                    <v:textbox style="mso-fit-shape-to-text:t" inset="0,0,0,0">
                      <w:txbxContent>
                        <w:p w:rsidR="001E7BFF" w:rsidRDefault="001E7BFF">
                          <w:r>
                            <w:rPr>
                              <w:rFonts w:ascii="Calibri" w:hAnsi="Calibri" w:cs="Calibri"/>
                              <w:color w:val="000000"/>
                              <w:sz w:val="2"/>
                              <w:szCs w:val="2"/>
                            </w:rPr>
                            <w:t>Router  trap</w:t>
                          </w:r>
                        </w:p>
                      </w:txbxContent>
                    </v:textbox>
                  </v:rect>
                  <v:oval id="Oval 71" o:spid="_x0000_s1089" style="position:absolute;left:1468;top:4880;width:7799;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di5cUA&#10;AADbAAAADwAAAGRycy9kb3ducmV2LnhtbESPT2sCMRTE70K/Q3iF3jTRgy2rUbS0KOihXf+cH5vn&#10;7urmZZukuv32plDocZiZ3zDTeWcbcSUfascahgMFgrhwpuZSw3733n8BESKywcYxafihAPPZQ2+K&#10;mXE3/qRrHkuRIBwy1FDF2GZShqIii2HgWuLknZy3GJP0pTQebwluGzlSaiwt1pwWKmzptaLikn9b&#10;DaPlRh2Oal+e2W+/lh/FKj+8rbR+euwWExCRuvgf/muvjYbxM/x+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p2LlxQAAANsAAAAPAAAAAAAAAAAAAAAAAJgCAABkcnMv&#10;ZG93bnJldi54bWxQSwUGAAAAAAQABAD1AAAAigMAAAAA&#10;" fillcolor="#548bd4" strokeweight="0"/>
                  <v:oval id="Oval 72" o:spid="_x0000_s1090" style="position:absolute;left:1468;top:4880;width:7799;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tVtsEA&#10;AADbAAAADwAAAGRycy9kb3ducmV2LnhtbERPy4rCMBTdC/MP4Q6409QRilSjOJ0ZUMSFD1xfm2tb&#10;bG5Kk9HWrzcLweXhvGeL1lTiRo0rLSsYDSMQxJnVJecKjoe/wQSE88gaK8ukoCMHi/lHb4aJtnfe&#10;0W3vcxFC2CWooPC+TqR0WUEG3dDWxIG72MagD7DJpW7wHsJNJb+iKJYGSw4NBdaUFpRd9/9GwbaL&#10;zXFzXj/G36PJuv3t0p/LKVWq/9kupyA8tf4tfrlXWkEcxoYv4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7VbbBAAAA2wAAAA8AAAAAAAAAAAAAAAAAmAIAAGRycy9kb3du&#10;cmV2LnhtbFBLBQYAAAAABAAEAPUAAACGAwAAAAA=&#10;" filled="f" strokeweight=".45pt">
                    <v:stroke endcap="round"/>
                  </v:oval>
                  <v:rect id="Rectangle 73" o:spid="_x0000_s1091" style="position:absolute;left:4397;top:4998;width:1962;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rMYsAA&#10;AADbAAAADwAAAGRycy9kb3ducmV2LnhtbESPzYoCMRCE7wu+Q2jB25rRg7i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rMYsAAAADbAAAADwAAAAAAAAAAAAAAAACYAgAAZHJzL2Rvd25y&#10;ZXYueG1sUEsFBgAAAAAEAAQA9QAAAIUDAAAAAA==&#10;" filled="f" stroked="f">
                    <v:textbox style="mso-fit-shape-to-text:t" inset="0,0,0,0">
                      <w:txbxContent>
                        <w:p w:rsidR="001E7BFF" w:rsidRDefault="001E7BFF">
                          <w:r>
                            <w:rPr>
                              <w:rFonts w:ascii="Calibri" w:hAnsi="Calibri" w:cs="Calibri"/>
                              <w:b/>
                              <w:bCs/>
                              <w:color w:val="000000"/>
                            </w:rPr>
                            <w:t>Host interface  Group</w:t>
                          </w:r>
                        </w:p>
                      </w:txbxContent>
                    </v:textbox>
                  </v:rect>
                  <v:shape id="Picture 74" o:spid="_x0000_s1092" type="#_x0000_t75" style="position:absolute;left:5356;top:3849;width:711;height: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byfa+AAAA2wAAAA8AAABkcnMvZG93bnJldi54bWxET8uKwjAU3Qv+Q7iCG9FUwRmpRlHBx3Yc&#10;P+DSXNtqc1OaGKtfbxaCy8N5L1atqUSgxpWWFYxHCQjizOqScwXn/91wBsJ5ZI2VZVLwJAerZbez&#10;wFTbB/9ROPlcxBB2KSoovK9TKV1WkEE3sjVx5C62MegjbHKpG3zEcFPJSZL8SIMlx4YCa9oWlN1O&#10;d6NAP7fhsrkeEhkOgzxsJlPav2ql+r12PQfhqfVf8cd91Ap+4/r4Jf4AuXw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O7byfa+AAAA2wAAAA8AAAAAAAAAAAAAAAAAnwIAAGRy&#10;cy9kb3ducmV2LnhtbFBLBQYAAAAABAAEAPcAAACKAwAAAAA=&#10;">
                    <v:imagedata r:id="rId77" o:title=""/>
                  </v:shape>
                  <v:shape id="Picture 75" o:spid="_x0000_s1093" type="#_x0000_t75" style="position:absolute;left:5356;top:3849;width:711;height: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V0hTCAAAA2wAAAA8AAABkcnMvZG93bnJldi54bWxEj0GLwjAUhO/C/ofwBG82VZaudI0igrIX&#10;D1Yv3h7Nsy3bvHSTWOu/N4Kwx2FmvmGW68G0oifnG8sKZkkKgri0uuFKwfm0my5A+ICssbVMCh7k&#10;Yb36GC0x1/bOR+qLUIkIYZ+jgjqELpfSlzUZ9IntiKN3tc5giNJVUju8R7hp5TxNM2mw4bhQY0fb&#10;msrf4mYU+N7t08/scDllxeLaD6H525cPpSbjYfMNItAQ/sPv9o9W8DWD15f4A+Tq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1dIUwgAAANsAAAAPAAAAAAAAAAAAAAAAAJ8C&#10;AABkcnMvZG93bnJldi54bWxQSwUGAAAAAAQABAD3AAAAjgMAAAAA&#10;">
                    <v:imagedata r:id="rId78" o:title=""/>
                  </v:shape>
                  <v:rect id="Rectangle 76" o:spid="_x0000_s1094" style="position:absolute;left:5338;top:3839;width:692;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5bOsUA&#10;AADbAAAADwAAAGRycy9kb3ducmV2LnhtbESPQWvCQBSE74X+h+UVvIS60YJt06xiS6XebFRyfmSf&#10;STD7NmRXE/vrXUHocZiZb5h0MZhGnKlztWUFk3EMgriwuuZSwX63en4D4TyyxsYyKbiQg8X88SHF&#10;RNueMzpvfSkChF2CCirv20RKV1Rk0I1tSxy8g+0M+iC7UuoO+wA3jZzG8UwarDksVNjSV0XFcXsy&#10;CqL2Jf/s/37X0WYVX75/8uy9jAalRk/D8gOEp8H/h+/ttVbwOoXbl/AD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Dls6xQAAANsAAAAPAAAAAAAAAAAAAAAAAJgCAABkcnMv&#10;ZG93bnJldi54bWxQSwUGAAAAAAQABAD1AAAAigMAAAAA&#10;" fillcolor="#bfbfbf" stroked="f"/>
                  <v:rect id="Rectangle 77" o:spid="_x0000_s1095" style="position:absolute;left:5338;top:3940;width:692;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afK8YA&#10;AADbAAAADwAAAGRycy9kb3ducmV2LnhtbESPT2sCMRTE74LfIbyCN82qYMtqlNIiWHpo/cPq8bF5&#10;blY3L+sm1W0/fVMQehxm5jfMbNHaSlyp8aVjBcNBAoI4d7rkQsFuu+w/gfABWWPlmBR8k4fFvNuZ&#10;Yardjdd03YRCRAj7FBWYEOpUSp8bsugHriaO3tE1FkOUTSF1g7cIt5UcJclEWiw5Lhis6cVQft58&#10;WQXvJ+MOdfbzdtwPP5avk88M5WWkVO+hfZ6CCNSG//C9vdIKHsfw9yX+AD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afK8YAAADbAAAADwAAAAAAAAAAAAAAAACYAgAAZHJz&#10;L2Rvd25yZXYueG1sUEsFBgAAAAAEAAQA9QAAAIsDAAAAAA==&#10;" fillcolor="#bebebe" stroked="f"/>
                  <v:rect id="Rectangle 78" o:spid="_x0000_s1096" style="position:absolute;left:5338;top:4040;width:692;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OhTMQA&#10;AADbAAAADwAAAGRycy9kb3ducmV2LnhtbESPzWrDMBCE74W8g9hAbrWcH+LiRgkhEEhoL00LvW6t&#10;tWVirYwlO87bV4FCj8PMfMNsdqNtxECdrx0rmCcpCOLC6ZorBV+fx+cXED4ga2wck4I7edhtJ08b&#10;zLW78QcNl1CJCGGfowITQptL6QtDFn3iWuLola6zGKLsKqk7vEW4beQiTdfSYs1xwWBLB0PF9dJb&#10;BedF/VZ+2wP266V2ht6zY9b+KDWbjvtXEIHG8B/+a5+0gmwFjy/xB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zoUzEAAAA2wAAAA8AAAAAAAAAAAAAAAAAmAIAAGRycy9k&#10;b3ducmV2LnhtbFBLBQYAAAAABAAEAPUAAACJAwAAAAA=&#10;" fillcolor="#bdbdbd" stroked="f"/>
                  <v:rect id="Rectangle 79" o:spid="_x0000_s1097" style="position:absolute;left:5338;top:4094;width:692;height: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tucYA&#10;AADbAAAADwAAAGRycy9kb3ducmV2LnhtbESPT2vCQBTE70K/w/IKvYhuKrRKmlVEbelBikaFHl+z&#10;L39I9m3IbjV+e1co9DjMzG+YZNGbRpypc5VlBc/jCARxZnXFhYLj4X00A+E8ssbGMim4koPF/GGQ&#10;YKzthfd0Tn0hAoRdjApK79tYSpeVZNCNbUscvNx2Bn2QXSF1h5cAN42cRNGrNFhxWCixpVVJWZ3+&#10;GgW71WbN3/WwOvF2k3/slvXXjzsq9fTYL99AeOr9f/iv/akVTF/g/iX8AD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XtucYAAADbAAAADwAAAAAAAAAAAAAAAACYAgAAZHJz&#10;L2Rvd25yZXYueG1sUEsFBgAAAAAEAAQA9QAAAIsDAAAAAA==&#10;" fillcolor="#bcbcbc" stroked="f"/>
                  <v:rect id="Rectangle 80" o:spid="_x0000_s1098" style="position:absolute;left:5338;top:4149;width:692;height: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Z/8sQA&#10;AADbAAAADwAAAGRycy9kb3ducmV2LnhtbESPT2vCQBTE7wW/w/KE3upGD1GiqxRLMQfBf8VeH9nX&#10;JHX3bchuNfrpXUHocZiZ3zCzRWeNOFPra8cKhoMEBHHhdM2lgq/D59sEhA/IGo1jUnAlD4t572WG&#10;mXYX3tF5H0oRIewzVFCF0GRS+qIii37gGuLo/bjWYoiyLaVu8RLh1shRkqTSYs1xocKGlhUVp/2f&#10;VbCh76NZ5dt8/avH12DSmzksP5R67XfvUxCBuvAffrZzrWCcwuNL/AF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2f/LEAAAA2wAAAA8AAAAAAAAAAAAAAAAAmAIAAGRycy9k&#10;b3ducmV2LnhtbFBLBQYAAAAABAAEAPUAAACJAwAAAAA=&#10;" fillcolor="#bbb" stroked="f"/>
                  <v:rect id="Rectangle 81" o:spid="_x0000_s1099" style="position:absolute;left:5338;top:4194;width:692;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mqN8IA&#10;AADbAAAADwAAAGRycy9kb3ducmV2LnhtbESPQYvCMBSE74L/ITzBm6buQaUaxQougnjQCnp8NM+2&#10;2ryUJtXuv98IC3scZuYbZrnuTCVe1LjSsoLJOAJBnFldcq7gku5GcxDOI2usLJOCH3KwXvV7S4y1&#10;ffOJXmefiwBhF6OCwvs6ltJlBRl0Y1sTB+9uG4M+yCaXusF3gJtKfkXRVBosOSwUWNO2oOx5bo2C&#10;efuQNrkevtPtLcX6KJPHsU2UGg66zQKEp87/h//ae61gNoPPl/A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eao3wgAAANsAAAAPAAAAAAAAAAAAAAAAAJgCAABkcnMvZG93&#10;bnJldi54bWxQSwUGAAAAAAQABAD1AAAAhwMAAAAA&#10;" fillcolor="#bababa" stroked="f"/>
                  <v:rect id="Rectangle 82" o:spid="_x0000_s1100" style="position:absolute;left:5338;top:4240;width:692;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ortsEA&#10;AADbAAAADwAAAGRycy9kb3ducmV2LnhtbERPPW/CMBDdK/EfrENiK04ZaJtiUIUgogtSKexHfE2i&#10;xOcQO4n593io1PHpfa82wTRioM5VlhW8zBMQxLnVFRcKzj/75zcQziNrbCyTgjs52KwnTytMtR35&#10;m4aTL0QMYZeigtL7NpXS5SUZdHPbEkfu13YGfYRdIXWHYww3jVwkyVIarDg2lNjStqS8PvVGQW72&#10;4b24HrHPdpdFyG67+utSKzWbhs8PEJ6C/xf/uQ9awWscG7/EHy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6K7bBAAAA2wAAAA8AAAAAAAAAAAAAAAAAmAIAAGRycy9kb3du&#10;cmV2LnhtbFBLBQYAAAAABAAEAPUAAACGAwAAAAA=&#10;" fillcolor="#b9b9b9" stroked="f"/>
                  <v:rect id="Rectangle 83" o:spid="_x0000_s1101" style="position:absolute;left:5338;top:4276;width:692;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XLFMQA&#10;AADbAAAADwAAAGRycy9kb3ducmV2LnhtbESP0WrCQBRE3wv+w3KFvhTdJBS10VUkUChBH6r9gEv2&#10;Nolm74bsmqR/3xUEH4eZOcNsdqNpRE+dqy0riOcRCOLC6ppLBT/nz9kKhPPIGhvLpOCPHOy2k5cN&#10;ptoO/E39yZciQNilqKDyvk2ldEVFBt3ctsTB+7WdQR9kV0rd4RDgppFJFC2kwZrDQoUtZRUV19PN&#10;KDhfKF9eD+/HDJO3MsO8iBfxQanX6bhfg/A0+mf40f7SCpYfcP8SfoD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VyxTEAAAA2wAAAA8AAAAAAAAAAAAAAAAAmAIAAGRycy9k&#10;b3ducmV2LnhtbFBLBQYAAAAABAAEAPUAAACJAwAAAAA=&#10;" fillcolor="#b8b8b8" stroked="f"/>
                  <v:rect id="Rectangle 84" o:spid="_x0000_s1102" style="position:absolute;left:5338;top:4313;width:692;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hyXr8A&#10;AADbAAAADwAAAGRycy9kb3ducmV2LnhtbERPy4rCMBTdC/5DuMLsNHUKY6lGEYd5LH3h+tJcm9Lm&#10;pjaZWv9+shBcHs57tRlsI3rqfOVYwXyWgCAunK64VHA+fU0zED4ga2wck4IHedisx6MV5trd+UD9&#10;MZQihrDPUYEJoc2l9IUhi37mWuLIXV1nMUTYlVJ3eI/htpHvSfIhLVYcGwy2tDNU1Mc/qyBN+8st&#10;2z9q09bN/vvz9rNdyFSpt8mwXYIINISX+On+1QqyuD5+iT9Ar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iHJevwAAANsAAAAPAAAAAAAAAAAAAAAAAJgCAABkcnMvZG93bnJl&#10;di54bWxQSwUGAAAAAAQABAD1AAAAhAMAAAAA&#10;" fillcolor="#b7b7b7" stroked="f"/>
                  <v:rect id="Rectangle 85" o:spid="_x0000_s1103" style="position:absolute;left:5338;top:4349;width:692;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AjsIA&#10;AADbAAAADwAAAGRycy9kb3ducmV2LnhtbESP3YrCMBSE74V9h3AWvNNUL0S6RlnEBRERdH2AQ3L6&#10;Y5uTbhPb+vZGEPZymJlvmNVmsLXoqPWlYwWzaQKCWDtTcq7g+vszWYLwAdlg7ZgUPMjDZv0xWmFq&#10;XM9n6i4hFxHCPkUFRQhNKqXXBVn0U9cQRy9zrcUQZZtL02If4baW8yRZSIslx4UCG9oWpKvL3Sro&#10;u3o43I7Z/lQddLbTN1kd/zKlxp/D9xeIQEP4D7/be6NgOYPXl/g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lgCOwgAAANsAAAAPAAAAAAAAAAAAAAAAAJgCAABkcnMvZG93&#10;bnJldi54bWxQSwUGAAAAAAQABAD1AAAAhwMAAAAA&#10;" fillcolor="#b6b6b6" stroked="f"/>
                  <v:rect id="Rectangle 86" o:spid="_x0000_s1104" style="position:absolute;left:5338;top:4385;width:692;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gussUA&#10;AADbAAAADwAAAGRycy9kb3ducmV2LnhtbESPQWvCQBSE74L/YXmCN90oUkLqKlaRSunBaqHXR/aZ&#10;xGbfht1tEvvruwXB4zAz3zDLdW9q0ZLzlWUFs2kCgji3uuJCwed5P0lB+ICssbZMCm7kYb0aDpaY&#10;advxB7WnUIgIYZ+hgjKEJpPS5yUZ9FPbEEfvYp3BEKUrpHbYRbip5TxJnqTBiuNCiQ1tS8q/Tz9G&#10;wfVr9/rSdIv90eXXNt39vp/lW6rUeNRvnkEE6sMjfG8ftIJ0Dv9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C6yxQAAANsAAAAPAAAAAAAAAAAAAAAAAJgCAABkcnMv&#10;ZG93bnJldi54bWxQSwUGAAAAAAQABAD1AAAAigMAAAAA&#10;" fillcolor="#b5b5b5" stroked="f"/>
                  <v:rect id="Rectangle 87" o:spid="_x0000_s1105" style="position:absolute;left:5338;top:4431;width:692;height: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r50MIA&#10;AADbAAAADwAAAGRycy9kb3ducmV2LnhtbESP0YrCMBRE3xf2H8IVfFtTFRapRhFBFNYXrR9wba5p&#10;sbkpTbZm/XqzIPg4zMwZZrGKthE9db52rGA8ykAQl07XbBSci+3XDIQPyBobx6Tgjzyslp8fC8y1&#10;u/OR+lMwIkHY56igCqHNpfRlRRb9yLXEybu6zmJIsjNSd3hPcNvISZZ9S4s1p4UKW9pUVN5Ov1YB&#10;Hsyu/4nH7dnE22O6vxTXpi+UGg7ieg4iUAzv8Ku91wpmU/j/kn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mvnQwgAAANsAAAAPAAAAAAAAAAAAAAAAAJgCAABkcnMvZG93&#10;bnJldi54bWxQSwUGAAAAAAQABAD1AAAAhwMAAAAA&#10;" fillcolor="#b4b4b4" stroked="f"/>
                  <v:rect id="Rectangle 88" o:spid="_x0000_s1106" style="position:absolute;left:5338;top:4476;width:692;height: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Qy1MUA&#10;AADbAAAADwAAAGRycy9kb3ducmV2LnhtbESPT2vCQBTE70K/w/IKvenGIiqpa5BAtYcGW+ult0f2&#10;NYlm34bsNn++fbcgeBxm5jfMJhlMLTpqXWVZwXwWgSDOra64UHD+ep2uQTiPrLG2TApGcpBsHyYb&#10;jLXt+ZO6ky9EgLCLUUHpfRNL6fKSDLqZbYiD92Nbgz7ItpC6xT7ATS2fo2gpDVYcFkpsKC0pv55+&#10;jQK6fI/Up8fDOfrYL/P9Kuv8e6bU0+OwewHhafD38K39phWsF/D/JfwAu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JDLUxQAAANsAAAAPAAAAAAAAAAAAAAAAAJgCAABkcnMv&#10;ZG93bnJldi54bWxQSwUGAAAAAAQABAD1AAAAigMAAAAA&#10;" fillcolor="#b3b3b3" stroked="f"/>
                  <v:rect id="Rectangle 89" o:spid="_x0000_s1107" style="position:absolute;left:5338;top:4531;width:692;height: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V4rsUA&#10;AADbAAAADwAAAGRycy9kb3ducmV2LnhtbESP0WrCQBRE34X+w3ILvkjdVGqwaTZSioIIErT5gEv2&#10;NhuavZtmtxr/visIfRxm5gyTr0fbiTMNvnWs4HmegCCunW65UVB9bp9WIHxA1tg5JgVX8rAuHiY5&#10;Ztpd+EjnU2hEhLDPUIEJoc+k9LUhi37ueuLofbnBYohyaKQe8BLhtpOLJEmlxZbjgsGePgzV36df&#10;q+C1OlTpzo2yftnPtseN+SnLQ6rU9HF8fwMRaAz/4Xt7pxWslnD7En+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pXiuxQAAANsAAAAPAAAAAAAAAAAAAAAAAJgCAABkcnMv&#10;ZG93bnJldi54bWxQSwUGAAAAAAQABAD1AAAAigMAAAAA&#10;" fillcolor="#b2b2b2" stroked="f"/>
                  <v:rect id="Rectangle 90" o:spid="_x0000_s1108" style="position:absolute;left:5338;top:4586;width:692;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q78UA&#10;AADbAAAADwAAAGRycy9kb3ducmV2LnhtbESPQWvCQBSE7wX/w/IEL6IblYpEVylSIVgo1Iro7ZF9&#10;JsHs2yW7mvTfdwsFj8PMfMOsNp2pxYMaX1lWMBknIIhzqysuFBy/d6MFCB+QNdaWScEPedisey8r&#10;TLVt+Yseh1CICGGfooIyBJdK6fOSDPqxdcTRu9rGYIiyKaRusI1wU8tpksylwYrjQomOtiXlt8Pd&#10;KJi2WTK0E+deZ6fhx/ayzz7v72elBv3ubQkiUBee4f92phUs5vD3Jf4A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VCrvxQAAANsAAAAPAAAAAAAAAAAAAAAAAJgCAABkcnMv&#10;ZG93bnJldi54bWxQSwUGAAAAAAQABAD1AAAAigMAAAAA&#10;" fillcolor="#b1b1b1" stroked="f"/>
                  <v:rect id="Rectangle 91" o:spid="_x0000_s1109" style="position:absolute;left:5338;top:4677;width:692;height: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0OVMIA&#10;AADbAAAADwAAAGRycy9kb3ducmV2LnhtbESPS4vCQBCE74L/YeiFvelkFR9kHUVEWa+agO6tyXQe&#10;mOkJmdFk//2OIHgsquorarXpTS0e1LrKsoKvcQSCOLO64kJBmhxGSxDOI2usLZOCP3KwWQ8HK4y1&#10;7fhEj7MvRICwi1FB6X0TS+mykgy6sW2Ig5fb1qAPsi2kbrELcFPLSRTNpcGKw0KJDe1Kym7nu1Hw&#10;c9tPr79Jnydku3maV01Ol5lSnx/99huEp96/w6/2UStYLuD5JfwA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3Q5UwgAAANsAAAAPAAAAAAAAAAAAAAAAAJgCAABkcnMvZG93&#10;bnJldi54bWxQSwUGAAAAAAQABAD1AAAAhwMAAAAA&#10;" fillcolor="#b0b0b0" stroked="f"/>
                  <v:rect id="Rectangle 92" o:spid="_x0000_s1110" style="position:absolute;left:5346;top:3843;width:688;height: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ebq70A&#10;AADbAAAADwAAAGRycy9kb3ducmV2LnhtbERPy6rCMBDdC/5DGMGdpgqKVKOoILhwo1XE3dCMbbGZ&#10;lCbW+Pc3iwsuD+e92gRTi45aV1lWMBknIIhzqysuFFyzw2gBwnlkjbVlUvAlB5t1v7fCVNsPn6m7&#10;+ELEEHYpKii9b1IpXV6SQTe2DXHknrY16CNsC6lb/MRwU8tpksylwYpjQ4kN7UvKX5e3URBeZvfI&#10;rrNqH+T5duqczvK7V2o4CNslCE/B/8T/7qNWsIhj45f4A+T6D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nebq70AAADbAAAADwAAAAAAAAAAAAAAAACYAgAAZHJzL2Rvd25yZXYu&#10;eG1sUEsFBgAAAAAEAAQA9QAAAIIDAAAAAA==&#10;" filled="f" strokecolor="#404040" strokeweight=".45pt">
                    <v:stroke joinstyle="round" endcap="round"/>
                  </v:rect>
                  <v:rect id="Rectangle 93" o:spid="_x0000_s1111" style="position:absolute;left:5448;top:3951;width:508;height:5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qmMEA&#10;AADbAAAADwAAAGRycy9kb3ducmV2LnhtbESPzYoCMRCE7wu+Q2jB25rRwzI7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GKpjBAAAA2wAAAA8AAAAAAAAAAAAAAAAAmAIAAGRycy9kb3du&#10;cmV2LnhtbFBLBQYAAAAABAAEAPUAAACGAwAAAAA=&#10;" filled="f" stroked="f">
                    <v:textbox style="mso-fit-shape-to-text:t" inset="0,0,0,0">
                      <w:txbxContent>
                        <w:p w:rsidR="001E7BFF" w:rsidRDefault="001E7BFF">
                          <w:r>
                            <w:rPr>
                              <w:rFonts w:ascii="Calibri" w:hAnsi="Calibri" w:cs="Calibri"/>
                              <w:color w:val="000000"/>
                              <w:sz w:val="30"/>
                              <w:szCs w:val="30"/>
                            </w:rPr>
                            <w:t xml:space="preserve">CPU </w:t>
                          </w:r>
                        </w:p>
                      </w:txbxContent>
                    </v:textbox>
                  </v:rect>
                  <v:rect id="Rectangle 94" o:spid="_x0000_s1112" style="position:absolute;left:5443;top:4301;width:519;height:5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V2L8A&#10;AADbAAAADwAAAGRycy9kb3ducmV2LnhtbERPS2rDMBDdF3IHMYXsarlehNS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5RXYvwAAANsAAAAPAAAAAAAAAAAAAAAAAJgCAABkcnMvZG93bnJl&#10;di54bWxQSwUGAAAAAAQABAD1AAAAhAMAAAAA&#10;" filled="f" stroked="f">
                    <v:textbox style="mso-fit-shape-to-text:t" inset="0,0,0,0">
                      <w:txbxContent>
                        <w:p w:rsidR="001E7BFF" w:rsidRDefault="001E7BFF">
                          <w:r>
                            <w:rPr>
                              <w:rFonts w:ascii="Calibri" w:hAnsi="Calibri" w:cs="Calibri"/>
                              <w:color w:val="000000"/>
                              <w:sz w:val="30"/>
                              <w:szCs w:val="30"/>
                            </w:rPr>
                            <w:t xml:space="preserve">Port </w:t>
                          </w:r>
                        </w:p>
                      </w:txbxContent>
                    </v:textbox>
                  </v:rect>
                  <v:shape id="Picture 95" o:spid="_x0000_s1113" type="#_x0000_t75" style="position:absolute;left:2368;top:6169;width:1531;height:1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2Ae/CAAAA2wAAAA8AAABkcnMvZG93bnJldi54bWxEj82qwjAUhPeC7xCO4E7T3oVeq1HEq+JG&#10;xL/9oTm2xeakNFGrT2+ECy6HmfmGmcwaU4o71a6wrCDuRyCIU6sLzhScjqveLwjnkTWWlknBkxzM&#10;pu3WBBNtH7yn+8FnIkDYJagg975KpHRpTgZd31bEwbvY2qAPss6krvER4KaUP1E0kAYLDgs5VrTI&#10;Kb0ebkbBoFrG6932tT/JZvN33g3PPF+XSnU7zXwMwlPjv+H/9kYrGMXw+RJ+gJy+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9gHvwgAAANsAAAAPAAAAAAAAAAAAAAAAAJ8C&#10;AABkcnMvZG93bnJldi54bWxQSwUGAAAAAAQABAD3AAAAjgMAAAAA&#10;">
                    <v:imagedata r:id="rId79" o:title=""/>
                  </v:shape>
                  <v:shape id="Picture 96" o:spid="_x0000_s1114" type="#_x0000_t75" style="position:absolute;left:2368;top:6169;width:1531;height:1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ZIPTCAAAA2wAAAA8AAABkcnMvZG93bnJldi54bWxEj0FrAjEUhO8F/0N4BW81WwW1240iLYLH&#10;6nrp7bF5TZbdvCxJ1PXfm0Khx2FmvmGq7eh6caUQW88KXmcFCOLG65aNgnO9f1mDiAlZY++ZFNwp&#10;wnYzeaqw1P7GR7qekhEZwrFEBTaloZQyNpYcxpkfiLP344PDlGUwUge8Zbjr5bwoltJhy3nB4kAf&#10;lprudHEKVuuLWSy74O/fdtF81rUZfPxSavo87t5BJBrTf/ivfdAK3ubw+yX/AL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GSD0wgAAANsAAAAPAAAAAAAAAAAAAAAAAJ8C&#10;AABkcnMvZG93bnJldi54bWxQSwUGAAAAAAQABAD3AAAAjgMAAAAA&#10;">
                    <v:imagedata r:id="rId80" o:title=""/>
                  </v:shape>
                  <v:rect id="Rectangle 97" o:spid="_x0000_s1115" style="position:absolute;left:2350;top:6160;width:1503;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Azf8QA&#10;AADbAAAADwAAAGRycy9kb3ducmV2LnhtbESPS2vDMBCE74X8B7GB3ho5aWlTN0oICS692s7julgb&#10;28RaGUt+9N9XhUKPw8x8w2x2k2nEQJ2rLStYLiIQxIXVNZcKTnnytAbhPLLGxjIp+CYHu+3sYYOx&#10;tiOnNGS+FAHCLkYFlfdtLKUrKjLoFrYlDt7NdgZ9kF0pdYdjgJtGrqLoVRqsOSxU2NKhouKe9UbB&#10;JdFtnh6a/rJ/+xxv5+L4MlxzpR7n0/4DhKfJ/4f/2l9awfsz/H4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AM3/EAAAA2wAAAA8AAAAAAAAAAAAAAAAAmAIAAGRycy9k&#10;b3ducmV2LnhtbFBLBQYAAAAABAAEAPUAAACJAwAAAAA=&#10;" fillcolor="#92d050" stroked="f"/>
                  <v:rect id="Rectangle 98" o:spid="_x0000_s1116" style="position:absolute;left:2350;top:6405;width:1503;height: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LeisgA&#10;AADbAAAADwAAAGRycy9kb3ducmV2LnhtbESPW2vCQBSE34X+h+UU+iK6SSlWo6uUQqFQa4mXB9+O&#10;2ZOLZs+G7Fbjv+8KBR+HmfmGmS06U4szta6yrCAeRiCIM6srLhRsNx+DMQjnkTXWlknBlRws5g+9&#10;GSbaXjil89oXIkDYJaig9L5JpHRZSQbd0DbEwctta9AH2RZSt3gJcFPL5ygaSYMVh4USG3ovKTut&#10;f42C1/QnPfT3o+8ovy6/xvnquIvjjVJPj93bFISnzt/D/+1PrWDyArcv4QfI+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Yt6KyAAAANsAAAAPAAAAAAAAAAAAAAAAAJgCAABk&#10;cnMvZG93bnJldi54bWxQSwUGAAAAAAQABAD1AAAAjQMAAAAA&#10;" fillcolor="#91cf4e" stroked="f"/>
                  <v:rect id="Rectangle 99" o:spid="_x0000_s1117" style="position:absolute;left:2350;top:6551;width:1503;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E8NMUA&#10;AADbAAAADwAAAGRycy9kb3ducmV2LnhtbESPQWvCQBSE7wX/w/KE3uqmSqtGVxGlUIpUjB48PrLP&#10;JDT7Nu5uTfz3rlDocZiZb5j5sjO1uJLzlWUFr4MEBHFudcWFguPh42UCwgdkjbVlUnAjD8tF72mO&#10;qbYt7+mahUJECPsUFZQhNKmUPi/JoB/Yhjh6Z+sMhihdIbXDNsJNLYdJ8i4NVhwXSmxoXVL+k/0a&#10;BZfNaLf9Oq3asF3vxtm3nrhb5pV67nerGYhAXfgP/7U/tYLpGzy+xB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QTw0xQAAANsAAAAPAAAAAAAAAAAAAAAAAJgCAABkcnMv&#10;ZG93bnJldi54bWxQSwUGAAAAAAQABAD1AAAAigMAAAAA&#10;" fillcolor="#90cf4c" stroked="f"/>
                  <v:rect id="Rectangle 100" o:spid="_x0000_s1118" style="position:absolute;left:2350;top:6651;width:1503;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N4nsYA&#10;AADbAAAADwAAAGRycy9kb3ducmV2LnhtbESPQWvCQBSE7wX/w/IKvZS6sYeg0Y0UUSg9SKuB4u2R&#10;fckGs29jdhvjv+8WCh6HmfmGWa1H24qBet84VjCbJiCIS6cbrhUUx93LHIQPyBpbx6TgRh7W+eRh&#10;hZl2V/6i4RBqESHsM1RgQugyKX1pyKKfuo44epXrLYYo+1rqHq8Rblv5miSptNhwXDDY0cZQeT78&#10;WAXN5/A8yotJd9+n23lbzffbj2Kv1NPj+LYEEWgM9/B/+10rWKTw9yX+AJ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N4nsYAAADbAAAADwAAAAAAAAAAAAAAAACYAgAAZHJz&#10;L2Rvd25yZXYueG1sUEsFBgAAAAAEAAQA9QAAAIsDAAAAAA==&#10;" fillcolor="#8fce4a" stroked="f"/>
                  <v:rect id="Rectangle 101" o:spid="_x0000_s1119" style="position:absolute;left:2350;top:6742;width:1503;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q5cUA&#10;AADbAAAADwAAAGRycy9kb3ducmV2LnhtbESPX0vDQBDE3wW/w7EF39pLRW0bey1FKCgI0j+0Pi65&#10;bRKS2wu5bRK/vScUfBxm5jfMcj24WnXUhtKzgekkAUWceVtybuB42I7noIIgW6w9k4EfCrBe3d8t&#10;MbW+5x11e8lVhHBI0UAh0qRah6wgh2HiG+LoXXzrUKJsc21b7CPc1foxSV60w5LjQoENvRWUVfur&#10;M9Dh9uu7P8mlfHo+fMhnUl3Pm8qYh9GweQUlNMh/+NZ+twYWM/j7En+A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7yrlxQAAANsAAAAPAAAAAAAAAAAAAAAAAJgCAABkcnMv&#10;ZG93bnJldi54bWxQSwUGAAAAAAQABAD1AAAAigMAAAAA&#10;" fillcolor="#8dce48" stroked="f"/>
                  <v:rect id="Rectangle 102" o:spid="_x0000_s1120" style="position:absolute;left:2350;top:6824;width:1503;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HKKcEA&#10;AADbAAAADwAAAGRycy9kb3ducmV2LnhtbERPy4rCMBTdC/5DuII7TR1BxmoUEWR8dtBxMctLc6ct&#10;Njelibb+/WQhuDyc93zZmlI8qHaFZQWjYQSCOLW64EzB9Wcz+AThPLLG0jIpeJKD5aLbmWOsbcNn&#10;elx8JkIIuxgV5N5XsZQuzcmgG9qKOHB/tjboA6wzqWtsQrgp5UcUTaTBgkNDjhWtc0pvl7tRcPzd&#10;rb7HhzPtEp18FbI5HfeVV6rfa1czEJ5a/xa/3FutYBrGhi/hB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ByinBAAAA2wAAAA8AAAAAAAAAAAAAAAAAmAIAAGRycy9kb3du&#10;cmV2LnhtbFBLBQYAAAAABAAEAPUAAACGAwAAAAA=&#10;" fillcolor="#8ccd46" stroked="f"/>
                  <v:rect id="Rectangle 103" o:spid="_x0000_s1121" style="position:absolute;left:2350;top:6896;width:1503;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n3cAA&#10;AADbAAAADwAAAGRycy9kb3ducmV2LnhtbESPQYvCMBSE7wv+h/AEb2uqB9GuUUQU9qh11/OjeW2K&#10;zUttshr/vRGEPQ4z8w2zXEfbihv1vnGsYDLOQBCXTjdcK/g57T/nIHxA1tg6JgUP8rBeDT6WmGt3&#10;5yPdilCLBGGfowITQpdL6UtDFv3YdcTJq1xvMSTZ11L3eE9w28ppls2kxYbTgsGOtobKS/FnFex3&#10;eKmuRTygsb/xfD7Jye5QKTUaxs0XiEAx/Iff7W+tYLGA15f0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GYn3cAAAADbAAAADwAAAAAAAAAAAAAAAACYAgAAZHJzL2Rvd25y&#10;ZXYueG1sUEsFBgAAAAAEAAQA9QAAAIUDAAAAAA==&#10;" fillcolor="#8bcd44" stroked="f"/>
                  <v:rect id="Rectangle 104" o:spid="_x0000_s1122" style="position:absolute;left:2350;top:6960;width:1503;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2VZ8QA&#10;AADcAAAADwAAAGRycy9kb3ducmV2LnhtbESPQWvCQBCF74L/YRmhF6m7LdWW1FVsRKhHtXgestMk&#10;mJ0N2W0S/33nUOhthvfmvW/W29E3qqcu1oEtPC0MKOIiuJpLC1+Xw+MbqJiQHTaBycKdImw308ka&#10;MxcGPlF/TqWSEI4ZWqhSajOtY1GRx7gILbFo36HzmGTtSu06HCTcN/rZmJX2WLM0VNhSXlFxO/94&#10;C9d9/no4zvPhztdTz+blslx97K19mI27d1CJxvRv/rv+dIJvBF+ekQn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dlWfEAAAA3AAAAA8AAAAAAAAAAAAAAAAAmAIAAGRycy9k&#10;b3ducmV2LnhtbFBLBQYAAAAABAAEAPUAAACJAwAAAAA=&#10;" fillcolor="#8acc42" stroked="f"/>
                  <v:rect id="Rectangle 105" o:spid="_x0000_s1123" style="position:absolute;left:2350;top:7042;width:1503;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GaJcIA&#10;AADcAAAADwAAAGRycy9kb3ducmV2LnhtbERPTWvCQBC9F/wPywi9lLqxh1aiq1hBKAWRRg89Dtkx&#10;G8zOhuw0xn/fFQRv83ifs1gNvlE9dbEObGA6yUARl8HWXBk4HravM1BRkC02gcnAlSKslqOnBeY2&#10;XPiH+kIqlUI45mjAibS51rF05DFOQkucuFPoPEqCXaVth5cU7hv9lmXv2mPNqcFhSxtH5bn48wbq&#10;/RV3st3M9LcUx/63d7uXj09jnsfDeg5KaJCH+O7+sml+NoXbM+kCv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oZolwgAAANwAAAAPAAAAAAAAAAAAAAAAAJgCAABkcnMvZG93&#10;bnJldi54bWxQSwUGAAAAAAQABAD1AAAAhwMAAAAA&#10;" fillcolor="#89cc40" stroked="f"/>
                  <v:rect id="Rectangle 106" o:spid="_x0000_s1124" style="position:absolute;left:2350;top:7115;width:1503;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4pssIA&#10;AADcAAAADwAAAGRycy9kb3ducmV2LnhtbERPS4vCMBC+C/sfwizsTdN6KFIbRRYWXdhLfRy8jc3Y&#10;FptJbWKt/34jCN7m43tOthxMI3rqXG1ZQTyJQBAXVtdcKtjvfsYzEM4ja2wsk4IHOVguPkYZptre&#10;Oad+60sRQtilqKDyvk2ldEVFBt3EtsSBO9vOoA+wK6Xu8B7CTSOnUZRIgzWHhgpb+q6ouGxvRsEt&#10;/jviKX/8rtexNPraJ7k/JEp9fQ6rOQhPg3+LX+6NDvOjK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bimywgAAANwAAAAPAAAAAAAAAAAAAAAAAJgCAABkcnMvZG93&#10;bnJldi54bWxQSwUGAAAAAAQABAD1AAAAhwMAAAAA&#10;" fillcolor="#88cb3e" stroked="f"/>
                  <v:rect id="Rectangle 107" o:spid="_x0000_s1125" style="position:absolute;left:2350;top:7206;width:1503;height: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mnL4A&#10;AADcAAAADwAAAGRycy9kb3ducmV2LnhtbERPTYvCMBC9C/sfwizsTVNXKFKNIoKwN9mq96EZ02Iz&#10;U5pY6783Cwve5vE+Z70dfasG6kMjbGA+y0ARV2IbdgbOp8N0CSpEZIutMBl4UoDt5mOyxsLKg39p&#10;KKNTKYRDgQbqGLtC61DV5DHMpCNO3FV6jzHB3mnb4yOF+1Z/Z1muPTacGmrsaF9TdSvv3oCT/cLt&#10;8qPMx0uZ3yTX5244GvP1Oe5WoCKN8S3+d//YND9bwN8z6QK9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0Gppy+AAAA3AAAAA8AAAAAAAAAAAAAAAAAmAIAAGRycy9kb3ducmV2&#10;LnhtbFBLBQYAAAAABAAEAPUAAACDAwAAAAA=&#10;" fillcolor="#87cb3c" stroked="f"/>
                  <v:rect id="Rectangle 108" o:spid="_x0000_s1126" style="position:absolute;left:2350;top:7324;width:1503;height: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0EPMMA&#10;AADcAAAADwAAAGRycy9kb3ducmV2LnhtbERPTWvCQBC9F/wPywi9NbuWYCV1lSJUQk9tNAdvY3aa&#10;hGZnQ3Y18d+7hUJv83ifs95OthNXGnzrWMMiUSCIK2darjUcD+9PKxA+IBvsHJOGG3nYbmYPa8yM&#10;G/mLrkWoRQxhn6GGJoQ+k9JXDVn0ieuJI/ftBoshwqGWZsAxhttOPiu1lBZbjg0N9rRrqPopLlZD&#10;v28/X5bqnIbLyReHMS8/9qtS68f59PYKItAU/sV/7tzE+SqF32fiB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0EPMMAAADcAAAADwAAAAAAAAAAAAAAAACYAgAAZHJzL2Rv&#10;d25yZXYueG1sUEsFBgAAAAAEAAQA9QAAAIgDAAAAAA==&#10;" fillcolor="#85ca39" stroked="f"/>
                  <v:rect id="Rectangle 109" o:spid="_x0000_s1127" style="position:absolute;left:2359;top:6165;width:1503;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RsRMIA&#10;AADcAAAADwAAAGRycy9kb3ducmV2LnhtbERPTWuDQBC9F/oflgn0VtcULMG6hjZQ6KGXxISQ2+BO&#10;VXRnxd3q9t9nA4Xc5vE+p9gGM4iZJtdZVrBOUhDEtdUdNwqO1efzBoTzyBoHy6Tgjxxsy8eHAnNt&#10;F97TfPCNiCHsclTQej/mUrq6JYMusSNx5H7sZNBHODVST7jEcDPIlzR9lQY7jg0tjrRrqe4Pv0ZB&#10;6M3HpTpm3S7I/el7drqqz16pp1V4fwPhKfi7+N/9peP8NIPbM/ECW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GxEwgAAANwAAAAPAAAAAAAAAAAAAAAAAJgCAABkcnMvZG93&#10;bnJldi54bWxQSwUGAAAAAAQABAD1AAAAhwMAAAAA&#10;" filled="f" strokecolor="#404040" strokeweight=".45pt">
                    <v:stroke joinstyle="round" endcap="round"/>
                  </v:rect>
                  <v:rect id="Rectangle 110" o:spid="_x0000_s1128" style="position:absolute;left:2656;top:6613;width:4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6CAb4A&#10;AADcAAAADwAAAGRycy9kb3ducmV2LnhtbERPzWoCMRC+F3yHMEJvNdGDyGoUEQQrvbj6AMNm9geT&#10;yZJEd/v2plDwNh/f72x2o7PiSSF2njXMZwoEceVNx42G2/X4tQIRE7JB65k0/FKE3XbyscHC+IEv&#10;9CxTI3IIxwI1tCn1hZSxaslhnPmeOHO1Dw5ThqGRJuCQw52VC6WW0mHHuaHFng4tVffy4TTIa3kc&#10;VqUNyp8X9Y/9Pl1q8lp/Tsf9GkSiMb3F/+6TyfPVEv6eyRfI7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i+ggG+AAAA3AAAAA8AAAAAAAAAAAAAAAAAmAIAAGRycy9kb3ducmV2&#10;LnhtbFBLBQYAAAAABAAEAPUAAACDAwAAAAA=&#10;" filled="f" stroked="f">
                    <v:textbox style="mso-fit-shape-to-text:t" inset="0,0,0,0">
                      <w:txbxContent>
                        <w:p w:rsidR="001E7BFF" w:rsidRDefault="001E7BFF">
                          <w:r>
                            <w:rPr>
                              <w:rFonts w:ascii="Calibri" w:hAnsi="Calibri" w:cs="Calibri"/>
                              <w:b/>
                              <w:bCs/>
                              <w:color w:val="000000"/>
                              <w:sz w:val="18"/>
                              <w:szCs w:val="18"/>
                            </w:rPr>
                            <w:t xml:space="preserve"> </w:t>
                          </w:r>
                        </w:p>
                      </w:txbxContent>
                    </v:textbox>
                  </v:rect>
                  <v:rect id="Rectangle 111" o:spid="_x0000_s1129" style="position:absolute;left:2694;top:6613;width:312;height: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nmr8A&#10;AADcAAAADwAAAGRycy9kb3ducmV2LnhtbERPzWoCMRC+C32HMIXe3EQPVVajFEHQ0ourDzBsZn9o&#10;MlmS6G7fvikUvM3H9zvb/eSseFCIvWcNi0KBIK696bnVcLse52sQMSEbtJ5Jww9F2O9eZlssjR/5&#10;Qo8qtSKHcCxRQ5fSUEoZ644cxsIPxJlrfHCYMgytNAHHHO6sXCr1Lh32nBs6HOjQUf1d3Z0Gea2O&#10;47qyQfnPZfNlz6dLQ17rt9fpYwMi0ZSe4n/3yeT5agV/z+QL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8ieavwAAANwAAAAPAAAAAAAAAAAAAAAAAJgCAABkcnMvZG93bnJl&#10;di54bWxQSwUGAAAAAAQABAD1AAAAhAMAAAAA&#10;" filled="f" stroked="f">
                    <v:textbox style="mso-fit-shape-to-text:t" inset="0,0,0,0">
                      <w:txbxContent>
                        <w:p w:rsidR="001E7BFF" w:rsidRDefault="001E7BFF">
                          <w:r>
                            <w:rPr>
                              <w:rFonts w:ascii="Calibri" w:hAnsi="Calibri" w:cs="Calibri"/>
                              <w:b/>
                              <w:bCs/>
                              <w:color w:val="000000"/>
                              <w:sz w:val="18"/>
                              <w:szCs w:val="18"/>
                            </w:rPr>
                            <w:t>trap</w:t>
                          </w:r>
                        </w:p>
                      </w:txbxContent>
                    </v:textbox>
                  </v:rect>
                  <v:rect id="Rectangle 112" o:spid="_x0000_s1130" style="position:absolute;left:2989;top:6613;width:56;height: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2z6MIA&#10;AADcAAAADwAAAGRycy9kb3ducmV2LnhtbESPzWoDMQyE74W8g1Ggt8ZODiVs44QQCKSll2z6AGKt&#10;/aG2vNhOdvv21aHQm8SMZj7tDnPw6kEpD5EtrFcGFHET3cCdha/b+WULKhdkhz4yWfihDIf94mmH&#10;lYsTX+lRl05JCOcKLfSljJXWuekpYF7FkVi0NqaARdbUaZdwkvDg9caYVx1wYGnocaRTT813fQ8W&#10;9K0+T9vaJxM/Nu2nf79cW4rWPi/n4xuoQnP5N/9dX5zgG6GVZ2QCv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bPowgAAANwAAAAPAAAAAAAAAAAAAAAAAJgCAABkcnMvZG93&#10;bnJldi54bWxQSwUGAAAAAAQABAD1AAAAhwMAAAAA&#10;" filled="f" stroked="f">
                    <v:textbox style="mso-fit-shape-to-text:t" inset="0,0,0,0">
                      <w:txbxContent>
                        <w:p w:rsidR="001E7BFF" w:rsidRDefault="001E7BFF">
                          <w:r>
                            <w:rPr>
                              <w:rFonts w:ascii="Calibri" w:hAnsi="Calibri" w:cs="Calibri"/>
                              <w:b/>
                              <w:bCs/>
                              <w:color w:val="000000"/>
                              <w:sz w:val="18"/>
                              <w:szCs w:val="18"/>
                            </w:rPr>
                            <w:t>-</w:t>
                          </w:r>
                        </w:p>
                      </w:txbxContent>
                    </v:textbox>
                  </v:rect>
                  <v:rect id="Rectangle 113" o:spid="_x0000_s1131" style="position:absolute;left:3041;top:6613;width:565;height: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Wc78A&#10;AADcAAAADwAAAGRycy9kb3ducmV2LnhtbERPzWoCMRC+F3yHMEJvNdFDsVujiCBo8eLaBxg2sz+Y&#10;TJYkuuvbm4LQ23x8v7PajM6KO4XYedYwnykQxJU3HTcafi/7jyWImJANWs+k4UERNuvJ2woL4wc+&#10;071MjcghHAvU0KbUF1LGqiWHceZ74szVPjhMGYZGmoBDDndWLpT6lA47zg0t9rRrqbqWN6dBXsr9&#10;sCxtUP5nUZ/s8XCuyWv9Ph233yASjelf/HIfTJ6vvuDvmXy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5IRZzvwAAANwAAAAPAAAAAAAAAAAAAAAAAJgCAABkcnMvZG93bnJl&#10;di54bWxQSwUGAAAAAAQABAD1AAAAhAMAAAAA&#10;" filled="f" stroked="f">
                    <v:textbox style="mso-fit-shape-to-text:t" inset="0,0,0,0">
                      <w:txbxContent>
                        <w:p w:rsidR="001E7BFF" w:rsidRDefault="001E7BFF">
                          <w:r>
                            <w:rPr>
                              <w:rFonts w:ascii="Calibri" w:hAnsi="Calibri" w:cs="Calibri"/>
                              <w:b/>
                              <w:bCs/>
                              <w:color w:val="000000"/>
                              <w:sz w:val="18"/>
                              <w:szCs w:val="18"/>
                            </w:rPr>
                            <w:t>id table</w:t>
                          </w:r>
                        </w:p>
                      </w:txbxContent>
                    </v:textbox>
                  </v:rect>
                  <v:rect id="Rectangle 114" o:spid="_x0000_s1132" style="position:absolute;left:2544;top:6814;width:1149;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IpM8IA&#10;AADcAAAADwAAAGRycy9kb3ducmV2LnhtbESPT2sCMRDF74V+hzCF3mpWDyKrUaQgqHhx7QcYNrN/&#10;MJksSequ3945FHqb4b157zeb3eSdelBMfWAD81kBirgOtufWwM/t8LUClTKyRReYDDwpwW77/rbB&#10;0oaRr/SocqskhFOJBrqch1LrVHfkMc3CQCxaE6LHLGtstY04Srh3elEUS+2xZ2nocKDvjup79esN&#10;6Ft1GFeVi0U4L5qLOx2vDQVjPj+m/RpUpin/m/+uj1bw54Ivz8gEe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ikzwgAAANwAAAAPAAAAAAAAAAAAAAAAAJgCAABkcnMvZG93&#10;bnJldi54bWxQSwUGAAAAAAQABAD1AAAAhwMAAAAA&#10;" filled="f" stroked="f">
                    <v:textbox style="mso-fit-shape-to-text:t" inset="0,0,0,0">
                      <w:txbxContent>
                        <w:p w:rsidR="001E7BFF" w:rsidRDefault="001E7BFF">
                          <w:r>
                            <w:rPr>
                              <w:rFonts w:ascii="Calibri" w:hAnsi="Calibri" w:cs="Calibri"/>
                              <w:color w:val="000000"/>
                            </w:rPr>
                            <w:t>Switch  traps</w:t>
                          </w:r>
                        </w:p>
                      </w:txbxContent>
                    </v:textbox>
                  </v:rect>
                  <v:shape id="Picture 115" o:spid="_x0000_s1133" type="#_x0000_t75" style="position:absolute;left:465;top:6523;width:1393;height:5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7rWjBAAAA3AAAAA8AAABkcnMvZG93bnJldi54bWxET02LwjAQvS/4H8II3ta0grJ2jSKi6GUP&#10;W/fgcWjGpthMShK1/nuzIHibx/ucxaq3rbiRD41jBfk4A0FcOd1wreDvuPv8AhEissbWMSl4UIDV&#10;cvCxwEK7O//SrYy1SCEcClRgYuwKKUNlyGIYu444cWfnLcYEfS21x3sKt62cZNlMWmw4NRjsaGOo&#10;upRXq2B/iv5oy9KcZ/Pg5pPtYfozPSk1GvbrbxCR+vgWv9wHnebnOfw/ky6Qy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a7rWjBAAAA3AAAAA8AAAAAAAAAAAAAAAAAnwIA&#10;AGRycy9kb3ducmV2LnhtbFBLBQYAAAAABAAEAPcAAACNAwAAAAA=&#10;">
                    <v:imagedata r:id="rId81" o:title=""/>
                  </v:shape>
                  <v:shape id="Picture 116" o:spid="_x0000_s1134" type="#_x0000_t75" style="position:absolute;left:465;top:6523;width:1393;height:5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gNDPBAAAA3AAAAA8AAABkcnMvZG93bnJldi54bWxET9uKwjAQfV/Yfwiz4NuaWlCkmhYRBPVF&#10;vHzA0IxNtZmUJta6X78RFvZtDuc6y2Kwjeip87VjBZNxAoK4dLrmSsHlvPmeg/ABWWPjmBS8yEOR&#10;f34sMdPuyUfqT6ESMYR9hgpMCG0mpS8NWfRj1xJH7uo6iyHCrpK6w2cMt41Mk2QmLdYcGwy2tDZU&#10;3k8Pq2B/Mz/1YX/ezdODpVSGdtgdp0qNvobVAkSgIfyL/9xbHedPUng/Ey+Q+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ngNDPBAAAA3AAAAA8AAAAAAAAAAAAAAAAAnwIA&#10;AGRycy9kb3ducmV2LnhtbFBLBQYAAAAABAAEAPcAAACNAwAAAAA=&#10;">
                    <v:imagedata r:id="rId82" o:title=""/>
                  </v:shape>
                  <v:rect id="Rectangle 117" o:spid="_x0000_s1135" style="position:absolute;left:455;top:6514;width:1367;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vXcIA&#10;AADcAAAADwAAAGRycy9kb3ducmV2LnhtbERPS4vCMBC+C/sfwix4KZq6gqzVKLuyojcfK56HZmyL&#10;zaQ00VZ/vREEb/PxPWc6b00prlS7wrKCQT8GQZxaXXCm4PC/7H2DcB5ZY2mZFNzIwXz20Zliom3D&#10;O7rufSZCCLsEFeTeV4mULs3JoOvbijhwJ1sb9AHWmdQ1NiHclPIrjkfSYMGhIceKFjml5/3FKIiq&#10;4fG3uW/X0WYZ3/5Wx904i1qlup/tzwSEp9a/xS/3Wof5gyE8nw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tS9dwgAAANwAAAAPAAAAAAAAAAAAAAAAAJgCAABkcnMvZG93&#10;bnJldi54bWxQSwUGAAAAAAQABAD1AAAAhwMAAAAA&#10;" fillcolor="#bfbfbf" stroked="f"/>
                  <v:rect id="Rectangle 118" o:spid="_x0000_s1136" style="position:absolute;left:455;top:6578;width:1367;height: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nPMQA&#10;AADcAAAADwAAAGRycy9kb3ducmV2LnhtbERPTWvCQBC9F/oflil4azYRkZK6iliEFg9aLbbHITtm&#10;o9nZNLtq9Nd3hYK3ebzPGU06W4sTtb5yrCBLUhDEhdMVlwq+NvPnFxA+IGusHZOCC3mYjB8fRphr&#10;d+ZPOq1DKWII+xwVmBCaXEpfGLLoE9cQR27nWoshwraUusVzDLe17KfpUFqsODYYbGhmqDisj1bB&#10;Ym/cT7O9fuy+s+X8bbjaovztK9V76qavIAJ14S7+d7/rOD8bwO2ZeIE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Q5zzEAAAA3AAAAA8AAAAAAAAAAAAAAAAAmAIAAGRycy9k&#10;b3ducmV2LnhtbFBLBQYAAAAABAAEAPUAAACJAwAAAAA=&#10;" fillcolor="#bebebe" stroked="f"/>
                  <v:rect id="Rectangle 119" o:spid="_x0000_s1137" style="position:absolute;left:455;top:6633;width:1367;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lSnsIA&#10;AADcAAAADwAAAGRycy9kb3ducmV2LnhtbERPS2vCQBC+F/wPywje6saID1JXkYBgaS9VweuYHbOh&#10;2dmQXZP033eFQm/z8T1nsxtsLTpqfeVYwWyagCAunK64VHA5H17XIHxA1lg7JgU/5GG3Hb1sMNOu&#10;5y/qTqEUMYR9hgpMCE0mpS8MWfRT1xBH7u5aiyHCtpS6xT6G21qmSbKUFiuODQYbyg0V36eHVfCe&#10;Vh/3q83xsZxrZ+hzdVg1N6Um42H/BiLQEP7Ff+6jjvNnC3g+Ey+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SVKewgAAANwAAAAPAAAAAAAAAAAAAAAAAJgCAABkcnMvZG93&#10;bnJldi54bWxQSwUGAAAAAAQABAD1AAAAhwMAAAAA&#10;" fillcolor="#bdbdbd" stroked="f"/>
                  <v:rect id="Rectangle 120" o:spid="_x0000_s1138" style="position:absolute;left:455;top:6669;width:1367;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7NxsQA&#10;AADcAAAADwAAAGRycy9kb3ducmV2LnhtbERPS2vCQBC+F/wPywi9lLrRQyjRVcQXHqSkasHjmB2T&#10;JdnZkN1q+u+7hUJv8/E9Z7bobSPu1HnjWMF4lIAgLpw2XCo4n7avbyB8QNbYOCYF3+RhMR88zTDT&#10;7sEfdD+GUsQQ9hkqqEJoMyl9UZFFP3ItceRurrMYIuxKqTt8xHDbyEmSpNKi4dhQYUurior6+GUV&#10;5KvNmi/1i/nkw+a2y5f1+9WflXoe9sspiEB9+Bf/ufc6zh+n8PtMvE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OzcbEAAAA3AAAAA8AAAAAAAAAAAAAAAAAmAIAAGRycy9k&#10;b3ducmV2LnhtbFBLBQYAAAAABAAEAPUAAACJAwAAAAA=&#10;" fillcolor="#bcbcbc" stroked="f"/>
                  <v:rect id="Rectangle 121" o:spid="_x0000_s1139" style="position:absolute;left:455;top:6705;width:1367;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eNdMIA&#10;AADcAAAADwAAAGRycy9kb3ducmV2LnhtbERPS4vCMBC+L/gfwgh7W1M9qFSjiCL2IPha1uvQzLZd&#10;k0lpslr3128Ewdt8fM+ZzltrxJUaXzlW0O8lIIhzpysuFHye1h9jED4gazSOScGdPMxnnbcpptrd&#10;+EDXYyhEDGGfooIyhDqV0uclWfQ9VxNH7ts1FkOETSF1g7cYbo0cJMlQWqw4NpRY07Kk/HL8tQp2&#10;dP4ym2yfbX/06B7M8M+cliul3rvtYgIiUBte4qc703F+fwSPZ+IF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h410wgAAANwAAAAPAAAAAAAAAAAAAAAAAJgCAABkcnMvZG93&#10;bnJldi54bWxQSwUGAAAAAAQABAD1AAAAhwMAAAAA&#10;" fillcolor="#bbb" stroked="f"/>
                  <v:rect id="Rectangle 122" o:spid="_x0000_s1140" style="position:absolute;left:455;top:6733;width:1367;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EuRcQA&#10;AADcAAAADwAAAGRycy9kb3ducmV2LnhtbESPQWvCQBCF74L/YRnBm27sQSS6SiMoBfFQI9jjkJ0m&#10;sdnZkN1o/PedQ6G3Gd6b977Z7AbXqAd1ofZsYDFPQBEX3tZcGrjmh9kKVIjIFhvPZOBFAXbb8WiD&#10;qfVP/qTHJZZKQjikaKCKsU21DkVFDsPct8SiffvOYZS1K7Xt8CnhrtFvSbLUDmuWhgpb2ldU/Fx6&#10;Z2DV37XPbqdjvv/KsT3r7H7uM2Omk+F9DSrSEP/Nf9cfVvAXQiv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BLkXEAAAA3AAAAA8AAAAAAAAAAAAAAAAAmAIAAGRycy9k&#10;b3ducmV2LnhtbFBLBQYAAAAABAAEAPUAAACJAwAAAAA=&#10;" fillcolor="#bababa" stroked="f"/>
                  <v:rect id="Rectangle 123" o:spid="_x0000_s1141" style="position:absolute;left:455;top:6760;width:1367;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h0F8EA&#10;AADcAAAADwAAAGRycy9kb3ducmV2LnhtbERPS4vCMBC+C/sfwix401QPol2jyKKiF8FH77PN2JY2&#10;k24TNfvvN4LgbT6+58yXwTTiTp2rLCsYDRMQxLnVFRcKLufNYArCeWSNjWVS8EcOlouP3hxTbR98&#10;pPvJFyKGsEtRQel9m0rp8pIMuqFtiSN3tZ1BH2FXSN3hI4abRo6TZCINVhwbSmzpu6S8Pt2Mgtxs&#10;wqz4OeBtu87GYfu7rvdZrVT/M6y+QHgK/i1+uXc6zh/N4PlMvEA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4dBfBAAAA3AAAAA8AAAAAAAAAAAAAAAAAmAIAAGRycy9kb3du&#10;cmV2LnhtbFBLBQYAAAAABAAEAPUAAACGAwAAAAA=&#10;" fillcolor="#b9b9b9" stroked="f"/>
                  <v:rect id="Rectangle 124" o:spid="_x0000_s1142" style="position:absolute;left:455;top:6778;width:1367;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slicUA&#10;AADcAAAADwAAAGRycy9kb3ducmV2LnhtbESPwWrDQAxE74X+w6JCLqVZ25QkuN6EYiiUkBzi5AOE&#10;V7Vde7XGu02cv68Ohd4kZjTzVOxmN6grTaHzbCBdJqCIa287bgxczh8vG1AhIlscPJOBOwXYbR8f&#10;Csytv/GJrlVslIRwyNFAG+OYax3qlhyGpR+JRfvyk8Mo69RoO+FNwt2gsyRZaYcdS0OLI5Ut1X31&#10;4wycv2m/7g+vxxKz56bEfZ2u0oMxi6f5/Q1UpDn+m/+uP63gZ4Ivz8gE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yWJxQAAANwAAAAPAAAAAAAAAAAAAAAAAJgCAABkcnMv&#10;ZG93bnJldi54bWxQSwUGAAAAAAQABAD1AAAAigMAAAAA&#10;" fillcolor="#b8b8b8" stroked="f"/>
                  <v:rect id="Rectangle 125" o:spid="_x0000_s1143" style="position:absolute;left:455;top:6796;width:1367;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t9z8EA&#10;AADcAAAADwAAAGRycy9kb3ducmV2LnhtbERPTYvCMBC9L/gfwgje1lQLu1KNIi6rHl138Tw0Y1Pa&#10;TGoTa/33ZkHwNo/3OYtVb2vRUetLxwom4wQEce50yYWCv9/v9xkIH5A11o5JwZ08rJaDtwVm2t34&#10;h7pjKEQMYZ+hAhNCk0npc0MW/dg1xJE7u9ZiiLAtpG7xFsNtLadJ8iEtlhwbDDa0MZRXx6tVkKbd&#10;6TI73CvTVPVh+3XZrT9lqtRo2K/nIAL14SV+uvc6zp9O4P+ZeIF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rfc/BAAAA3AAAAA8AAAAAAAAAAAAAAAAAmAIAAGRycy9kb3du&#10;cmV2LnhtbFBLBQYAAAAABAAEAPUAAACGAwAAAAA=&#10;" fillcolor="#b7b7b7" stroked="f"/>
                  <v:rect id="Rectangle 126" o:spid="_x0000_s1144" style="position:absolute;left:455;top:6824;width:1367;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R138EA&#10;AADcAAAADwAAAGRycy9kb3ducmV2LnhtbERP24rCMBB9X/Afwgi+ral9kKVrFBEFERHW3Q8YkunF&#10;NpPaxLb+vVlY2Lc5nOusNqNtRE+drxwrWMwTEMTamYoLBT/fh/cPED4gG2wck4InedisJ28rzIwb&#10;+Iv6ayhEDGGfoYIyhDaT0uuSLPq5a4kjl7vOYoiwK6TpcIjhtpFpkiylxYpjQ4kt7UrS9fVhFQx9&#10;M55u5/x4qU863+ubrM/3XKnZdNx+ggg0hn/xn/to4vw0hd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kdd/BAAAA3AAAAA8AAAAAAAAAAAAAAAAAmAIAAGRycy9kb3du&#10;cmV2LnhtbFBLBQYAAAAABAAEAPUAAACGAwAAAAA=&#10;" fillcolor="#b6b6b6" stroked="f"/>
                  <v:rect id="Rectangle 127" o:spid="_x0000_s1145" style="position:absolute;left:455;top:6842;width:1367;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9J2cQA&#10;AADcAAAADwAAAGRycy9kb3ducmV2LnhtbERPS2vCQBC+C/0PyxR60422SIiu4gNpkR5aLXgdstMk&#10;NjsbdrdJ9Ne7BaG3+fieM1/2phYtOV9ZVjAeJSCIc6srLhR8HXfDFIQPyBpry6TgQh6Wi4fBHDNt&#10;O/6k9hAKEUPYZ6igDKHJpPR5SQb9yDbEkfu2zmCI0BVSO+xiuKnlJEmm0mDFsaHEhjYl5T+HX6Pg&#10;fNq+rpvuZffh8nObbq/vR7lPlXp67FczEIH68C++u990nD95hr9n4gV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vSdnEAAAA3AAAAA8AAAAAAAAAAAAAAAAAmAIAAGRycy9k&#10;b3ducmV2LnhtbFBLBQYAAAAABAAEAPUAAACJAwAAAAA=&#10;" fillcolor="#b5b5b5" stroked="f"/>
                  <v:rect id="Rectangle 128" o:spid="_x0000_s1146" style="position:absolute;left:455;top:6869;width:1367;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36OsEA&#10;AADcAAAADwAAAGRycy9kb3ducmV2LnhtbERPzYrCMBC+L/gOYQRva6ouslSjiCAruBetDzDbjGmx&#10;mZQmW7P79EYQvM3H9zvLdbSN6KnztWMFk3EGgrh0umaj4Fzs3j9B+ICssXFMCv7Iw3o1eFtirt2N&#10;j9SfghEphH2OCqoQ2lxKX1Zk0Y9dS5y4i+sshgQ7I3WHtxRuGznNsrm0WHNqqLClbUXl9fRrFeC3&#10;+eoP8bg7m3j9n+1/ikvTF0qNhnGzABEohpf46d7rNH/6AY9n0gV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t+jrBAAAA3AAAAA8AAAAAAAAAAAAAAAAAmAIAAGRycy9kb3du&#10;cmV2LnhtbFBLBQYAAAAABAAEAPUAAACGAwAAAAA=&#10;" fillcolor="#b4b4b4" stroked="f"/>
                  <v:rect id="Rectangle 129" o:spid="_x0000_s1147" style="position:absolute;left:455;top:6896;width:1367;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9F3sQA&#10;AADcAAAADwAAAGRycy9kb3ducmV2LnhtbERPTWvCQBC9C/6HZQq9mU0F05K6igjGHirV1EtvQ3aa&#10;pGZnQ3abxH/fLQje5vE+Z7keTSN66lxtWcFTFIMgLqyuuVRw/tzNXkA4j6yxsUwKruRgvZpOlphq&#10;O/CJ+tyXIoSwS1FB5X2bSumKigy6yLbEgfu2nUEfYFdK3eEQwk0j53GcSIM1h4YKW9pWVFzyX6OA&#10;fr6uNGw/9uf4mCVF9nzo/ftBqceHcfMKwtPo7+Kb+02H+fMF/D8TLp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Rd7EAAAA3AAAAA8AAAAAAAAAAAAAAAAAmAIAAGRycy9k&#10;b3ducmV2LnhtbFBLBQYAAAAABAAEAPUAAACJAwAAAAA=&#10;" fillcolor="#b3b3b3" stroked="f"/>
                  <v:rect id="Rectangle 130" o:spid="_x0000_s1148" style="position:absolute;left:455;top:6933;width:1367;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nuV8IA&#10;AADcAAAADwAAAGRycy9kb3ducmV2LnhtbERP24rCMBB9F/Yfwiz4IpoqUtxqlEUURBDR7QcMzWxT&#10;tpl0m6j1740g+DaHc53FqrO1uFLrK8cKxqMEBHHhdMWlgvxnO5yB8AFZY+2YFNzJw2r50Vtgpt2N&#10;T3Q9h1LEEPYZKjAhNJmUvjBk0Y9cQxy5X9daDBG2pdQt3mK4reUkSVJpseLYYLChtaHi73yxCr7y&#10;Q57uXCeL6X6wPW3M//F4SJXqf3bfcxCBuvAWv9w7HedPUng+Ey+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e5XwgAAANwAAAAPAAAAAAAAAAAAAAAAAJgCAABkcnMvZG93&#10;bnJldi54bWxQSwUGAAAAAAQABAD1AAAAhwMAAAAA&#10;" fillcolor="#b2b2b2" stroked="f"/>
                  <v:rect id="Rectangle 131" o:spid="_x0000_s1149" style="position:absolute;left:455;top:6960;width:1367;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SrEMQA&#10;AADcAAAADwAAAGRycy9kb3ducmV2LnhtbERP22rCQBB9L/QflhH6InVjpBeiq4hYCBYErUh9G7Jj&#10;EpqdXbKriX/vFgp9m8O5zmzRm0ZcqfW1ZQXjUQKCuLC65lLB4evj+R2ED8gaG8uk4EYeFvPHhxlm&#10;2na8o+s+lCKGsM9QQRWCy6T0RUUG/cg64sidbWswRNiWUrfYxXDTyDRJXqXBmmNDhY5WFRU/+4tR&#10;kHZ5MrRj514mx+Hn6rTJt5f1t1JPg345BRGoD//iP3eu4/z0DX6fiR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UqxDEAAAA3AAAAA8AAAAAAAAAAAAAAAAAmAIAAGRycy9k&#10;b3ducmV2LnhtbFBLBQYAAAAABAAEAPUAAACJAwAAAAA=&#10;" fillcolor="#b1b1b1" stroked="f"/>
                  <v:rect id="Rectangle 132" o:spid="_x0000_s1150" style="position:absolute;left:455;top:7024;width:1367;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V4ysMA&#10;AADcAAAADwAAAGRycy9kb3ducmV2LnhtbESPT2vCQBDF7wW/wzKCt7pRqUh0FRGLvdYI6m3ITv5g&#10;djZktyZ++86h0NsM7817v9nsBteoJ3Wh9mxgNk1AEefe1lwauGSf7ytQISJbbDyTgRcF2G1HbxtM&#10;re/5m57nWCoJ4ZCigSrGNtU65BU5DFPfEotW+M5hlLUrte2wl3DX6HmSLLXDmqWhwpYOFeWP848z&#10;cHocF7d7NhQZ+X55Keq2oOuHMZPxsF+DijTEf/Pf9ZcV/LnQyjMygd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V4ysMAAADcAAAADwAAAAAAAAAAAAAAAACYAgAAZHJzL2Rv&#10;d25yZXYueG1sUEsFBgAAAAAEAAQA9QAAAIgDAAAAAA==&#10;" fillcolor="#b0b0b0" stroked="f"/>
                  <v:rect id="Rectangle 133" o:spid="_x0000_s1151" style="position:absolute;left:457;top:6518;width:1367;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w6IcEA&#10;AADcAAAADwAAAGRycy9kb3ducmV2LnhtbERPTYvCMBC9C/sfwix401RBWatRVBA8eNFWlr0NzdgW&#10;m0lpYo3/3iws7G0e73NWm2Aa0VPnassKJuMEBHFhdc2lgjw7jL5AOI+ssbFMCl7kYLP+GKww1fbJ&#10;Z+ovvhQxhF2KCirv21RKV1Rk0I1tSxy5m+0M+gi7UuoOnzHcNHKaJHNpsObYUGFL+4qK++VhFIS7&#10;2f1k+azeB3m+nnqns+LbKzX8DNslCE/B/4v/3Ecd508X8PtMvEC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sOiHBAAAA3AAAAA8AAAAAAAAAAAAAAAAAmAIAAGRycy9kb3du&#10;cmV2LnhtbFBLBQYAAAAABAAEAPUAAACGAwAAAAA=&#10;" filled="f" strokecolor="#404040" strokeweight=".45pt">
                    <v:stroke joinstyle="round" endcap="round"/>
                  </v:rect>
                  <v:rect id="Rectangle 134" o:spid="_x0000_s1152" style="position:absolute;left:893;top:6616;width:519;height:5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1U8MA&#10;AADcAAAADwAAAGRycy9kb3ducmV2LnhtbESP3WoCMRCF74W+Q5hC7zRbCyJbo5SCoMUbVx9g2Mz+&#10;0GSyJKm7vn3nQvBuhnPmnG82u8k7daOY+sAG3hcFKOI62J5bA9fLfr4GlTKyRReYDNwpwW77Mttg&#10;acPIZ7pVuVUSwqlEA13OQ6l1qjvymBZhIBatCdFjljW22kYcJdw7vSyKlfbYszR0ONB3R/Vv9ecN&#10;6Eu1H9eVi0X4WTYndzycGwrGvL1OX5+gMk35aX5cH6zgfwi+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d1U8MAAADcAAAADwAAAAAAAAAAAAAAAACYAgAAZHJzL2Rv&#10;d25yZXYueG1sUEsFBgAAAAAEAAQA9QAAAIgDAAAAAA==&#10;" filled="f" stroked="f">
                    <v:textbox style="mso-fit-shape-to-text:t" inset="0,0,0,0">
                      <w:txbxContent>
                        <w:p w:rsidR="001E7BFF" w:rsidRDefault="001E7BFF">
                          <w:r>
                            <w:rPr>
                              <w:rFonts w:ascii="Calibri" w:hAnsi="Calibri" w:cs="Calibri"/>
                              <w:color w:val="000000"/>
                              <w:sz w:val="30"/>
                              <w:szCs w:val="30"/>
                            </w:rPr>
                            <w:t xml:space="preserve">Port </w:t>
                          </w:r>
                        </w:p>
                      </w:txbxContent>
                    </v:textbox>
                  </v:rect>
                  <v:shape id="Picture 135" o:spid="_x0000_s1153" type="#_x0000_t75" style="position:absolute;left:692;top:6751;width:1394;height: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7Zn/DAAAA3AAAAA8AAABkcnMvZG93bnJldi54bWxEj0GLwjAQhe/C/ocwgjebalHWapRFEPRS&#10;Vl0P3oZmtu3aTEoTtf77jSB4m+G9ed+bxaoztbhR6yrLCkZRDII4t7riQsHPcTP8BOE8ssbaMil4&#10;kIPV8qO3wFTbO+/pdvCFCCHsUlRQet+kUrq8JIMusg1x0H5ta9CHtS2kbvEewk0tx3E8lQYrDoQS&#10;G1qXlF8OVxMg8Z/UONue9S6Z2FOWZd8yIaUG/e5rDsJT59/m1/VWh/rJCJ7PhAnk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tmf8MAAADcAAAADwAAAAAAAAAAAAAAAACf&#10;AgAAZHJzL2Rvd25yZXYueG1sUEsFBgAAAAAEAAQA9wAAAI8DAAAAAA==&#10;">
                    <v:imagedata r:id="rId83" o:title=""/>
                  </v:shape>
                  <v:shape id="Picture 136" o:spid="_x0000_s1154" type="#_x0000_t75" style="position:absolute;left:692;top:6751;width:1394;height: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t+YrEAAAA3AAAAA8AAABkcnMvZG93bnJldi54bWxET01rwkAQvQv+h2WE3nSTtLQSXaVEBKFg&#10;aVoRb0N2TILZ2ZDdavz3riB4m8f7nPmyN404U+dqywriSQSCuLC65lLB3+96PAXhPLLGxjIpuJKD&#10;5WI4mGOq7YV/6Jz7UoQQdikqqLxvUyldUZFBN7EtceCOtjPoA+xKqTu8hHDTyCSK3qXBmkNDhS1l&#10;FRWn/N8o+D4cT29fa/+RxXu5XW1WcbLLdkq9jPrPGQhPvX+KH+6NDvNfE7g/Ey6Qi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Yt+YrEAAAA3AAAAA8AAAAAAAAAAAAAAAAA&#10;nwIAAGRycy9kb3ducmV2LnhtbFBLBQYAAAAABAAEAPcAAACQAwAAAAA=&#10;">
                    <v:imagedata r:id="rId84" o:title=""/>
                  </v:shape>
                  <v:rect id="Rectangle 137" o:spid="_x0000_s1155" style="position:absolute;left:674;top:6742;width:1366;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zPcMA&#10;AADcAAAADwAAAGRycy9kb3ducmV2LnhtbERPTWvCQBC9F/wPywi9BN1oQGp0FS1KvbVR8TxkxySY&#10;nQ3ZrYn99d2C0Ns83ucs172pxZ1aV1lWMBnHIIhzqysuFJxP+9EbCOeRNdaWScGDHKxXg5clptp2&#10;nNH96AsRQtilqKD0vkmldHlJBt3YNsSBu9rWoA+wLaRusQvhppbTOJ5JgxWHhhIbei8pvx2/jYKo&#10;SS7b7ufrEH3u48fu45LNi6hX6nXYbxYgPPX+X/x0H3SYnyTw90y4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BzPcMAAADcAAAADwAAAAAAAAAAAAAAAACYAgAAZHJzL2Rv&#10;d25yZXYueG1sUEsFBgAAAAAEAAQA9QAAAIgDAAAAAA==&#10;" fillcolor="#bfbfbf" stroked="f"/>
                  <v:rect id="Rectangle 138" o:spid="_x0000_s1156" style="position:absolute;left:674;top:6796;width:136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W7XMQA&#10;AADcAAAADwAAAGRycy9kb3ducmV2LnhtbERPTWsCMRC9C/0PYYTeNKstIqtRRBEqHmptWXscNuNm&#10;281ku4m69debQsHbPN7nTOetrcSZGl86VjDoJyCIc6dLLhR8vK97YxA+IGusHJOCX/Iwnz10pphq&#10;d+E3Ou9DIWII+xQVmBDqVEqfG7Lo+64mjtzRNRZDhE0hdYOXGG4rOUySkbRYcmwwWNPSUP69P1kF&#10;2y/jPuvsujkeBq/r1WiXofwZKvXYbRcTEIHacBf/u190nP/0DH/PxAv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lu1zEAAAA3AAAAA8AAAAAAAAAAAAAAAAAmAIAAGRycy9k&#10;b3ducmV2LnhtbFBLBQYAAAAABAAEAPUAAACJAwAAAAA=&#10;" fillcolor="#bebebe" stroked="f"/>
                  <v:rect id="Rectangle 139" o:spid="_x0000_s1157" style="position:absolute;left:674;top:6860;width:1366;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wO/sEA&#10;AADcAAAADwAAAGRycy9kb3ducmV2LnhtbERPS2sCMRC+F/wPYYTealaXqqxGEUGotJeq4HXcjJvF&#10;zWTZZB/++6ZQ6G0+vuest4OtREeNLx0rmE4SEMS50yUXCi7nw9sShA/IGivHpOBJHrab0csaM+16&#10;/qbuFAoRQ9hnqMCEUGdS+tyQRT9xNXHk7q6xGCJsCqkb7GO4reQsSebSYsmxwWBNe0P549RaBcdZ&#10;+Xm/2j2281Q7Q1+Lw6K+KfU6HnYrEIGG8C/+c3/oOD99h99n4gVy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8Dv7BAAAA3AAAAA8AAAAAAAAAAAAAAAAAmAIAAGRycy9kb3du&#10;cmV2LnhtbFBLBQYAAAAABAAEAPUAAACGAwAAAAA=&#10;" fillcolor="#bdbdbd" stroked="f"/>
                  <v:rect id="Rectangle 140" o:spid="_x0000_s1158" style="position:absolute;left:674;top:6896;width:1366;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uRpsMA&#10;AADcAAAADwAAAGRycy9kb3ducmV2LnhtbERPTYvCMBC9C/6HMAteFk1XQZZqFFFXPMiiroLH2WZs&#10;S5tJaaLWf28Ewds83ueMp40pxZVql1tW8NWLQBAnVuecKjj8/XS/QTiPrLG0TAru5GA6abfGGGt7&#10;4x1d9z4VIYRdjAoy76tYSpdkZND1bEUcuLOtDfoA61TqGm8h3JSyH0VDaTDn0JBhRfOMkmJ/MQq2&#10;8+WCT8VnfuTN8rzazorff3dQqvPRzEYgPDX+LX651zrMHwzh+Uy4QE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uRpsMAAADcAAAADwAAAAAAAAAAAAAAAACYAgAAZHJzL2Rv&#10;d25yZXYueG1sUEsFBgAAAAAEAAQA9QAAAIgDAAAAAA==&#10;" fillcolor="#bcbcbc" stroked="f"/>
                  <v:rect id="Rectangle 141" o:spid="_x0000_s1159" style="position:absolute;left:674;top:6924;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LRFMMA&#10;AADcAAAADwAAAGRycy9kb3ducmV2LnhtbERPTWvCQBC9F/oflil4qxsVVKJrkIiYQ6GtSnsdsmOS&#10;dnc2ZLca++tdodDbPN7nLLPeGnGmzjeOFYyGCQji0umGKwXHw/Z5DsIHZI3GMSm4kods9fiwxFS7&#10;C7/TeR8qEUPYp6igDqFNpfRlTRb90LXEkTu5zmKIsKuk7vASw62R4ySZSosNx4YaW8prKr/3P1bB&#10;K31+mF3xVrx86dk1mOmvOeQbpQZP/XoBIlAf/sV/7kLH+ZMZ3J+JF8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LRFMMAAADcAAAADwAAAAAAAAAAAAAAAACYAgAAZHJzL2Rv&#10;d25yZXYueG1sUEsFBgAAAAAEAAQA9QAAAIgDAAAAAA==&#10;" fillcolor="#bbb" stroked="f"/>
                  <v:rect id="Rectangle 142" o:spid="_x0000_s1160" style="position:absolute;left:674;top:6951;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RyJcUA&#10;AADcAAAADwAAAGRycy9kb3ducmV2LnhtbESPQWvCQBCF7wX/wzKCt7qxQpHUVRrBIoiHGkGPQ3aa&#10;xGZnQ3aj8d87h0JvM7w3732zXA+uUTfqQu3ZwGyagCIuvK25NHDKt68LUCEiW2w8k4EHBVivRi9L&#10;TK2/8zfdjrFUEsIhRQNVjG2qdSgqchimviUW7cd3DqOsXalth3cJd41+S5J37bBmaaiwpU1Fxe+x&#10;dwYW/VX77Lz/yjeXHNuDzq6HPjNmMh4+P0BFGuK/+e96ZwV/LrTyjEy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HIlxQAAANwAAAAPAAAAAAAAAAAAAAAAAJgCAABkcnMv&#10;ZG93bnJldi54bWxQSwUGAAAAAAQABAD1AAAAigMAAAAA&#10;" fillcolor="#bababa" stroked="f"/>
                  <v:rect id="Rectangle 143" o:spid="_x0000_s1161" style="position:absolute;left:674;top:6978;width:1366;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0od8IA&#10;AADcAAAADwAAAGRycy9kb3ducmV2LnhtbERPTWvCQBC9F/wPywje6qYRSo2uUiQGeynU1vs0OyYh&#10;2dmYXeP677uFQm/zeJ+z3gbTiZEG11hW8DRPQBCXVjdcKfj63D++gHAeWWNnmRTcycF2M3lYY6bt&#10;jT9oPPpKxBB2GSqove8zKV1Zk0E3tz1x5M52MOgjHCqpB7zFcNPJNEmepcGGY0ONPe1qKtvj1Sgo&#10;zT4sq+93vBb5KQ3FJW/fTq1Ss2l4XYHwFPy/+M990HH+Ygm/z8QL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TSh3wgAAANwAAAAPAAAAAAAAAAAAAAAAAJgCAABkcnMvZG93&#10;bnJldi54bWxQSwUGAAAAAAQABAD1AAAAhwMAAAAA&#10;" fillcolor="#b9b9b9" stroked="f"/>
                  <v:rect id="Rectangle 144" o:spid="_x0000_s1162" style="position:absolute;left:674;top:7006;width:1366;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TAKcQA&#10;AADcAAAADwAAAGRycy9kb3ducmV2LnhtbESPQYvCQAyF7wv+hyGCl0WnFXGlOooUFkT0oO4PCJ3Y&#10;VjuZ0pnV+u/NYWFvCe/lvS+rTe8a9aAu1J4NpJMEFHHhbc2lgZ/L93gBKkRki41nMvCiAJv14GOF&#10;mfVPPtHjHEslIRwyNFDF2GZah6Iih2HiW2LRrr5zGGXtSm07fEq4a/Q0SebaYc3SUGFLeUXF/fzr&#10;DFxutP+6H2bHHKefZY77Ip2nB2NGw367BBWpj//mv+udFfyZ4MszMoFe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kwCnEAAAA3AAAAA8AAAAAAAAAAAAAAAAAmAIAAGRycy9k&#10;b3ducmV2LnhtbFBLBQYAAAAABAAEAPUAAACJAwAAAAA=&#10;" fillcolor="#b8b8b8" stroked="f"/>
                  <v:rect id="Rectangle 145" o:spid="_x0000_s1163" style="position:absolute;left:674;top:7024;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SYb8EA&#10;AADcAAAADwAAAGRycy9kb3ducmV2LnhtbERPTWvCQBC9F/wPywje6kZTWomuIoq2R6vieciO2ZDs&#10;bMyuMf77bqHQ2zze5yxWva1FR60vHSuYjBMQxLnTJRcKzqfd6wyED8gaa8ek4EkeVsvBywIz7R78&#10;Td0xFCKGsM9QgQmhyaT0uSGLfuwa4shdXWsxRNgWUrf4iOG2ltMkeZcWS44NBhvaGMqr490qSNPu&#10;cpsdnpVpqvqw394+1x8yVWo07NdzEIH68C/+c3/pOP9tAr/PxAvk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0mG/BAAAA3AAAAA8AAAAAAAAAAAAAAAAAmAIAAGRycy9kb3du&#10;cmV2LnhtbFBLBQYAAAAABAAEAPUAAACGAwAAAAA=&#10;" fillcolor="#b7b7b7" stroked="f"/>
                  <v:rect id="Rectangle 146" o:spid="_x0000_s1164" style="position:absolute;left:674;top:7051;width:1366;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uQf8EA&#10;AADcAAAADwAAAGRycy9kb3ducmV2LnhtbERP24rCMBB9X/Afwgi+ramyyFKNIrILIrLg5QOGZHqx&#10;zaQ22bb+/UYQ9m0O5zqrzWBr0VHrS8cKZtMEBLF2puRcwfXy/f4Jwgdkg7VjUvAgD5v16G2FqXE9&#10;n6g7h1zEEPYpKihCaFIpvS7Iop+6hjhymWsthgjbXJoW+xhuazlPkoW0WHJsKLChXUG6Ov9aBX1X&#10;D4fbMdv/VAedfembrI73TKnJeNguQQQawr/45d6bOP9jDs9n4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7kH/BAAAA3AAAAA8AAAAAAAAAAAAAAAAAmAIAAGRycy9kb3du&#10;cmV2LnhtbFBLBQYAAAAABAAEAPUAAACGAwAAAAA=&#10;" fillcolor="#b6b6b6" stroked="f"/>
                  <v:rect id="Rectangle 147" o:spid="_x0000_s1165" style="position:absolute;left:674;top:7069;width:1366;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CsecQA&#10;AADcAAAADwAAAGRycy9kb3ducmV2LnhtbERPS2vCQBC+C/0PyxR6040PJERX8YG0FA+tFrwO2WkS&#10;m50Nu9sk7a/vCkJv8/E9Z7nuTS1acr6yrGA8SkAQ51ZXXCj4OB+GKQgfkDXWlknBD3lYrx4GS8y0&#10;7fid2lMoRAxhn6GCMoQmk9LnJRn0I9sQR+7TOoMhQldI7bCL4aaWkySZS4MVx4YSG9qVlH+dvo2C&#10;62X/vG262eHN5dc23f8ez/I1Verpsd8sQATqw7/47n7Rcf5sCrdn4gV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wrHnEAAAA3AAAAA8AAAAAAAAAAAAAAAAAmAIAAGRycy9k&#10;b3ducmV2LnhtbFBLBQYAAAAABAAEAPUAAACJAwAAAAA=&#10;" fillcolor="#b5b5b5" stroked="f"/>
                  <v:rect id="Rectangle 148" o:spid="_x0000_s1166" style="position:absolute;left:674;top:7097;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IfmsIA&#10;AADcAAAADwAAAGRycy9kb3ducmV2LnhtbERP3WrCMBS+F/YO4Qi709QpMrpGGQNRcDdaH+CsOaal&#10;zUlpspr59Mtg4N35+H5PsY22EyMNvnGsYDHPQBBXTjdsFFzK3ewVhA/IGjvHpOCHPGw3T5MCc+1u&#10;fKLxHIxIIexzVFCH0OdS+qomi37ueuLEXd1gMSQ4GKkHvKVw28mXLFtLiw2nhhp7+qipas/fVgF+&#10;mv14jKfdxcT2vjx8ldduLJV6nsb3NxCBYniI/90HneavVvD3TL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8h+awgAAANwAAAAPAAAAAAAAAAAAAAAAAJgCAABkcnMvZG93&#10;bnJldi54bWxQSwUGAAAAAAQABAD1AAAAhwMAAAAA&#10;" fillcolor="#b4b4b4" stroked="f"/>
                  <v:rect id="Rectangle 149" o:spid="_x0000_s1167" style="position:absolute;left:674;top:7124;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CgfsQA&#10;AADcAAAADwAAAGRycy9kb3ducmV2LnhtbERPTWvCQBC9C/6HZYTemo3SWonZiAi1PVS06sXbkJ0m&#10;qdnZkN0m8d93CwVv83ifk64GU4uOWldZVjCNYhDEudUVFwrOp9fHBQjnkTXWlknBjRyssvEoxUTb&#10;nj+pO/pChBB2CSoovW8SKV1ekkEX2YY4cF+2NegDbAupW+xDuKnlLI7n0mDFoaHEhjYl5dfjj1FA&#10;35cb9Zv92zk+bOf59mXX+Y+dUg+TYb0E4Wnwd/G/+12H+U/P8PdMuE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goH7EAAAA3AAAAA8AAAAAAAAAAAAAAAAAmAIAAGRycy9k&#10;b3ducmV2LnhtbFBLBQYAAAAABAAEAPUAAACJAwAAAAA=&#10;" fillcolor="#b3b3b3" stroked="f"/>
                  <v:rect id="Rectangle 150" o:spid="_x0000_s1168" style="position:absolute;left:674;top:7151;width:1366;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YL98IA&#10;AADcAAAADwAAAGRycy9kb3ducmV2LnhtbERP24rCMBB9F/Yfwiz4IpoqUtxqlEVWEEFEtx8wNGNT&#10;bCbdJqv1740g+DaHc53FqrO1uFLrK8cKxqMEBHHhdMWlgvx3M5yB8AFZY+2YFNzJw2r50Vtgpt2N&#10;j3Q9hVLEEPYZKjAhNJmUvjBk0Y9cQxy5s2sthgjbUuoWbzHc1nKSJKm0WHFsMNjQ2lBxOf1bBV/5&#10;Pk+3rpPFdDfYHH/M3+GwT5Xqf3bfcxCBuvAWv9xbHedPU3g+Ey+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xgv3wgAAANwAAAAPAAAAAAAAAAAAAAAAAJgCAABkcnMvZG93&#10;bnJldi54bWxQSwUGAAAAAAQABAD1AAAAhwMAAAAA&#10;" fillcolor="#b2b2b2" stroked="f"/>
                  <v:rect id="Rectangle 151" o:spid="_x0000_s1169" style="position:absolute;left:674;top:7188;width:1366;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tOsMUA&#10;AADcAAAADwAAAGRycy9kb3ducmV2LnhtbERP22rCQBB9L/Qflin4IrrR1gupqxSxECoIXij1bchO&#10;k9Ds7JJdTfx7t1Do2xzOdRarztTiSo2vLCsYDRMQxLnVFRcKTsf3wRyED8gaa8uk4EYeVsvHhwWm&#10;2ra8p+shFCKGsE9RQRmCS6X0eUkG/dA64sh928ZgiLAppG6wjeGmluMkmUqDFceGEh2tS8p/Dhej&#10;YNxmSd+OnJs8f/a36/NHtrtsvpTqPXVvryACdeFf/OfOdJz/MoPfZ+IF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06wxQAAANwAAAAPAAAAAAAAAAAAAAAAAJgCAABkcnMv&#10;ZG93bnJldi54bWxQSwUGAAAAAAQABAD1AAAAigMAAAAA&#10;" fillcolor="#b1b1b1" stroked="f"/>
                  <v:rect id="Rectangle 152" o:spid="_x0000_s1170" style="position:absolute;left:674;top:7242;width:136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qdasQA&#10;AADcAAAADwAAAGRycy9kb3ducmV2LnhtbESPT2vCQBDF7wW/wzJCb3VjrSLRVaRU2muNoN6G7OQP&#10;ZmdDdmvit3cOBW8zvDfv/Wa9HVyjbtSF2rOB6SQBRZx7W3Np4Jjt35agQkS22HgmA3cKsN2MXtaY&#10;Wt/zL90OsVQSwiFFA1WMbap1yCtyGCa+JRat8J3DKGtXatthL+Gu0e9JstAOa5aGClv6rCi/Hv6c&#10;ge/r1+x8yYYiI98vjkXdFnSaG/M6HnYrUJGG+DT/X/9Ywf8QWnlGJt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KnWrEAAAA3AAAAA8AAAAAAAAAAAAAAAAAmAIAAGRycy9k&#10;b3ducmV2LnhtbFBLBQYAAAAABAAEAPUAAACJAwAAAAA=&#10;" fillcolor="#b0b0b0" stroked="f"/>
                  <v:rect id="Rectangle 153" o:spid="_x0000_s1171" style="position:absolute;left:682;top:6742;width:1366;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PfgcMA&#10;AADcAAAADwAAAGRycy9kb3ducmV2LnhtbERPS2vCQBC+F/wPywi9NZuWVjS6igqFHnrJQ8TbkJ0m&#10;wexsyG7j9t93CwVv8/E9Z7MLphcTja6zrOA5SUEQ11Z33CioyvenJQjnkTX2lknBDznYbWcPG8y0&#10;vXFOU+EbEUPYZaig9X7IpHR1SwZdYgfiyH3Z0aCPcGykHvEWw00vX9J0IQ12HBtaHOjYUn0tvo2C&#10;cDWHS1m9dccg89Pn5HRZn71Sj/OwX4PwFPxd/O/+0HH+6wr+nokX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PfgcMAAADcAAAADwAAAAAAAAAAAAAAAACYAgAAZHJzL2Rv&#10;d25yZXYueG1sUEsFBgAAAAAEAAQA9QAAAIgDAAAAAA==&#10;" filled="f" strokecolor="#404040" strokeweight=".45pt">
                    <v:stroke joinstyle="round" endcap="round"/>
                  </v:rect>
                  <v:rect id="Rectangle 154" o:spid="_x0000_s1172" style="position:absolute;left:1117;top:6842;width:519;height:5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Q88MA&#10;AADcAAAADwAAAGRycy9kb3ducmV2LnhtbESP3WoCMRCF74W+Q5hC7zRboSJbo5SCoMUbVx9g2Mz+&#10;0GSyJKm7vn3nQvBuhnPmnG82u8k7daOY+sAG3hcFKOI62J5bA9fLfr4GlTKyRReYDNwpwW77Mttg&#10;acPIZ7pVuVUSwqlEA13OQ6l1qjvymBZhIBatCdFjljW22kYcJdw7vSyKlfbYszR0ONB3R/Vv9ecN&#10;6Eu1H9eVi0X4WTYndzycGwrGvL1OX5+gMk35aX5cH6zgfwi+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iQ88MAAADcAAAADwAAAAAAAAAAAAAAAACYAgAAZHJzL2Rv&#10;d25yZXYueG1sUEsFBgAAAAAEAAQA9QAAAIgDAAAAAA==&#10;" filled="f" stroked="f">
                    <v:textbox style="mso-fit-shape-to-text:t" inset="0,0,0,0">
                      <w:txbxContent>
                        <w:p w:rsidR="001E7BFF" w:rsidRDefault="001E7BFF">
                          <w:r>
                            <w:rPr>
                              <w:rFonts w:ascii="Calibri" w:hAnsi="Calibri" w:cs="Calibri"/>
                              <w:color w:val="000000"/>
                              <w:sz w:val="30"/>
                              <w:szCs w:val="30"/>
                            </w:rPr>
                            <w:t xml:space="preserve">Port </w:t>
                          </w:r>
                        </w:p>
                      </w:txbxContent>
                    </v:textbox>
                  </v:rect>
                  <v:shape id="Picture 155" o:spid="_x0000_s1173" type="#_x0000_t75" style="position:absolute;left:911;top:6978;width:1394;height:5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Io8DCAAAA3AAAAA8AAABkcnMvZG93bnJldi54bWxET01rwkAQvQv9D8sIvdWNhkobXaUKgsVe&#10;THvxNmTHJJidjbtbE/+9Kwje5vE+Z77sTSMu5HxtWcF4lIAgLqyuuVTw97t5+wDhA7LGxjIpuJKH&#10;5eJlMMdM2473dMlDKWII+wwVVCG0mZS+qMigH9mWOHJH6wyGCF0ptcMuhptGTpJkKg3WHBsqbGld&#10;UXHK/40Cl7pNatPueN7x5yH/+c6b6apW6nXYf81ABOrDU/xwb3Wc/z6G+zPxArm4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iKPAwgAAANwAAAAPAAAAAAAAAAAAAAAAAJ8C&#10;AABkcnMvZG93bnJldi54bWxQSwUGAAAAAAQABAD3AAAAjgMAAAAA&#10;">
                    <v:imagedata r:id="rId85" o:title=""/>
                  </v:shape>
                  <v:shape id="Picture 156" o:spid="_x0000_s1174" type="#_x0000_t75" style="position:absolute;left:911;top:6978;width:1394;height:5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SlNLDAAAA3AAAAA8AAABkcnMvZG93bnJldi54bWxET9tqAjEQfS/0H8IIvtWsC5Z2NYpUSkVE&#10;6gWfh824u7qZLEnU9O9NodC3OZzrTGbRtOJGzjeWFQwHGQji0uqGKwWH/efLGwgfkDW2lknBD3mY&#10;TZ+fJlhoe+ct3XahEimEfYEK6hC6Qkpf1mTQD2xHnLiTdQZDgq6S2uE9hZtW5ln2Kg02nBpq7Oij&#10;pvKyuxoF5/i+ieX3ar1w7eF42V7NZvGVK9XvxfkYRKAY/sV/7qVO80c5/D6TLpDT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NKU0sMAAADcAAAADwAAAAAAAAAAAAAAAACf&#10;AgAAZHJzL2Rvd25yZXYueG1sUEsFBgAAAAAEAAQA9wAAAI8DAAAAAA==&#10;">
                    <v:imagedata r:id="rId86" o:title=""/>
                  </v:shape>
                  <v:rect id="Rectangle 157" o:spid="_x0000_s1175" style="position:absolute;left:902;top:6960;width:136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WncQA&#10;AADcAAAADwAAAGRycy9kb3ducmV2LnhtbERPS2vCQBC+F/wPywheQt3U0NKmrlJF0Zv1Qc5DdkyC&#10;2dmQXU3013cLhd7m43vOdN6bWtyodZVlBS/jGARxbnXFhYLTcf38DsJ5ZI21ZVJwJwfz2eBpiqm2&#10;He/pdvCFCCHsUlRQet+kUrq8JINubBviwJ1ta9AH2BZSt9iFcFPLSRy/SYMVh4YSG1qWlF8OV6Mg&#10;apJs0T2+t9FuHd9Xm2z/UUS9UqNh//UJwlPv/8V/7q0O818T+H0mXCB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flp3EAAAA3AAAAA8AAAAAAAAAAAAAAAAAmAIAAGRycy9k&#10;b3ducmV2LnhtbFBLBQYAAAAABAAEAPUAAACJAwAAAAA=&#10;" fillcolor="#bfbfbf" stroked="f"/>
                  <v:rect id="Rectangle 158" o:spid="_x0000_s1176" style="position:absolute;left:902;top:7024;width:136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pe/MQA&#10;AADcAAAADwAAAGRycy9kb3ducmV2LnhtbERPTWsCMRC9C/0PYYTeNKu0IqtRRBEqHmptWXscNuNm&#10;281ku4m69debQsHbPN7nTOetrcSZGl86VjDoJyCIc6dLLhR8vK97YxA+IGusHJOCX/Iwnz10pphq&#10;d+E3Ou9DIWII+xQVmBDqVEqfG7Lo+64mjtzRNRZDhE0hdYOXGG4rOUySkbRYcmwwWNPSUP69P1kF&#10;2y/jPuvsujkeBq/r1WiXofwZKvXYbRcTEIHacBf/u190nP/8BH/PxAv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6XvzEAAAA3AAAAA8AAAAAAAAAAAAAAAAAmAIAAGRycy9k&#10;b3ducmV2LnhtbFBLBQYAAAAABAAEAPUAAACJAwAAAAA=&#10;" fillcolor="#bebebe" stroked="f"/>
                  <v:rect id="Rectangle 159" o:spid="_x0000_s1177" style="position:absolute;left:902;top:7088;width:1366;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PrXsEA&#10;AADcAAAADwAAAGRycy9kb3ducmV2LnhtbERPS4vCMBC+C/sfwix403QVdek2lUUQFL34AK+zzdiU&#10;bSaliVr/vREEb/PxPSebd7YWV2p95VjB1zABQVw4XXGp4HhYDr5B+ICssXZMCu7kYZ5/9DJMtbvx&#10;jq77UIoYwj5FBSaEJpXSF4Ys+qFriCN3dq3FEGFbSt3iLYbbWo6SZCotVhwbDDa0MFT87y9WwXpU&#10;bc4nu8DLdKydoe1sOWv+lOp/dr8/IAJ14S1+uVc6zp9M4PlMvED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j617BAAAA3AAAAA8AAAAAAAAAAAAAAAAAmAIAAGRycy9kb3du&#10;cmV2LnhtbFBLBQYAAAAABAAEAPUAAACGAwAAAAA=&#10;" fillcolor="#bdbdbd" stroked="f"/>
                  <v:rect id="Rectangle 160" o:spid="_x0000_s1178" style="position:absolute;left:902;top:7124;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0BsMA&#10;AADcAAAADwAAAGRycy9kb3ducmV2LnhtbERPTYvCMBC9C/6HMAteFk1XUJZqFFFXPMiiroLH2WZs&#10;S5tJaaLWf28Ewds83ueMp40pxZVql1tW8NWLQBAnVuecKjj8/XS/QTiPrLG0TAru5GA6abfGGGt7&#10;4x1d9z4VIYRdjAoy76tYSpdkZND1bEUcuLOtDfoA61TqGm8h3JSyH0VDaTDn0JBhRfOMkmJ/MQq2&#10;8+WCT8VnfuTN8rzazorff3dQqvPRzEYgPDX+LX651zrMHwzh+Uy4QE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0BsMAAADcAAAADwAAAAAAAAAAAAAAAACYAgAAZHJzL2Rv&#10;d25yZXYueG1sUEsFBgAAAAAEAAQA9QAAAIgDAAAAAA==&#10;" fillcolor="#bcbcbc" stroked="f"/>
                  <v:rect id="Rectangle 161" o:spid="_x0000_s1179" style="position:absolute;left:902;top:7151;width:1366;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0tMQA&#10;AADcAAAADwAAAGRycy9kb3ducmV2LnhtbERPS2vCQBC+F/oflil4qxsFH0TXIBExh0JblfY6ZMck&#10;7e5syG419te7QqG3+fies8x6a8SZOt84VjAaJiCIS6cbrhQcD9vnOQgfkDUax6TgSh6y1ePDElPt&#10;LvxO532oRAxhn6KCOoQ2ldKXNVn0Q9cSR+7kOoshwq6SusNLDLdGjpNkKi02HBtqbCmvqfze/1gF&#10;r/T5YXbFW/HypWfXYKa/5pBvlBo89esFiEB9+Bf/uQsd509mcH8mXi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tNLTEAAAA3AAAAA8AAAAAAAAAAAAAAAAAmAIAAGRycy9k&#10;b3ducmV2LnhtbFBLBQYAAAAABAAEAPUAAACJAwAAAAA=&#10;" fillcolor="#bbb" stroked="f"/>
                  <v:rect id="Rectangle 162" o:spid="_x0000_s1180" style="position:absolute;left:902;top:7179;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XhcUA&#10;AADcAAAADwAAAGRycy9kb3ducmV2LnhtbESPQWvCQBCF7wX/wzKCt7qxYJHUVRrBIoiHGkGPQ3aa&#10;xGZnQ3aj8d87h0JvM7w3732zXA+uUTfqQu3ZwGyagCIuvK25NHDKt68LUCEiW2w8k4EHBVivRi9L&#10;TK2/8zfdjrFUEsIhRQNVjG2qdSgqchimviUW7cd3DqOsXalth3cJd41+S5J37bBmaaiwpU1Fxe+x&#10;dwYW/VX77Lz/yjeXHNuDzq6HPjNmMh4+P0BFGuK/+e96ZwV/LrTyjEy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65eFxQAAANwAAAAPAAAAAAAAAAAAAAAAAJgCAABkcnMv&#10;ZG93bnJldi54bWxQSwUGAAAAAAQABAD1AAAAigMAAAAA&#10;" fillcolor="#bababa" stroked="f"/>
                  <v:rect id="Rectangle 163" o:spid="_x0000_s1181" style="position:absolute;left:902;top:7206;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LN18IA&#10;AADcAAAADwAAAGRycy9kb3ducmV2LnhtbERPTWvCQBC9F/wPywje6qYBS42uUiQGeynU1vs0OyYh&#10;2dmYXeP677uFQm/zeJ+z3gbTiZEG11hW8DRPQBCXVjdcKfj63D++gHAeWWNnmRTcycF2M3lYY6bt&#10;jT9oPPpKxBB2GSqove8zKV1Zk0E3tz1x5M52MOgjHCqpB7zFcNPJNEmepcGGY0ONPe1qKtvj1Sgo&#10;zT4sq+93vBb5KQ3FJW/fTq1Ss2l4XYHwFPy/+M990HH+Ygm/z8QL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ks3XwgAAANwAAAAPAAAAAAAAAAAAAAAAAJgCAABkcnMvZG93&#10;bnJldi54bWxQSwUGAAAAAAQABAD1AAAAhwMAAAAA&#10;" fillcolor="#b9b9b9" stroked="f"/>
                  <v:rect id="Rectangle 164" o:spid="_x0000_s1182" style="position:absolute;left:902;top:7233;width:1366;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cScUA&#10;AADcAAAADwAAAGRycy9kb3ducmV2LnhtbESPwWrDQAxE74H+w6JCL6FZOxQnuN6EYgiEkB7q5AOE&#10;V7Vde7XGu03cv68Ohd4kZjTzVOxnN6gbTaHzbCBdJaCIa287bgxcL4fnLagQkS0OnsnADwXY7x4W&#10;BebW3/mDblVslIRwyNFAG+OYax3qlhyGlR+JRfv0k8Mo69RoO+Fdwt2g10mSaYcdS0OLI5Ut1X31&#10;7Qxcvui06c8v7yWul02JpzrN0rMxT4/z2yuoSHP8N/9dH63gZ4Ivz8gE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kZxJxQAAANwAAAAPAAAAAAAAAAAAAAAAAJgCAABkcnMv&#10;ZG93bnJldi54bWxQSwUGAAAAAAQABAD1AAAAigMAAAAA&#10;" fillcolor="#b8b8b8" stroked="f"/>
                  <v:rect id="Rectangle 165" o:spid="_x0000_s1183" style="position:absolute;left:902;top:7251;width:1366;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HED8EA&#10;AADcAAAADwAAAGRycy9kb3ducmV2LnhtbERPTYvCMBC9L/gfwgh7W1MtuFKNIoq7e3RVPA/N2JQ2&#10;k9rEWv/9ZkHwNo/3OYtVb2vRUetLxwrGowQEce50yYWC03H3MQPhA7LG2jEpeJCH1XLwtsBMuzv/&#10;UncIhYgh7DNUYEJoMil9bsiiH7mGOHIX11oMEbaF1C3eY7it5SRJptJiybHBYEMbQ3l1uFkFadqd&#10;r7P9ozJNVe+/ttfv9adMlXof9us5iEB9eImf7h8d50/H8P9MvE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7BxA/BAAAA3AAAAA8AAAAAAAAAAAAAAAAAmAIAAGRycy9kb3du&#10;cmV2LnhtbFBLBQYAAAAABAAEAPUAAACGAwAAAAA=&#10;" fillcolor="#b7b7b7" stroked="f"/>
                  <v:rect id="Rectangle 166" o:spid="_x0000_s1184" style="position:absolute;left:902;top:7270;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7MH8EA&#10;AADcAAAADwAAAGRycy9kb3ducmV2LnhtbERP24rCMBB9X/Afwgi+rak+yFKNIuKCiCx4+YAhmV5s&#10;M6lNtq1/vxEWfJvDuc5qM9hadNT60rGC2TQBQaydKTlXcLt+f36B8AHZYO2YFDzJw2Y9+lhhalzP&#10;Z+ouIRcxhH2KCooQmlRKrwuy6KeuIY5c5lqLIcI2l6bFPobbWs6TZCEtlhwbCmxoV5CuLr9WQd/V&#10;w/F+yg4/1VFne32X1emRKTUZD9sliEBDeIv/3QcT5y/m8HomXi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OzB/BAAAA3AAAAA8AAAAAAAAAAAAAAAAAmAIAAGRycy9kb3du&#10;cmV2LnhtbFBLBQYAAAAABAAEAPUAAACGAwAAAAA=&#10;" fillcolor="#b6b6b6" stroked="f"/>
                  <v:rect id="Rectangle 167" o:spid="_x0000_s1185" style="position:absolute;left:902;top:7297;width:1366;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XwGcQA&#10;AADcAAAADwAAAGRycy9kb3ducmV2LnhtbERPS2vCQBC+C/0PyxR6041aJERX8YG0FA+tFrwO2WkS&#10;m50Nu9sk7a93BaG3+fies1j1phYtOV9ZVjAeJSCIc6srLhR8nvbDFIQPyBpry6Tglzyslg+DBWba&#10;dvxB7TEUIoawz1BBGUKTSenzkgz6kW2II/dlncEQoSukdtjFcFPLSZLMpMGKY0OJDW1Lyr+PP0bB&#10;5bx72TTd8/7d5Zc23f0dTvItVerpsV/PQQTqw7/47n7Vcf5sCrdn4gV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F8BnEAAAA3AAAAA8AAAAAAAAAAAAAAAAAmAIAAGRycy9k&#10;b3ducmV2LnhtbFBLBQYAAAAABAAEAPUAAACJAwAAAAA=&#10;" fillcolor="#b5b5b5" stroked="f"/>
                  <v:rect id="Rectangle 168" o:spid="_x0000_s1186" style="position:absolute;left:902;top:7315;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dD+sIA&#10;AADcAAAADwAAAGRycy9kb3ducmV2LnhtbERP3WrCMBS+F/YO4Qi709Q5ZHSNMgai4G60PsBZc0xL&#10;m5PSZDXz6ZeB4N35+H5PsYm2EyMNvnGsYDHPQBBXTjdsFJzL7ewNhA/IGjvHpOCXPGzWT5MCc+2u&#10;fKTxFIxIIexzVFCH0OdS+qomi37ueuLEXdxgMSQ4GKkHvKZw28mXLFtJiw2nhhp7+qypak8/VgF+&#10;md14iMft2cT2ttx/l5duLJV6nsaPdxCBYniI7+69TvNXr/D/TLp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R0P6wgAAANwAAAAPAAAAAAAAAAAAAAAAAJgCAABkcnMvZG93&#10;bnJldi54bWxQSwUGAAAAAAQABAD1AAAAhwMAAAAA&#10;" fillcolor="#b4b4b4" stroked="f"/>
                  <v:rect id="Rectangle 169" o:spid="_x0000_s1187" style="position:absolute;left:902;top:7342;width:1366;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X8HsMA&#10;AADcAAAADwAAAGRycy9kb3ducmV2LnhtbERPTWvCQBC9F/wPywje6kahqcRsRAStB6VqvfQ2ZMck&#10;bXY2ZNck/vtuodDbPN7npKvB1KKj1lWWFcymEQji3OqKCwXXj+3zAoTzyBpry6TgQQ5W2egpxUTb&#10;ns/UXXwhQgi7BBWU3jeJlC4vyaCb2oY4cDfbGvQBtoXULfYh3NRyHkWxNFhxaCixoU1J+fflbhTQ&#10;1+eD+s372zU67eJ893rs/OGo1GQ8rJcgPA3+X/zn3uswP36B32fCBT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X8HsMAAADcAAAADwAAAAAAAAAAAAAAAACYAgAAZHJzL2Rv&#10;d25yZXYueG1sUEsFBgAAAAAEAAQA9QAAAIgDAAAAAA==&#10;" fillcolor="#b3b3b3" stroked="f"/>
                  <v:rect id="Rectangle 170" o:spid="_x0000_s1188" style="position:absolute;left:902;top:7379;width:1366;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NXl8IA&#10;AADcAAAADwAAAGRycy9kb3ducmV2LnhtbERP3WrCMBS+H/gO4QjeDE0nI8xqFBkTRBDR9QEOzbEp&#10;NiddE7W+vRkMdnc+vt+zWPWuETfqQu1Zw9skA0FcelNzpaH43ow/QISIbLDxTBoeFGC1HLwsMDf+&#10;zke6nWIlUgiHHDXYGNtcylBachgmviVO3Nl3DmOCXSVNh/cU7ho5zTIlHdacGiy29GmpvJyuTsOs&#10;2Bdq63tZvu9eN8cv+3M47JXWo2G/noOI1Md/8Z97a9J8peD3mXSB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1eXwgAAANwAAAAPAAAAAAAAAAAAAAAAAJgCAABkcnMvZG93&#10;bnJldi54bWxQSwUGAAAAAAQABAD1AAAAhwMAAAAA&#10;" fillcolor="#b2b2b2" stroked="f"/>
                  <v:rect id="Rectangle 171" o:spid="_x0000_s1189" style="position:absolute;left:902;top:7415;width:1366;height: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4S0MUA&#10;AADcAAAADwAAAGRycy9kb3ducmV2LnhtbERP22rCQBB9F/oPyxT6IrpR8ULqKkUqhBYEL4i+Ddlp&#10;EpqdXbKrSf++Wyj4NodzneW6M7W4U+MrywpGwwQEcW51xYWC03E7WIDwAVljbZkU/JCH9eqpt8RU&#10;25b3dD+EQsQQ9ikqKENwqZQ+L8mgH1pHHLkv2xgMETaF1A22MdzUcpwkM2mw4thQoqNNSfn34WYU&#10;jNss6duRc9PJuf+5uX5ku9v7RamX5+7tFUSgLjzE/+5Mx/mzOfw9Ey+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LQxQAAANwAAAAPAAAAAAAAAAAAAAAAAJgCAABkcnMv&#10;ZG93bnJldi54bWxQSwUGAAAAAAQABAD1AAAAigMAAAAA&#10;" fillcolor="#b1b1b1" stroked="f"/>
                  <v:rect id="Rectangle 172" o:spid="_x0000_s1190" style="position:absolute;left:902;top:7470;width:1366;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BCsMA&#10;AADcAAAADwAAAGRycy9kb3ducmV2LnhtbESPT2vCQBDF74LfYZlCb7qpYijRVUQs9qoR2t6G7OQP&#10;ZmdDdmvSb985CN5meG/e+81mN7pW3akPjWcDb/MEFHHhbcOVgWv+MXsHFSKyxdYzGfijALvtdLLB&#10;zPqBz3S/xEpJCIcMDdQxdpnWoajJYZj7jli00vcOo6x9pW2Pg4S7Vi+SJNUOG5aGGjs61FTcLr/O&#10;wOl2XH7/5GOZkx/Sa9l0JX2tjHl9GfdrUJHG+DQ/rj+t4KdCK8/IBHr7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BCsMAAADcAAAADwAAAAAAAAAAAAAAAACYAgAAZHJzL2Rv&#10;d25yZXYueG1sUEsFBgAAAAAEAAQA9QAAAIgDAAAAAA==&#10;" fillcolor="#b0b0b0" stroked="f"/>
                  <v:rect id="Rectangle 173" o:spid="_x0000_s1191" style="position:absolute;left:906;top:6966;width:1367;height: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D4cIA&#10;AADcAAAADwAAAGRycy9kb3ducmV2LnhtbERPTWvCQBC9F/wPywje6qaCoU1dpQoFD70ksYi3ITtN&#10;gtnZkN0m67/vCkJv83ifs9kF04mRBtdaVvCyTEAQV1a3XCs4lZ/PryCcR9bYWSYFN3Kw286eNphp&#10;O3FOY+FrEUPYZaig8b7PpHRVQwbd0vbEkfuxg0Ef4VBLPeAUw00nV0mSSoMtx4YGezo0VF2LX6Mg&#10;XM3+Up7W7SHI/PtrdLqszl6pxTx8vIPwFPy/+OE+6jg/fYP7M/EC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hoPhwgAAANwAAAAPAAAAAAAAAAAAAAAAAJgCAABkcnMvZG93&#10;bnJldi54bWxQSwUGAAAAAAQABAD1AAAAhwMAAAAA&#10;" filled="f" strokecolor="#404040" strokeweight=".45pt">
                    <v:stroke joinstyle="round" endcap="round"/>
                  </v:rect>
                  <v:rect id="Rectangle 174" o:spid="_x0000_s1192" style="position:absolute;left:1342;top:7065;width:519;height:5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3Mk8MA&#10;AADcAAAADwAAAGRycy9kb3ducmV2LnhtbESPT2sCMRDF70K/Q5hCb5qthypbo5SCoMWLqx9g2Mz+&#10;oclkSVJ3/fadg+Bthvfmvd9sdpN36kYx9YENvC8KUMR1sD23Bq6X/XwNKmVkiy4wGbhTgt32ZbbB&#10;0oaRz3SrcqskhFOJBrqch1LrVHfkMS3CQCxaE6LHLGtstY04Srh3elkUH9pjz9LQ4UDfHdW/1Z83&#10;oC/VflxXLhbhZ9mc3PFwbigY8/Y6fX2CyjTlp/lxfbCCvxJ8eUYm0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3Mk8MAAADcAAAADwAAAAAAAAAAAAAAAACYAgAAZHJzL2Rv&#10;d25yZXYueG1sUEsFBgAAAAAEAAQA9QAAAIgDAAAAAA==&#10;" filled="f" stroked="f">
                    <v:textbox style="mso-fit-shape-to-text:t" inset="0,0,0,0">
                      <w:txbxContent>
                        <w:p w:rsidR="001E7BFF" w:rsidRDefault="001E7BFF">
                          <w:r>
                            <w:rPr>
                              <w:rFonts w:ascii="Calibri" w:hAnsi="Calibri" w:cs="Calibri"/>
                              <w:color w:val="000000"/>
                              <w:sz w:val="30"/>
                              <w:szCs w:val="30"/>
                            </w:rPr>
                            <w:t xml:space="preserve">Port </w:t>
                          </w:r>
                        </w:p>
                      </w:txbxContent>
                    </v:textbox>
                  </v:rect>
                  <v:shape id="Picture 175" o:spid="_x0000_s1193" type="#_x0000_t75" style="position:absolute;left:5147;top:2629;width:1129;height:1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8sQzDAAAA3AAAAA8AAABkcnMvZG93bnJldi54bWxET0uLwjAQvgv+hzCCF9FUD6tUo4iwuLiC&#10;b8Hb0IxtsZmUJtb67zcLC3ubj+85s0VjClFT5XLLCoaDCARxYnXOqYLz6bM/AeE8ssbCMil4k4PF&#10;vN2aYaztiw9UH30qQgi7GBVk3pexlC7JyKAb2JI4cHdbGfQBVqnUFb5CuCnkKIo+pMGcQ0OGJa0y&#10;Sh7Hp1HQyP1hc/tO9fOyW+836+u27pVOqW6nWU5BeGr8v/jP/aXD/PEQfp8JF8j5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XyxDMMAAADcAAAADwAAAAAAAAAAAAAAAACf&#10;AgAAZHJzL2Rvd25yZXYueG1sUEsFBgAAAAAEAAQA9wAAAI8DAAAAAA==&#10;">
                    <v:imagedata r:id="rId87" o:title=""/>
                  </v:shape>
                  <v:shape id="Picture 176" o:spid="_x0000_s1194" type="#_x0000_t75" style="position:absolute;left:5147;top:2629;width:1129;height:1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K6obCAAAA3AAAAA8AAABkcnMvZG93bnJldi54bWxET01rwkAQvRf8D8sIXoputMWWNJsQBMFb&#10;29SKxyE7JsHsbMiuJvn33UKht3m8z0my0bTiTr1rLCtYryIQxKXVDVcKjl/75SsI55E1tpZJwUQO&#10;snT2kGCs7cCfdC98JUIIuxgV1N53sZSurMmgW9mOOHAX2xv0AfaV1D0OIdy0chNFW2mw4dBQY0e7&#10;msprcTMKmjOZEsfu+fGE3/L8XuQf01Ol1GI+5m8gPI3+X/znPugw/2UDv8+EC2T6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CuqGwgAAANwAAAAPAAAAAAAAAAAAAAAAAJ8C&#10;AABkcnMvZG93bnJldi54bWxQSwUGAAAAAAQABAD3AAAAjgMAAAAA&#10;">
                    <v:imagedata r:id="rId88" o:title=""/>
                  </v:shape>
                  <v:rect id="Rectangle 177" o:spid="_x0000_s1195" style="position:absolute;left:5138;top:2620;width:1102;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aJsIA&#10;AADcAAAADwAAAGRycy9kb3ducmV2LnhtbERPyW7CMBC9V+IfrEHqrTi0AqqAE3URFUc2FY6jeIgD&#10;8TiNDaR/X1dC4jZPb51Z3tlaXKj1lWMFw0ECgrhwuuJSwXYzf3oF4QOyxtoxKfglD3nWe5hhqt2V&#10;V3RZh1LEEPYpKjAhNKmUvjBk0Q9cQxy5g2sthgjbUuoWrzHc1vI5ScbSYsWxwWBDH4aK0/psFeyX&#10;u+93Y5fUjUb+62dhP90wOSr12O/epiACdeEuvrkXOs6fvMD/M/EC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aBomwgAAANwAAAAPAAAAAAAAAAAAAAAAAJgCAABkcnMvZG93&#10;bnJldi54bWxQSwUGAAAAAAQABAD1AAAAhwMAAAAA&#10;" fillcolor="yellow" stroked="f"/>
                  <v:rect id="Rectangle 178" o:spid="_x0000_s1196" style="position:absolute;left:5138;top:2693;width:1102;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ZbOr8A&#10;AADcAAAADwAAAGRycy9kb3ducmV2LnhtbERP24rCMBB9X/Afwgi+rakirlSjiCCI4MqqHzA2Y1Ns&#10;JiWJWv/eLAi+zeFcZ7ZobS3u5EPlWMGgn4EgLpyuuFRwOq6/JyBCRNZYOyYFTwqwmHe+Zphr9+A/&#10;uh9iKVIIhxwVmBibXMpQGLIY+q4hTtzFeYsxQV9K7fGRwm0th1k2lhYrTg0GG1oZKq6Hm1WAR/90&#10;54HEaH4L2p4v+/FuL5XqddvlFESkNn7Eb/dGp/k/I/h/Jl0g5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Vls6vwAAANwAAAAPAAAAAAAAAAAAAAAAAJgCAABkcnMvZG93bnJl&#10;di54bWxQSwUGAAAAAAQABAD1AAAAhAMAAAAA&#10;" fillcolor="#fefe00" stroked="f"/>
                  <v:rect id="Rectangle 179" o:spid="_x0000_s1197" style="position:absolute;left:5138;top:2775;width:1102;height: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EKW8EA&#10;AADcAAAADwAAAGRycy9kb3ducmV2LnhtbERPzWrCQBC+C32HZYTezEahWlJXSQWhBT1o+wBDdpqN&#10;ZmdjdjXRp3cFobf5+H5nvuxtLS7U+sqxgnGSgiAunK64VPD7sx69g/ABWWPtmBRcycNy8TKYY6Zd&#10;xzu67EMpYgj7DBWYEJpMSl8YsugT1xBH7s+1FkOEbSl1i10Mt7WcpOlUWqw4NhhsaGWoOO7PVgGt&#10;3KnbmO6Q+6271eFT5tW3VOp12OcfIAL14V/8dH/pOH/2Bo9n4gVy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BClvBAAAA3AAAAA8AAAAAAAAAAAAAAAAAmAIAAGRycy9kb3du&#10;cmV2LnhtbFBLBQYAAAAABAAEAPUAAACGAwAAAAA=&#10;" fillcolor="#fdfd00" stroked="f"/>
                  <v:rect id="Rectangle 180" o:spid="_x0000_s1198" style="position:absolute;left:5138;top:2830;width:1102;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vv2sEA&#10;AADcAAAADwAAAGRycy9kb3ducmV2LnhtbERPzWrCQBC+F/oOyxR6q7vJIa3RVUpEza1UfYAhO02C&#10;2dmQXZP49l2h0Nt8fL+z3s62EyMNvnWsIVkoEMSVMy3XGi7n/dsHCB+QDXaOScOdPGw3z09rzI2b&#10;+JvGU6hFDGGfo4YmhD6X0lcNWfQL1xNH7scNFkOEQy3NgFMMt51MlcqkxZZjQ4M9FQ1V19PNajj4&#10;ZEyry46+jqpMS9Ne78VSaf36Mn+uQASaw7/4z12aOP89g8cz8QK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L79rBAAAA3AAAAA8AAAAAAAAAAAAAAAAAmAIAAGRycy9kb3du&#10;cmV2LnhtbFBLBQYAAAAABAAEAPUAAACGAwAAAAA=&#10;" fillcolor="#fcfc00" stroked="f"/>
                  <v:rect id="Rectangle 181" o:spid="_x0000_s1199" style="position:absolute;left:5138;top:2884;width:1102;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1ME8EA&#10;AADcAAAADwAAAGRycy9kb3ducmV2LnhtbERPS2sCMRC+F/wPYQRvNbFIV1ajiFCopYfWx31Mxt3F&#10;zWRJUt321zeFgrf5+J6zWPWuFVcKsfGsYTJWIIiNtw1XGg77l8cZiJiQLbaeScM3RVgtBw8LLK2/&#10;8Sddd6kSOYRjiRrqlLpSymhqchjHviPO3NkHhynDUEkb8JbDXSuflHqWDhvODTV2tKnJXHZfTgMV&#10;b2tzfN+eVD/dBvPzUShfBa1Hw349B5GoT3fxv/vV5vlFAX/P5Av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9TBPBAAAA3AAAAA8AAAAAAAAAAAAAAAAAmAIAAGRycy9kb3du&#10;cmV2LnhtbFBLBQYAAAAABAAEAPUAAACGAwAAAAA=&#10;" fillcolor="#fbfb00" stroked="f"/>
                  <v:rect id="Rectangle 182" o:spid="_x0000_s1200" style="position:absolute;left:5138;top:2921;width:110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y+/sUA&#10;AADcAAAADwAAAGRycy9kb3ducmV2LnhtbESPT2vCQBDF7wW/wzKCt7qx2MamriIVQSge/ANeh+w0&#10;G5qdDdlVo5++cyj0NsN7895v5sveN+pKXawDG5iMM1DEZbA1VwZOx83zDFRMyBabwGTgThGWi8HT&#10;HAsbbryn6yFVSkI4FmjApdQWWsfSkcc4Di2xaN+h85hk7SptO7xJuG/0S5a9aY81S4PDlj4dlT+H&#10;izcw3Z6PYe1d9rp7TPOc379255AbMxr2qw9Qifr0b/673lrBz4V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nL7+xQAAANwAAAAPAAAAAAAAAAAAAAAAAJgCAABkcnMv&#10;ZG93bnJldi54bWxQSwUGAAAAAAQABAD1AAAAigMAAAAA&#10;" fillcolor="#fafa00" stroked="f"/>
                  <v:rect id="Rectangle 183" o:spid="_x0000_s1201" style="position:absolute;left:5138;top:2948;width:1102;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LVfcIA&#10;AADcAAAADwAAAGRycy9kb3ducmV2LnhtbERPS2sCMRC+F/ofwhR6KZrtSquuG6UVCj3qVjwPm3Ef&#10;biZLEnXrr2+Egrf5+J6TrwbTiTM531hW8DpOQBCXVjdcKdj9fI1mIHxA1thZJgW/5GG1fHzIMdP2&#10;wls6F6ESMYR9hgrqEPpMSl/WZNCPbU8cuYN1BkOErpLa4SWGm06mSfIuDTYcG2rsaV1TeSxORsF1&#10;8zlJuU2367d2Vpw8mRd0e6Wen4aPBYhAQ7iL/93fOs6fzuH2TLx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ktV9wgAAANwAAAAPAAAAAAAAAAAAAAAAAJgCAABkcnMvZG93&#10;bnJldi54bWxQSwUGAAAAAAQABAD1AAAAhwMAAAAA&#10;" fillcolor="#f9f900" stroked="f"/>
                  <v:rect id="Rectangle 184" o:spid="_x0000_s1202" style="position:absolute;left:5138;top:2984;width:1102;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y6T8UA&#10;AADcAAAADwAAAGRycy9kb3ducmV2LnhtbESPQWvDMAyF74P+B6PCbquTDUbJ6pZRKF1hh60t3VXY&#10;ahIWy6ntptm/nw6D3STe03ufFqvRd2qgmNrABspZAYrYBtdybeB42DzMQaWM7LALTAZ+KMFqOblb&#10;YOXCjT9p2OdaSQinCg00OfeV1sk25DHNQk8s2jlEj1nWWGsX8SbhvtOPRfGsPbYsDQ32tG7Ifu+v&#10;3sC7Ljfn3dclr58sDie7DbH8CMbcT8fXF1CZxvxv/rt+c4I/F3x5Rib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PLpPxQAAANwAAAAPAAAAAAAAAAAAAAAAAJgCAABkcnMv&#10;ZG93bnJldi54bWxQSwUGAAAAAAQABAD1AAAAigMAAAAA&#10;" fillcolor="#f8f800" stroked="f"/>
                  <v:rect id="Rectangle 185" o:spid="_x0000_s1203" style="position:absolute;left:5138;top:3021;width:1102;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487cMA&#10;AADcAAAADwAAAGRycy9kb3ducmV2LnhtbERPTWvCQBC9C/6HZQredGMlKtFVRCh4KKWNoh7H3WkS&#10;zM6G7Fbjv+8WCt7m8T5nue5sLW7U+sqxgvEoAUGsnam4UHDYvw3nIHxANlg7JgUP8rBe9XtLzIy7&#10;8xfd8lCIGMI+QwVlCE0mpdclWfQj1xBH7tu1FkOEbSFNi/cYbmv5miRTabHi2FBiQ9uS9DX/sQrS&#10;z8vHaaJnj/yapttdPnXvR31WavDSbRYgAnXhKf5370ycPx/D3zPxA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487cMAAADcAAAADwAAAAAAAAAAAAAAAACYAgAAZHJzL2Rv&#10;d25yZXYueG1sUEsFBgAAAAAEAAQA9QAAAIgDAAAAAA==&#10;" fillcolor="#f7f700" stroked="f"/>
                  <v:rect id="Rectangle 186" o:spid="_x0000_s1204" style="position:absolute;left:5138;top:3039;width:110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MQBL4A&#10;AADcAAAADwAAAGRycy9kb3ducmV2LnhtbERPyQrCMBC9C/5DGMGLaGrBhWoUEQSvLqDHsRnbYjMp&#10;TdTq1xtB8DaPt8582ZhSPKh2hWUFw0EEgji1uuBMwfGw6U9BOI+ssbRMCl7kYLlot+aYaPvkHT32&#10;PhMhhF2CCnLvq0RKl+Zk0A1sRRy4q60N+gDrTOoanyHclDKOorE0WHBoyLGidU7pbX83CrajjXvb&#10;M/dO8XsYNWV2Od/HE6W6nWY1A+Gp8X/xz73VYf40hu8z4QK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5jEAS+AAAA3AAAAA8AAAAAAAAAAAAAAAAAmAIAAGRycy9kb3ducmV2&#10;LnhtbFBLBQYAAAAABAAEAPUAAACDAwAAAAA=&#10;" fillcolor="#f6f600" stroked="f"/>
                  <v:rect id="Rectangle 187" o:spid="_x0000_s1205" style="position:absolute;left:5138;top:3066;width:110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kaucEA&#10;AADcAAAADwAAAGRycy9kb3ducmV2LnhtbERP24rCMBB9F/yHMMK+iKYqXqhNZdkL+CCIlw8YmrHt&#10;bjMpTbT1740g+DaHc51k05lK3KhxpWUFk3EEgjizuuRcwfn0O1qBcB5ZY2WZFNzJwSbt9xKMtW35&#10;QLejz0UIYRejgsL7OpbSZQUZdGNbEwfuYhuDPsAml7rBNoSbSk6jaCENlhwaCqzpq6Ds/3g1Cv7M&#10;kA/THeL8fv3plnYi2+96r9THoPtcg/DU+bf45d7qMH81g+cz4QK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pGrnBAAAA3AAAAA8AAAAAAAAAAAAAAAAAmAIAAGRycy9kb3du&#10;cmV2LnhtbFBLBQYAAAAABAAEAPUAAACGAwAAAAA=&#10;" fillcolor="#f5f500" stroked="f"/>
                  <v:rect id="Rectangle 188" o:spid="_x0000_s1206" style="position:absolute;left:5138;top:3093;width:1102;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sMmsIA&#10;AADcAAAADwAAAGRycy9kb3ducmV2LnhtbESPQYvCQAyF78L+hyEL3nS6KuJWR1lEQfCk7mGP2U5s&#10;i51MbUat/94RBG8J770vL7NF6yp1pUZKzwa++gko4szbknMDv4d1bwJKArLFyjMZuJPAYv7RmWFq&#10;/Y13dN2HXEUIS4oGihDqVGvJCnIofV8TR+3oG4chrk2ubYO3CHeVHiTJWDssOV4osKZlQdlpf3GR&#10;cl79D8/5XyYr3tQnoe+tDK0x3c/2ZwoqUBve5ld6Y2P9yQiez8QJ9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mwyawgAAANwAAAAPAAAAAAAAAAAAAAAAAJgCAABkcnMvZG93&#10;bnJldi54bWxQSwUGAAAAAAQABAD1AAAAhwMAAAAA&#10;" fillcolor="#f4f400" stroked="f"/>
                  <v:rect id="Rectangle 189" o:spid="_x0000_s1207" style="position:absolute;left:5138;top:3112;width:110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xS88MA&#10;AADcAAAADwAAAGRycy9kb3ducmV2LnhtbERPTWvCQBC9C/6HZYTedGNKS4iuIkpLDr1EpdDbkB2T&#10;YHY27G6TtL++Wyj0No/3Odv9ZDoxkPOtZQXrVQKCuLK65VrB9fKyzED4gKyxs0wKvsjDfjefbTHX&#10;duSShnOoRQxhn6OCJoQ+l9JXDRn0K9sTR+5mncEQoauldjjGcNPJNEmepcGWY0ODPR0bqu7nT6Og&#10;5Puj0a/V+/fHW5BFlp5qV1yUelhMhw2IQFP4F/+5Cx3nZ0/w+0y8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xS88MAAADcAAAADwAAAAAAAAAAAAAAAACYAgAAZHJzL2Rv&#10;d25yZXYueG1sUEsFBgAAAAAEAAQA9QAAAIgDAAAAAA==&#10;" fillcolor="#f3f300" stroked="f"/>
                  <v:rect id="Rectangle 190" o:spid="_x0000_s1208" style="position:absolute;left:5138;top:3139;width:1102;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yzA8IA&#10;AADcAAAADwAAAGRycy9kb3ducmV2LnhtbERP22rCQBB9F/oPyxT6pptWKxJdpRWECoU26geM2TEb&#10;zM6G7Kjx77uFQt/mcK6zWPW+UVfqYh3YwPMoA0VcBltzZeCw3wxnoKIgW2wCk4E7RVgtHwYLzG24&#10;cUHXnVQqhXDM0YATaXOtY+nIYxyFljhxp9B5lAS7StsObyncN/oly6baY82pwWFLa0fleXfxBkQm&#10;R/f6vs0+23EVi83Y37++vTFPj/3bHJRQL//iP/eHTfNnU/h9Jl2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vLMDwgAAANwAAAAPAAAAAAAAAAAAAAAAAJgCAABkcnMvZG93&#10;bnJldi54bWxQSwUGAAAAAAQABAD1AAAAhwMAAAAA&#10;" fillcolor="#f2f200" stroked="f"/>
                  <v:rect id="Rectangle 191" o:spid="_x0000_s1209" style="position:absolute;left:5138;top:3157;width:110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8DXMIA&#10;AADcAAAADwAAAGRycy9kb3ducmV2LnhtbERP24rCMBB9F/yHMAu+abqruFqNsgqCgi6s+gFjM7bV&#10;ZlKaaOvfG2HBtzmc60znjSnEnSqXW1bw2YtAECdW55wqOB5W3REI55E1FpZJwYMczGft1hRjbWv+&#10;o/vepyKEsItRQeZ9GUvpkowMup4tiQN3tpVBH2CVSl1hHcJNIb+iaCgN5hwaMixpmVFy3d+Mgv5v&#10;EY0PW1dud/VusdmccDm4oFKdj+ZnAsJT49/if/dah/mjb3g9Ey6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PwNcwgAAANwAAAAPAAAAAAAAAAAAAAAAAJgCAABkcnMvZG93&#10;bnJldi54bWxQSwUGAAAAAAQABAD1AAAAhwMAAAAA&#10;" fillcolor="#f1f100" stroked="f"/>
                  <v:rect id="Rectangle 192" o:spid="_x0000_s1210" style="position:absolute;left:5138;top:3184;width:1102;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uCFsUA&#10;AADcAAAADwAAAGRycy9kb3ducmV2LnhtbESPQWvCQBCF70L/wzKF3nTTHkRSV1FBaClE1PQ+Zsck&#10;mJ0N2W1M+uudQ6G3Gd6b975ZrgfXqJ66UHs28DpLQBEX3tZcGsjP++kCVIjIFhvPZGCkAOvV02SJ&#10;qfV3PlJ/iqWSEA4pGqhibFOtQ1GRwzDzLbFoV985jLJ2pbYd3iXcNfotSebaYc3SUGFLu4qK2+nH&#10;Gdjnn1/jd7753R4vfT/Psnp3yEZjXp6HzTuoSEP8N/9df1jBXwi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64IWxQAAANwAAAAPAAAAAAAAAAAAAAAAAJgCAABkcnMv&#10;ZG93bnJldi54bWxQSwUGAAAAAAQABAD1AAAAigMAAAAA&#10;" fillcolor="#f0f000" stroked="f"/>
                  <v:rect id="Rectangle 193" o:spid="_x0000_s1211" style="position:absolute;left:5138;top:3203;width:110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zdBsEA&#10;AADcAAAADwAAAGRycy9kb3ducmV2LnhtbERPzU4CMRC+m/AOzZB4ky4eZFkpBEkkekPWB5hsh92F&#10;dlq3BerbWxISb/Pl+53FKlkjLjSE3rGC6aQAQdw43XOr4Lt+fypBhIis0TgmBb8UYLUcPSyw0u7K&#10;X3TZx1bkEA4VKuhi9JWUoenIYpg4T5y5gxssxgyHVuoBrzncGvlcFC/SYs+5oUNPm46a0/5sFZjT&#10;zLz9+Pl2t6lTff70YZuOpVKP47R+BREpxX/x3f2h8/xyDr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s3QbBAAAA3AAAAA8AAAAAAAAAAAAAAAAAmAIAAGRycy9kb3du&#10;cmV2LnhtbFBLBQYAAAAABAAEAPUAAACGAwAAAAA=&#10;" fillcolor="#efef00" stroked="f"/>
                  <v:rect id="Rectangle 194" o:spid="_x0000_s1212" style="position:absolute;left:5138;top:3230;width:1102;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uvGMAA&#10;AADcAAAADwAAAGRycy9kb3ducmV2LnhtbESPQYvCQAyF74L/YYjgTafroWh1lGXB6tUqnkMntmU7&#10;mdKZav335rCwtzzyvpeX3WF0rXpSHxrPBr6WCSji0tuGKwO363GxBhUissXWMxl4U4DDfjrZYWb9&#10;iy/0LGKlJIRDhgbqGLtM61DW5DAsfUcsu4fvHUaRfaVtjy8Jd61eJUmqHTYsF2rs6Kem8rcYnNQY&#10;hiovTuf4yF1a5Jbv4ZI6Y+az8XsLKtIY/81/9NkKt5H68oxMoP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OuvGMAAAADcAAAADwAAAAAAAAAAAAAAAACYAgAAZHJzL2Rvd25y&#10;ZXYueG1sUEsFBgAAAAAEAAQA9QAAAIUDAAAAAA==&#10;" fillcolor="#ee0" stroked="f"/>
                  <v:rect id="Rectangle 195" o:spid="_x0000_s1213" style="position:absolute;left:5138;top:3248;width:110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UJy8AA&#10;AADcAAAADwAAAGRycy9kb3ducmV2LnhtbERPzYrCMBC+L/gOYQRva2qFXa1GEWFBPKys+gBDM7bV&#10;ZlKSbK0+vREEb/Px/c582ZlatOR8ZVnBaJiAIM6trrhQcDz8fE5A+ICssbZMCm7kYbnofcwx0/bK&#10;f9TuQyFiCPsMFZQhNJmUPi/JoB/ahjhyJ+sMhghdIbXDaww3tUyT5EsarDg2lNjQuqT8sv83Cozf&#10;ft9dcGdt7DHd/d7lOh23Sg363WoGIlAX3uKXe6Pj/OkI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TUJy8AAAADcAAAADwAAAAAAAAAAAAAAAACYAgAAZHJzL2Rvd25y&#10;ZXYueG1sUEsFBgAAAAAEAAQA9QAAAIUDAAAAAA==&#10;" fillcolor="#eded00" stroked="f"/>
                  <v:rect id="Rectangle 196" o:spid="_x0000_s1214" style="position:absolute;left:5138;top:3275;width:1102;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ZD18MA&#10;AADcAAAADwAAAGRycy9kb3ducmV2LnhtbERPzWrCQBC+F/oOywheim5qW9HoKhpard6MPsCQHZPF&#10;7GzIbjW+vVso9DYf3+/Ml52txZVabxwreB0mIIgLpw2XCk7Hr8EEhA/IGmvHpOBOHpaL56c5ptrd&#10;+EDXPJQihrBPUUEVQpNK6YuKLPqha4gjd3atxRBhW0rd4i2G21qOkmQsLRqODRU2lFVUXPIfq+D9&#10;nn+8HPab7JKZ7NOs12/HHW6V6ve61QxEoC78i//c3zrOn47g95l4gV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ZD18MAAADcAAAADwAAAAAAAAAAAAAAAACYAgAAZHJzL2Rv&#10;d25yZXYueG1sUEsFBgAAAAAEAAQA9QAAAIgDAAAAAA==&#10;" fillcolor="#ecec00" stroked="f"/>
                  <v:rect id="Rectangle 197" o:spid="_x0000_s1215" style="position:absolute;left:5138;top:3294;width:110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aMYA&#10;AADcAAAADwAAAGRycy9kb3ducmV2LnhtbESPQWsCMRCF70L/Q5hCL0Wz1tbq1igiiCLtoVbE47AZ&#10;N1s3k2UTdfXXm0LB2wzvfW/ejCaNLcWJal84VtDtJCCIM6cLzhVsfubtAQgfkDWWjknBhTxMxg+t&#10;EabanfmbTuuQixjCPkUFJoQqldJnhiz6jquIo7Z3tcUQ1zqXusZzDLelfEmSvrRYcLxgsKKZoeyw&#10;PtpY49XMF9PfL6JruV3R7v0zvD17pZ4em+kHiEBNuJv/6aWO3LAHf8/ECeT4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U+aMYAAADcAAAADwAAAAAAAAAAAAAAAACYAgAAZHJz&#10;L2Rvd25yZXYueG1sUEsFBgAAAAAEAAQA9QAAAIsDAAAAAA==&#10;" fillcolor="#ebeb00" stroked="f"/>
                  <v:rect id="Rectangle 198" o:spid="_x0000_s1216" style="position:absolute;left:5138;top:3321;width:110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Hx+cMA&#10;AADcAAAADwAAAGRycy9kb3ducmV2LnhtbERPS2vCQBC+F/wPywje6qap9ZG6SigIOfRSq6C3MTvN&#10;hmZnQ3Y18d93C4Xe5uN7zno72EbcqPO1YwVP0wQEcel0zZWCw+fucQnCB2SNjWNScCcP283oYY2Z&#10;dj1/0G0fKhFD2GeowITQZlL60pBFP3UtceS+XGcxRNhVUnfYx3DbyDRJ5tJizbHBYEtvhsrv/dUq&#10;oHd7LxbhdMn79LnIOX0xp+NZqcl4yF9BBBrCv/jPXeg4fzWD32fiB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Hx+cMAAADcAAAADwAAAAAAAAAAAAAAAACYAgAAZHJzL2Rv&#10;d25yZXYueG1sUEsFBgAAAAAEAAQA9QAAAIgDAAAAAA==&#10;" fillcolor="#eaea00" stroked="f"/>
                  <v:rect id="Rectangle 199" o:spid="_x0000_s1217" style="position:absolute;left:5138;top:3348;width:110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bDVsYA&#10;AADcAAAADwAAAGRycy9kb3ducmV2LnhtbERPTWvCQBC9C/6HZQq96aaixaauooJQehBqrcXbNDvJ&#10;RrOzIbuNsb/eLRR6m8f7nNmis5VoqfGlYwUPwwQEceZ0yYWC/ftmMAXhA7LGyjEpuJKHxbzfm2Gq&#10;3YXfqN2FQsQQ9ikqMCHUqZQ+M2TRD11NHLncNRZDhE0hdYOXGG4rOUqSR2mx5NhgsKa1oey8+7YK&#10;vlaTU77/bF8/Dnn+czxuR+OpOSh1f9ctn0EE6sK/+M/9ouP8pwn8PhMv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6bDVsYAAADcAAAADwAAAAAAAAAAAAAAAACYAgAAZHJz&#10;L2Rvd25yZXYueG1sUEsFBgAAAAAEAAQA9QAAAIsDAAAAAA==&#10;" fillcolor="#e9e900" stroked="f"/>
                  <v:rect id="Rectangle 200" o:spid="_x0000_s1218" style="position:absolute;left:5138;top:3375;width:1102;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JibsA&#10;AADcAAAADwAAAGRycy9kb3ducmV2LnhtbERPSwrCMBDdC94hjOBOU7sQrUZRUXBb7QGGZmyLzaQ0&#10;aa23N4Lgbh7vO9v9YGrRU+sqywoW8wgEcW51xYWC7H6ZrUA4j6yxtkwK3uRgvxuPtpho++KU+psv&#10;RAhhl6CC0vsmkdLlJRl0c9sQB+5hW4M+wLaQusVXCDe1jKNoKQ1WHBpKbOhUUv68dUbBWTbx4til&#10;fWYo5e6cxdW6iJWaTobDBoSnwf/FP/dVh/nrJXyfCRfI3Q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MVsCYm7AAAA3AAAAA8AAAAAAAAAAAAAAAAAmAIAAGRycy9kb3ducmV2Lnht&#10;bFBLBQYAAAAABAAEAPUAAACAAwAAAAA=&#10;" fillcolor="#e8e800" stroked="f"/>
                  <v:rect id="Rectangle 201" o:spid="_x0000_s1219" style="position:absolute;left:5138;top:3403;width:110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BaZMUA&#10;AADcAAAADwAAAGRycy9kb3ducmV2LnhtbERPyW7CMBC9V+IfrEHiVpwisTTFQSxF6qEXKBx6G8XT&#10;JG08tmInhH59XQmJ2zy9dZar3tSio8ZXlhU8jRMQxLnVFRcKTh/7xwUIH5A11pZJwZU8rLLBwxJT&#10;bS98oO4YChFD2KeooAzBpVL6vCSDfmwdceS+bGMwRNgUUjd4ieGmlpMkmUmDFceGEh1tS8p/jq1R&#10;8Ounm/O5dZ8Y1u115vav79+7k1KjYb9+ARGoD3fxzf2m4/znOfw/Ey+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YFpkxQAAANwAAAAPAAAAAAAAAAAAAAAAAJgCAABkcnMv&#10;ZG93bnJldi54bWxQSwUGAAAAAAQABAD1AAAAigMAAAAA&#10;" fillcolor="#e7e700" stroked="f"/>
                  <v:rect id="Rectangle 202" o:spid="_x0000_s1220" style="position:absolute;left:5138;top:3430;width:1102;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3438gA&#10;AADcAAAADwAAAGRycy9kb3ducmV2LnhtbESPQWvCQBCF70L/wzIFL1I39iA1ukoRilVIoalQvA3Z&#10;aRLMzobsNkZ/fedQ8DbDe/PeN6vN4BrVUxdqzwZm0wQUceFtzaWB49fb0wuoEJEtNp7JwJUCbNYP&#10;oxWm1l/4k/o8lkpCOKRooIqxTbUORUUOw9S3xKL9+M5hlLUrte3wIuGu0c9JMtcOa5aGClvaVlSc&#10;819n4GO3O02+F7Ms62/9bX6wx/02Oxszfhxel6AiDfFu/r9+t4K/EFp5RibQ6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TfjfyAAAANwAAAAPAAAAAAAAAAAAAAAAAJgCAABk&#10;cnMvZG93bnJldi54bWxQSwUGAAAAAAQABAD1AAAAjQMAAAAA&#10;" fillcolor="#e6e600" stroked="f"/>
                  <v:rect id="Rectangle 203" o:spid="_x0000_s1221" style="position:absolute;left:5138;top:3466;width:1102;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VWG8MA&#10;AADcAAAADwAAAGRycy9kb3ducmV2LnhtbESPzWrDMBCE74W8g9hALiWR6xYTu1FCcGjotfm5L9bW&#10;FrFWxlJt9+2rQKC3XWa+2dnNbrKtGKj3xrGCl1UCgrhy2nCt4HL+WK5B+ICssXVMCn7Jw247e9pg&#10;od3IXzScQi1iCPsCFTQhdIWUvmrIol+5jjhq3663GOLa11L3OMZw28o0STJp0XC80GBHZUPV7fRj&#10;Y43y9TlzfMv2+ng1+eHtaKo6VWoxn/bvIAJN4d/8oD915PIc7s/ECe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VWG8MAAADcAAAADwAAAAAAAAAAAAAAAACYAgAAZHJzL2Rv&#10;d25yZXYueG1sUEsFBgAAAAAEAAQA9QAAAIgDAAAAAA==&#10;" fillcolor="#e5e500" stroked="f"/>
                  <v:rect id="Rectangle 204" o:spid="_x0000_s1222" style="position:absolute;left:5138;top:3503;width:1102;height: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QqOsUA&#10;AADcAAAADwAAAGRycy9kb3ducmV2LnhtbESPT2vCQBTE7wW/w/IEb83GCqGkrqJWS+mlGL309si+&#10;JqHZtzG75k8/fbcgeBxm5jfMcj2YWnTUusqygnkUgyDOra64UHA+HR6fQTiPrLG2TApGcrBeTR6W&#10;mGrb85G6zBciQNilqKD0vkmldHlJBl1kG+LgfdvWoA+yLaRusQ9wU8unOE6kwYrDQokN7UrKf7Kr&#10;UfD6uTt3H+O27m1yjC+Lvfna/74pNZsOmxcQngZ/D9/a71pBIML/mXA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Co6xQAAANwAAAAPAAAAAAAAAAAAAAAAAJgCAABkcnMv&#10;ZG93bnJldi54bWxQSwUGAAAAAAQABAD1AAAAigMAAAAA&#10;" fillcolor="#e4e400" stroked="f"/>
                  <v:rect id="Rectangle 205" o:spid="_x0000_s1223" style="position:absolute;left:5138;top:3548;width:1102;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UF58EA&#10;AADcAAAADwAAAGRycy9kb3ducmV2LnhtbESPzarCMBSE9xd8h3AEd9fUiiLVKCKK7i7+bNwdmmNb&#10;bE5KErX69DeC4HKYmW+Y2aI1tbiT85VlBYN+AoI4t7riQsHpuPmdgPABWWNtmRQ8ycNi3vmZYabt&#10;g/d0P4RCRAj7DBWUITSZlD4vyaDv24Y4ehfrDIYoXSG1w0eEm1qmSTKWBiuOCyU2tCopvx5uRoGU&#10;qfNrR9vR6s+cj/aVD2/GK9XrtsspiEBt+IY/7Z1WkCYDeJ+JR0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FBefBAAAA3AAAAA8AAAAAAAAAAAAAAAAAmAIAAGRycy9kb3du&#10;cmV2LnhtbFBLBQYAAAAABAAEAPUAAACGAwAAAAA=&#10;" fillcolor="#e3e300" stroked="f"/>
                  <v:rect id="Rectangle 206" o:spid="_x0000_s1224" style="position:absolute;left:5138;top:3594;width:1102;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wyAsIA&#10;AADcAAAADwAAAGRycy9kb3ducmV2LnhtbESPQYvCMBSE74L/ITzBm6YWkaUaRcVd3IMHqwePj+bZ&#10;FpuX0sS2/vuNIOxxmJlvmNWmN5VoqXGlZQWzaQSCOLO65FzB9fI9+QLhPLLGyjIpeJGDzXo4WGGi&#10;bcdnalOfiwBhl6CCwvs6kdJlBRl0U1sTB+9uG4M+yCaXusEuwE0l4yhaSIMlh4UCa9oXlD3Sp1HQ&#10;/ewuJSH/nvbnG7a79HZwz7lS41G/XYLw1Pv/8Kd91AriKIb3mXA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jDICwgAAANwAAAAPAAAAAAAAAAAAAAAAAJgCAABkcnMvZG93&#10;bnJldi54bWxQSwUGAAAAAAQABAD1AAAAhwMAAAAA&#10;" fillcolor="#e2e200" stroked="f"/>
                </v:group>
                <v:group id="Group 408" o:spid="_x0000_s1225" style="position:absolute;left:11372;top:1619;width:51562;height:46564" coordorigin="1791,255" coordsize="8120,73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rect id="Rectangle 208" o:spid="_x0000_s1226" style="position:absolute;left:5138;top:3685;width:1102;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l9bsQA&#10;AADcAAAADwAAAGRycy9kb3ducmV2LnhtbESPQWvCQBSE7wX/w/KEXkrdGGwo0VWktJIeG4NeH9nX&#10;JDT7NmbXJP77bqHgcZiZb5jNbjKtGKh3jWUFy0UEgri0uuFKQXH8eH4F4TyyxtYyKbiRg9129rDB&#10;VNuRv2jIfSUChF2KCmrvu1RKV9Zk0C1sRxy8b9sb9EH2ldQ9jgFuWhlHUSINNhwWauzorabyJ78a&#10;Be/FKcuuOS5vmj+f6IUvh+GcKPU4n/ZrEJ4mfw//tzOtII5W8HcmHA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ZfW7EAAAA3AAAAA8AAAAAAAAAAAAAAAAAmAIAAGRycy9k&#10;b3ducmV2LnhtbFBLBQYAAAAABAAEAPUAAACJAwAAAAA=&#10;" fillcolor="#e1e100" stroked="f"/>
                  <v:rect id="Rectangle 209" o:spid="_x0000_s1227" style="position:absolute;left:5139;top:2623;width:1102;height:1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NOMIA&#10;AADcAAAADwAAAGRycy9kb3ducmV2LnhtbESPQYvCMBSE7wv+h/AEb2uqoEg1igqCBy9al8Xbo3m2&#10;xealNLHGf28EweMwM98wi1UwteiodZVlBaNhAoI4t7riQsE52/3OQDiPrLG2TAqe5GC17P0sMNX2&#10;wUfqTr4QEcIuRQWl900qpctLMuiGtiGO3tW2Bn2UbSF1i48IN7UcJ8lUGqw4LpTY0Lak/Ha6GwXh&#10;ZjaX7DyptkEe/w6d01n+75Ua9MN6DsJT8N/wp73XCsbJBN5n4hG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MQ04wgAAANwAAAAPAAAAAAAAAAAAAAAAAJgCAABkcnMvZG93&#10;bnJldi54bWxQSwUGAAAAAAQABAD1AAAAhwMAAAAA&#10;" filled="f" strokecolor="#404040" strokeweight=".45pt">
                    <v:stroke joinstyle="round" endcap="round"/>
                  </v:rect>
                  <v:rect id="Rectangle 210" o:spid="_x0000_s1228" style="position:absolute;left:5239;top:3042;width:918;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vjfcIA&#10;AADcAAAADwAAAGRycy9kb3ducmV2LnhtbESPzWrDMBCE74W+g9hCb7VUH0Jwo5gQMKSllzh5gMVa&#10;/1BpZSQ1dt++KhRyHGbmG2ZXr86KG4U4edbwWigQxJ03Ew8arpfmZQsiJmSD1jNp+KEI9f7xYYeV&#10;8Quf6damQWQIxwo1jCnNlZSxG8lhLPxMnL3eB4cpyzBIE3DJcGdlqdRGOpw4L4w403Gk7qv9dhrk&#10;pW2WbWuD8h9l/2nfT+eevNbPT+vhDUSiNd3D/+2T0VCqDfydy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N9wgAAANwAAAAPAAAAAAAAAAAAAAAAAJgCAABkcnMvZG93&#10;bnJldi54bWxQSwUGAAAAAAQABAD1AAAAhwMAAAAA&#10;" filled="f" stroked="f">
                    <v:textbox style="mso-fit-shape-to-text:t" inset="0,0,0,0">
                      <w:txbxContent>
                        <w:p w:rsidR="001E7BFF" w:rsidRDefault="001E7BFF">
                          <w:r>
                            <w:rPr>
                              <w:rFonts w:ascii="Calibri" w:hAnsi="Calibri" w:cs="Calibri"/>
                              <w:color w:val="000000"/>
                            </w:rPr>
                            <w:t xml:space="preserve">Host table </w:t>
                          </w:r>
                        </w:p>
                      </w:txbxContent>
                    </v:textbox>
                  </v:rect>
                  <v:shape id="Picture 211" o:spid="_x0000_s1229" type="#_x0000_t75" style="position:absolute;left:7205;top:6187;width:1531;height:14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zHVvEAAAA3AAAAA8AAABkcnMvZG93bnJldi54bWxEj82KwkAQhO+C7zC0sDedbBB/so4ioose&#10;PBjzAE2mNwmb6YmZMca3d4SFPRZV9RW12vSmFh21rrKs4HMSgSDOra64UJBdD+MFCOeRNdaWScGT&#10;HGzWw8EKE20ffKEu9YUIEHYJKii9bxIpXV6SQTexDXHwfmxr0AfZFlK3+AhwU8s4imbSYMVhocSG&#10;diXlv+ndBEo3z07Z/nytZ8vz7fZ9MunUxkp9jPrtFwhPvf8P/7WPWkEczeF9JhwBuX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NzHVvEAAAA3AAAAA8AAAAAAAAAAAAAAAAA&#10;nwIAAGRycy9kb3ducmV2LnhtbFBLBQYAAAAABAAEAPcAAACQAwAAAAA=&#10;">
                    <v:imagedata r:id="rId89" o:title=""/>
                  </v:shape>
                  <v:shape id="Picture 212" o:spid="_x0000_s1230" type="#_x0000_t75" style="position:absolute;left:7205;top:6187;width:1531;height:14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nP1HDAAAA3AAAAA8AAABkcnMvZG93bnJldi54bWxET8uKwjAU3Qv+Q7iCm2FMdUClGkUExRE3&#10;PoZhdpfm2hSbm9JErX69WQy4PJz3dN7YUtyo9oVjBf1eAoI4c7rgXMHpuPocg/ABWWPpmBQ8yMN8&#10;1m5NMdXuznu6HUIuYgj7FBWYEKpUSp8Zsuh7riKO3NnVFkOEdS51jfcYbks5SJKhtFhwbDBY0dJQ&#10;djlcrYLF3+9lVOxMvn7+fK3893i78x9DpbqdZjEBEagJb/G/e6MVDJK4Np6JR0DOX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ac/UcMAAADcAAAADwAAAAAAAAAAAAAAAACf&#10;AgAAZHJzL2Rvd25yZXYueG1sUEsFBgAAAAAEAAQA9wAAAI8DAAAAAA==&#10;">
                    <v:imagedata r:id="rId90" o:title=""/>
                  </v:shape>
                  <v:rect id="Rectangle 213" o:spid="_x0000_s1231" style="position:absolute;left:7196;top:6178;width:1512;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mhY8MA&#10;AADcAAAADwAAAGRycy9kb3ducmV2LnhtbESPQYvCMBSE78L+h/AWvNlUWdStRhEXxavW1eujebbF&#10;5qU0se3++40geBxm5htmue5NJVpqXGlZwTiKQRBnVpecKzinu9EchPPIGivLpOCPHKxXH4MlJtp2&#10;fKT25HMRIOwSVFB4XydSuqwggy6yNXHwbrYx6INscqkb7ALcVHISx1NpsOSwUGBN24Ky++lhFFx2&#10;uk6P2+px2cz23e03+/lqr6lSw89+swDhqffv8Kt90Aom8Tc8z4Qj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mhY8MAAADcAAAADwAAAAAAAAAAAAAAAACYAgAAZHJzL2Rv&#10;d25yZXYueG1sUEsFBgAAAAAEAAQA9QAAAIgDAAAAAA==&#10;" fillcolor="#92d050" stroked="f"/>
                  <v:rect id="Rectangle 214" o:spid="_x0000_s1232" style="position:absolute;left:7196;top:6423;width:1512;height: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PmcQA&#10;AADcAAAADwAAAGRycy9kb3ducmV2LnhtbERPy2rCQBTdF/yH4QrdlGYSF1ZSJyKCUOiLRLvo7pq5&#10;eWjmTshMNf59ZyG4PJz3cjWaTpxpcK1lBUkUgyAurW65VrDfbZ8XIJxH1thZJgVXcrDKJg9LTLW9&#10;cE7nwtcihLBLUUHjfZ9K6cqGDLrI9sSBq+xg0Ac41FIPeAnhppOzOJ5Lgy2HhgZ72jRUnoo/o+Al&#10;/84PT7/zz7i6frwvqq/jT5LslHqcjutXEJ5Gfxff3G9awSwJ88OZc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Jz5nEAAAA3AAAAA8AAAAAAAAAAAAAAAAAmAIAAGRycy9k&#10;b3ducmV2LnhtbFBLBQYAAAAABAAEAPUAAACJAwAAAAA=&#10;" fillcolor="#91cf4e" stroked="f"/>
                  <v:rect id="Rectangle 215" o:spid="_x0000_s1233" style="position:absolute;left:7196;top:6560;width:1512;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st/8UA&#10;AADcAAAADwAAAGRycy9kb3ducmV2LnhtbESPQWvCQBSE74L/YXlCb7qJhSrRVUQplCKKaQ8eH9nX&#10;JDT7Nu5uTfz3XUHwOMzMN8xy3ZtGXMn52rKCdJKAIC6srrlU8P31Pp6D8AFZY2OZFNzIw3o1HCwx&#10;07bjE13zUIoIYZ+hgiqENpPSFxUZ9BPbEkfvxzqDIUpXSu2wi3DTyGmSvEmDNceFClvaVlT85n9G&#10;wWX3etx/njdd2G+Ps/yg5+6We6VeRv1mASJQH57hR/tDK5imKdzPx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ey3/xQAAANwAAAAPAAAAAAAAAAAAAAAAAJgCAABkcnMv&#10;ZG93bnJldi54bWxQSwUGAAAAAAQABAD1AAAAigMAAAAA&#10;" fillcolor="#90cf4c" stroked="f"/>
                  <v:rect id="Rectangle 216" o:spid="_x0000_s1234" style="position:absolute;left:7196;top:6669;width:1512;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4PScUA&#10;AADcAAAADwAAAGRycy9kb3ducmV2LnhtbESPQYvCMBSE74L/ITzBi2hqDyLVKCIKiwfZVUG8PZpn&#10;U2xeapOt9d9vFhb2OMzMN8xy3dlKtNT40rGC6SQBQZw7XXKh4HLej+cgfEDWWDkmBW/ysF71e0vM&#10;tHvxF7WnUIgIYZ+hAhNCnUnpc0MW/cTVxNG7u8ZiiLIppG7wFeG2kmmSzKTFkuOCwZq2hvLH6dsq&#10;KD/bUSefZra/3t6P3X1+3B0uR6WGg26zABGoC//hv/aHVpBOU/g9E4+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bg9JxQAAANwAAAAPAAAAAAAAAAAAAAAAAJgCAABkcnMv&#10;ZG93bnJldi54bWxQSwUGAAAAAAQABAD1AAAAigMAAAAA&#10;" fillcolor="#8fce4a" stroked="f"/>
                  <v:rect id="Rectangle 217" o:spid="_x0000_s1235" style="position:absolute;left:7196;top:6760;width:1512;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CS78UA&#10;AADcAAAADwAAAGRycy9kb3ducmV2LnhtbESPUWvCQBCE3wv9D8cW+lYv2lYkeooUhBYKUhX1ccmt&#10;SUhuL+TWJP33XqHg4zAz3zCL1eBq1VEbSs8GxqMEFHHmbcm5gcN+8zIDFQTZYu2ZDPxSgNXy8WGB&#10;qfU9/1C3k1xFCIcUDRQiTap1yApyGEa+IY7exbcOJco217bFPsJdrSdJMtUOS44LBTb0UVBW7a7O&#10;QIeb7bk/yqV8e99/yXdSXU/rypjnp2E9ByU0yD383/60BibjV/g7E4+AX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QJLvxQAAANwAAAAPAAAAAAAAAAAAAAAAAJgCAABkcnMv&#10;ZG93bnJldi54bWxQSwUGAAAAAAQABAD1AAAAigMAAAAA&#10;" fillcolor="#8dce48" stroked="f"/>
                  <v:rect id="Rectangle 218" o:spid="_x0000_s1236" style="position:absolute;left:7196;top:6842;width:1512;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EF5cYA&#10;AADcAAAADwAAAGRycy9kb3ducmV2LnhtbESPQWvCQBSE7wX/w/KE3upGLUXSrCKCqK2mmPbg8ZF9&#10;JsHs25DdJum/7xYKHoeZ+YZJVoOpRUetqywrmE4iEMS51RUXCr4+t08LEM4ja6wtk4IfcrBajh4S&#10;jLXt+Uxd5gsRIOxiVFB638RSurwkg25iG+LgXW1r0AfZFlK32Ae4qeUsil6kwYrDQokNbUrKb9m3&#10;UXC8HNYf8/czHVKd7irZn45vjVfqcTysX0F4Gvw9/N/eawWz6TP8nQ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EF5cYAAADcAAAADwAAAAAAAAAAAAAAAACYAgAAZHJz&#10;L2Rvd25yZXYueG1sUEsFBgAAAAAEAAQA9QAAAIsDAAAAAA==&#10;" fillcolor="#8ccd46" stroked="f"/>
                  <v:rect id="Rectangle 219" o:spid="_x0000_s1237" style="position:absolute;left:7196;top:6915;width:1512;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6sncIA&#10;AADcAAAADwAAAGRycy9kb3ducmV2LnhtbESPQYvCMBSE7wv+h/CEva1pBZelGkVEwaPW1fOjeW2K&#10;zUttomb/vVlY2OMwM98wi1W0nXjQ4FvHCvJJBoK4crrlRsH3affxBcIHZI2dY1LwQx5Wy9HbAgvt&#10;nnykRxkakSDsC1RgQugLKX1lyKKfuJ44ebUbLIYkh0bqAZ8Jbjs5zbJPabHltGCwp42h6lrerYLd&#10;Fq/1rYwHNPYcL5eTzLeHWqn3cVzPQQSK4T/8195rBdN8Br9n0hG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rqydwgAAANwAAAAPAAAAAAAAAAAAAAAAAJgCAABkcnMvZG93&#10;bnJldi54bWxQSwUGAAAAAAQABAD1AAAAhwMAAAAA&#10;" fillcolor="#8bcd44" stroked="f"/>
                  <v:rect id="Rectangle 220" o:spid="_x0000_s1238" style="position:absolute;left:7196;top:6969;width:1512;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RfKcQA&#10;AADcAAAADwAAAGRycy9kb3ducmV2LnhtbESPT4vCMBTE7wt+h/CEvSyaKm6VahStCLtH/+D50Tzb&#10;YvNSmmxbv71ZEDwOM/MbZrXpTSVaalxpWcFkHIEgzqwuOVdwOR9GCxDOI2usLJOCBznYrAcfK0y0&#10;7fhI7cnnIkDYJaig8L5OpHRZQQbd2NbEwbvZxqAPssmlbrALcFPJaRTF0mDJYaHAmtKCsvvpzyi4&#10;7tP54fcr7R58PbYczc7f8W6v1Oew3y5BeOr9O/xq/2gF00kM/2fC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EXynEAAAA3AAAAA8AAAAAAAAAAAAAAAAAmAIAAGRycy9k&#10;b3ducmV2LnhtbFBLBQYAAAAABAAEAPUAAACJAwAAAAA=&#10;" fillcolor="#8acc42" stroked="f"/>
                  <v:rect id="Rectangle 221" o:spid="_x0000_s1239" style="position:absolute;left:7196;top:7060;width:1512;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hQa8UA&#10;AADcAAAADwAAAGRycy9kb3ducmV2LnhtbESPQWvCQBSE70L/w/IKvUjd6KFK6ipVEIogxeihx0f2&#10;NRuafRuyzxj/vVsoeBxm5htmuR58o3rqYh3YwHSSgSIug625MnA+7V4XoKIgW2wCk4EbRVivnkZL&#10;zG248pH6QiqVIBxzNOBE2lzrWDryGCehJU7eT+g8SpJdpW2H1wT3jZ5l2Zv2WHNacNjS1lH5W1y8&#10;gfrrhgfZbRd6L8W5/+7dYTzfGPPyPHy8gxIa5BH+b39aA7PpHP7OpCO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FBrxQAAANwAAAAPAAAAAAAAAAAAAAAAAJgCAABkcnMv&#10;ZG93bnJldi54bWxQSwUGAAAAAAQABAD1AAAAigMAAAAA&#10;" fillcolor="#89cc40" stroked="f"/>
                  <v:rect id="Rectangle 222" o:spid="_x0000_s1240" style="position:absolute;left:7196;top:7133;width:1512;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rp+cAA&#10;AADcAAAADwAAAGRycy9kb3ducmV2LnhtbERPy4rCMBTdC/5DuII7TeuiDNUoIogKbupj4e7aXNti&#10;c1ObWOvfTxYDszyc92LVm1p01LrKsoJ4GoEgzq2uuFBwOW8nPyCcR9ZYWyYFX3KwWg4HC0y1/XBG&#10;3ckXIoSwS1FB6X2TSunykgy6qW2IA/ewrUEfYFtI3eInhJtazqIokQYrDg0lNrQpKX+e3kbBOz7e&#10;8J59D7tdLI1+dUnmr4lS41G/noPw1Pt/8Z97rxXM4rA2nAlHQC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rp+cAAAADcAAAADwAAAAAAAAAAAAAAAACYAgAAZHJzL2Rvd25y&#10;ZXYueG1sUEsFBgAAAAAEAAQA9QAAAIUDAAAAAA==&#10;" fillcolor="#88cb3e" stroked="f"/>
                  <v:rect id="Rectangle 223" o:spid="_x0000_s1241" style="position:absolute;left:7196;top:7224;width:1512;height: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Jm18IA&#10;AADcAAAADwAAAGRycy9kb3ducmV2LnhtbESPwWrDMBBE74X+g9hCbo1sB0zrRgnBUOgtxE3ui7WV&#10;TaxdY6mO+/dVoNDjMDNvmO1+8YOaaQq9sIF8nYEibsX27AycP9+fX0CFiGxxECYDPxRgv3t82GJl&#10;5cYnmpvoVIJwqNBAF+NYaR3ajjyGtYzEyfuSyWNMcnLaTnhLcD/oIstK7bHntNDhSHVH7bX59gac&#10;1Bt3KI+SL5emvEqpz+N8NGb1tBzeQEVa4n/4r/1hDRT5K9zPpCO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EmbXwgAAANwAAAAPAAAAAAAAAAAAAAAAAJgCAABkcnMvZG93&#10;bnJldi54bWxQSwUGAAAAAAQABAD1AAAAhwMAAAAA&#10;" fillcolor="#87cb3c" stroked="f"/>
                  <v:rect id="Rectangle 224" o:spid="_x0000_s1242" style="position:absolute;left:7196;top:7342;width:1512;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Y/I8EA&#10;AADcAAAADwAAAGRycy9kb3ducmV2LnhtbERPTYvCMBC9C/6HMII3TbeISm0qy8KK7Enretjb2Ixt&#10;sZmUJtruvzcHwePjfafbwTTiQZ2rLSv4mEcgiAuray4V/J6+Z2sQziNrbCyTgn9ysM3GoxQTbXs+&#10;0iP3pQgh7BJUUHnfJlK6oiKDbm5b4sBdbWfQB9iVUnfYh3DTyDiKltJgzaGhwpa+Kipu+d0oaHf1&#10;YbWMLgt//3P5qd+ff3brs1LTyfC5AeFp8G/xy73XCuI4zA9nwhGQ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WPyPBAAAA3AAAAA8AAAAAAAAAAAAAAAAAmAIAAGRycy9kb3du&#10;cmV2LnhtbFBLBQYAAAAABAAEAPUAAACGAwAAAAA=&#10;" fillcolor="#85ca39" stroked="f"/>
                  <v:rect id="Rectangle 225" o:spid="_x0000_s1243" style="position:absolute;left:7199;top:6181;width:1504;height:1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9XW8IA&#10;AADcAAAADwAAAGRycy9kb3ducmV2LnhtbESPQYvCMBSE7wv+h/CEva2pBUWqUVQQPHjRKuLt0Tzb&#10;YvNSmliz/36zIHgcZuYbZrEKphE9da62rGA8SkAQF1bXXCo457ufGQjnkTU2lknBLzlYLQdfC8y0&#10;ffGR+pMvRYSwy1BB5X2bSemKigy6kW2Jo3e3nUEfZVdK3eErwk0j0ySZSoM1x4UKW9pWVDxOT6Mg&#10;PMzmlp8n9TbI4+XQO50XV6/U9zCs5yA8Bf8Jv9t7rSBNx/B/Jh4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v1dbwgAAANwAAAAPAAAAAAAAAAAAAAAAAJgCAABkcnMvZG93&#10;bnJldi54bWxQSwUGAAAAAAQABAD1AAAAhwMAAAAA&#10;" filled="f" strokecolor="#404040" strokeweight=".45pt">
                    <v:stroke joinstyle="round" endcap="round"/>
                  </v:rect>
                  <v:rect id="Rectangle 226" o:spid="_x0000_s1244" style="position:absolute;left:7496;top:6628;width:4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W5HsIA&#10;AADcAAAADwAAAGRycy9kb3ducmV2LnhtbESPzWrDMBCE74W+g9hCb7VcHUpwooRSCLgllzh5gMVa&#10;/1BpZSTVdt8+KhRyHGbmG2Z3WJ0VM4U4etbwWpQgiFtvRu41XC/Hlw2ImJANWs+k4ZciHPaPDzus&#10;jF/4THOTepEhHCvUMKQ0VVLGdiCHsfATcfY6HxymLEMvTcAlw52VqizfpMOR88KAE30M1H43P06D&#10;vDTHZdPYUPov1Z3sZ33uyGv9/LS+b0EkWtM9/N+ujQalFPydyUdA7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FbkewgAAANwAAAAPAAAAAAAAAAAAAAAAAJgCAABkcnMvZG93&#10;bnJldi54bWxQSwUGAAAAAAQABAD1AAAAhwMAAAAA&#10;" filled="f" stroked="f">
                    <v:textbox style="mso-fit-shape-to-text:t" inset="0,0,0,0">
                      <w:txbxContent>
                        <w:p w:rsidR="001E7BFF" w:rsidRDefault="001E7BFF">
                          <w:r>
                            <w:rPr>
                              <w:rFonts w:ascii="Calibri" w:hAnsi="Calibri" w:cs="Calibri"/>
                              <w:b/>
                              <w:bCs/>
                              <w:color w:val="000000"/>
                              <w:sz w:val="18"/>
                              <w:szCs w:val="18"/>
                            </w:rPr>
                            <w:t xml:space="preserve"> </w:t>
                          </w:r>
                        </w:p>
                      </w:txbxContent>
                    </v:textbox>
                  </v:rect>
                  <v:rect id="Rectangle 227" o:spid="_x0000_s1245" style="position:absolute;left:7535;top:6628;width:312;height: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chcEA&#10;AADcAAAADwAAAGRycy9kb3ducmV2LnhtbESP3YrCMBSE7wXfIRxh7zS1wiJdo4ggqOyNdR/g0Jz+&#10;YHJSkmjr25uFhb0cZuYbZrMbrRFP8qFzrGC5yEAQV0533Cj4uR3naxAhIms0jknBiwLsttPJBgvt&#10;Br7Ss4yNSBAOBSpoY+wLKUPVksWwcD1x8mrnLcYkfSO1xyHBrZF5ln1Kix2nhRZ7OrRU3cuHVSBv&#10;5XFYl8Zn7pLX3+Z8utbklPqYjfsvEJHG+B/+a5+0gjxfwe+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ZHIXBAAAA3AAAAA8AAAAAAAAAAAAAAAAAmAIAAGRycy9kb3du&#10;cmV2LnhtbFBLBQYAAAAABAAEAPUAAACGAwAAAAA=&#10;" filled="f" stroked="f">
                    <v:textbox style="mso-fit-shape-to-text:t" inset="0,0,0,0">
                      <w:txbxContent>
                        <w:p w:rsidR="001E7BFF" w:rsidRDefault="001E7BFF">
                          <w:r>
                            <w:rPr>
                              <w:rFonts w:ascii="Calibri" w:hAnsi="Calibri" w:cs="Calibri"/>
                              <w:b/>
                              <w:bCs/>
                              <w:color w:val="000000"/>
                              <w:sz w:val="18"/>
                              <w:szCs w:val="18"/>
                            </w:rPr>
                            <w:t>trap</w:t>
                          </w:r>
                        </w:p>
                      </w:txbxContent>
                    </v:textbox>
                  </v:rect>
                  <v:rect id="Rectangle 228" o:spid="_x0000_s1246" style="position:absolute;left:7829;top:6628;width:56;height: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CE8cEA&#10;AADcAAAADwAAAGRycy9kb3ducmV2LnhtbESP3YrCMBSE7wXfIRxh7zS1yCJdo4ggqOyNdR/g0Jz+&#10;YHJSkmjr25uFhb0cZuYbZrMbrRFP8qFzrGC5yEAQV0533Cj4uR3naxAhIms0jknBiwLsttPJBgvt&#10;Br7Ss4yNSBAOBSpoY+wLKUPVksWwcD1x8mrnLcYkfSO1xyHBrZF5ln1Kix2nhRZ7OrRU3cuHVSBv&#10;5XFYl8Zn7pLX3+Z8utbklPqYjfsvEJHG+B/+a5+0gjxfwe+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whPHBAAAA3AAAAA8AAAAAAAAAAAAAAAAAmAIAAGRycy9kb3du&#10;cmV2LnhtbFBLBQYAAAAABAAEAPUAAACGAwAAAAA=&#10;" filled="f" stroked="f">
                    <v:textbox style="mso-fit-shape-to-text:t" inset="0,0,0,0">
                      <w:txbxContent>
                        <w:p w:rsidR="001E7BFF" w:rsidRDefault="001E7BFF">
                          <w:r>
                            <w:rPr>
                              <w:rFonts w:ascii="Calibri" w:hAnsi="Calibri" w:cs="Calibri"/>
                              <w:b/>
                              <w:bCs/>
                              <w:color w:val="000000"/>
                              <w:sz w:val="18"/>
                              <w:szCs w:val="18"/>
                            </w:rPr>
                            <w:t>-</w:t>
                          </w:r>
                        </w:p>
                      </w:txbxContent>
                    </v:textbox>
                  </v:rect>
                  <v:rect id="Rectangle 229" o:spid="_x0000_s1247" style="position:absolute;left:7881;top:6628;width:565;height: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whasEA&#10;AADcAAAADwAAAGRycy9kb3ducmV2LnhtbESP3YrCMBSE7wXfIRxh7zS14CJdo4ggqOyNdR/g0Jz+&#10;YHJSkmjr25uFhb0cZuYbZrMbrRFP8qFzrGC5yEAQV0533Cj4uR3naxAhIms0jknBiwLsttPJBgvt&#10;Br7Ss4yNSBAOBSpoY+wLKUPVksWwcD1x8mrnLcYkfSO1xyHBrZF5ln1Kix2nhRZ7OrRU3cuHVSBv&#10;5XFYl8Zn7pLX3+Z8utbklPqYjfsvEJHG+B/+a5+0gjxfwe+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8IWrBAAAA3AAAAA8AAAAAAAAAAAAAAAAAmAIAAGRycy9kb3du&#10;cmV2LnhtbFBLBQYAAAAABAAEAPUAAACGAwAAAAA=&#10;" filled="f" stroked="f">
                    <v:textbox style="mso-fit-shape-to-text:t" inset="0,0,0,0">
                      <w:txbxContent>
                        <w:p w:rsidR="001E7BFF" w:rsidRDefault="001E7BFF">
                          <w:r>
                            <w:rPr>
                              <w:rFonts w:ascii="Calibri" w:hAnsi="Calibri" w:cs="Calibri"/>
                              <w:b/>
                              <w:bCs/>
                              <w:color w:val="000000"/>
                              <w:sz w:val="18"/>
                              <w:szCs w:val="18"/>
                            </w:rPr>
                            <w:t>id table</w:t>
                          </w:r>
                        </w:p>
                      </w:txbxContent>
                    </v:textbox>
                  </v:rect>
                  <v:rect id="Rectangle 230" o:spid="_x0000_s1248" style="position:absolute;left:7396;top:6831;width:1126;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6/HcEA&#10;AADcAAAADwAAAGRycy9kb3ducmV2LnhtbESPzYoCMRCE74LvEFrYm2acg8hoFBEEV/biuA/QTHp+&#10;MOkMSXRm394Iwh6LqvqK2u5Ha8STfOgcK1guMhDEldMdNwp+b6f5GkSIyBqNY1LwRwH2u+lki4V2&#10;A1/pWcZGJAiHAhW0MfaFlKFqyWJYuJ44ebXzFmOSvpHa45Dg1sg8y1bSYsdpocWeji1V9/JhFchb&#10;eRrWpfGZu+T1j/k+X2tySn3NxsMGRKQx/oc/7bNWkOcreJ9JR0D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uvx3BAAAA3AAAAA8AAAAAAAAAAAAAAAAAmAIAAGRycy9kb3du&#10;cmV2LnhtbFBLBQYAAAAABAAEAPUAAACGAwAAAAA=&#10;" filled="f" stroked="f">
                    <v:textbox style="mso-fit-shape-to-text:t" inset="0,0,0,0">
                      <w:txbxContent>
                        <w:p w:rsidR="001E7BFF" w:rsidRDefault="001E7BFF">
                          <w:r>
                            <w:rPr>
                              <w:rFonts w:ascii="Calibri" w:hAnsi="Calibri" w:cs="Calibri"/>
                              <w:color w:val="000000"/>
                            </w:rPr>
                            <w:t>router  traps</w:t>
                          </w:r>
                        </w:p>
                      </w:txbxContent>
                    </v:textbox>
                  </v:rect>
                  <v:shape id="Picture 231" o:spid="_x0000_s1249" type="#_x0000_t75" style="position:absolute;left:2450;top:264;width:957;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cgfFAAAA3AAAAA8AAABkcnMvZG93bnJldi54bWxEj91qwkAUhO8F32E5gne6MUKrqatooSBS&#10;xL+2Xh6yxySYPRuyq8a3dwuCl8PMfMNMZo0pxZVqV1hWMOhHIIhTqwvOFBz2X70RCOeRNZaWScGd&#10;HMym7dYEE21vvKXrzmciQNglqCD3vkqkdGlOBl3fVsTBO9naoA+yzqSu8RbgppRxFL1JgwWHhRwr&#10;+swpPe8uRsFmdf65m3H5vRivj0szT//c4XeoVLfTzD9AeGr8K/xsL7WCOH6H/zPhCMjp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DnIHxQAAANwAAAAPAAAAAAAAAAAAAAAA&#10;AJ8CAABkcnMvZG93bnJldi54bWxQSwUGAAAAAAQABAD3AAAAkQMAAAAA&#10;">
                    <v:imagedata r:id="rId91" o:title=""/>
                  </v:shape>
                  <v:shape id="Picture 232" o:spid="_x0000_s1250" type="#_x0000_t75" style="position:absolute;left:2450;top:264;width:957;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MiGvAAAAA3AAAAA8AAABkcnMvZG93bnJldi54bWxET02LwjAQvQv+hzCCN02ti3SrUVRYEARR&#10;V+9DM9uUbSalyWr77zcHwePjfa82na3Fg1pfOVYwmyYgiAunKy4V3L6/JhkIH5A11o5JQU8eNuvh&#10;YIW5dk++0OMaShFD2OeowITQ5FL6wpBFP3UNceR+XGsxRNiWUrf4jOG2lmmSLKTFimODwYb2horf&#10;659VcO6zj8/i1DeLtD8c58e7MdVtp9R41G2XIAJ14S1+uQ9aQZrGtfFMPAJy/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4yIa8AAAADcAAAADwAAAAAAAAAAAAAAAACfAgAA&#10;ZHJzL2Rvd25yZXYueG1sUEsFBgAAAAAEAAQA9wAAAIwDAAAAAA==&#10;">
                    <v:imagedata r:id="rId92" o:title=""/>
                  </v:shape>
                  <v:rect id="Rectangle 233" o:spid="_x0000_s1251" style="position:absolute;left:2441;top:255;width:938;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hhLcYA&#10;AADcAAAADwAAAGRycy9kb3ducmV2LnhtbESPT2vCQBTE74V+h+UVvJS6MWBpU1cJQiEHBavFXh/Z&#10;lz+YfRt2tzHtp3cFweMwM79hFqvRdGIg51vLCmbTBARxaXXLtYLvw+fLGwgfkDV2lknBH3lYLR8f&#10;Fphpe+YvGvahFhHCPkMFTQh9JqUvGzLop7Ynjl5lncEQpauldniOcNPJNElepcGW40KDPa0bKk/7&#10;X6Ngt90U/9UxMSdnq6Gc/+TH4jlXavI05h8gAo3hHr61C60gTd/heiYeAbm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2hhLcYAAADcAAAADwAAAAAAAAAAAAAAAACYAgAAZHJz&#10;L2Rvd25yZXYueG1sUEsFBgAAAAAEAAQA9QAAAIsDAAAAAA==&#10;" fillcolor="#b8accd" stroked="f"/>
                  <v:rect id="Rectangle 234" o:spid="_x0000_s1252" style="position:absolute;left:2441;top:355;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9PMMA&#10;AADcAAAADwAAAGRycy9kb3ducmV2LnhtbERPXWvCMBR9F/Yfwh34pukUtFSjTEUQJoK6DXy7NHdt&#10;XHNTm0zrvzcPwh4P53s6b20lrtR441jBWz8BQZw7bbhQ8Hlc91IQPiBrrByTgjt5mM9eOlPMtLvx&#10;nq6HUIgYwj5DBWUIdSalz0uy6PuuJo7cj2sshgibQuoGbzHcVnKQJCNp0XBsKLGmZUn57+HPKliM&#10;v779anw+BrO9LM0uPZ0/hrVS3df2fQIiUBv+xU/3RisYDOP8eCYeAT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9PMMAAADcAAAADwAAAAAAAAAAAAAAAACYAgAAZHJzL2Rv&#10;d25yZXYueG1sUEsFBgAAAAAEAAQA9QAAAIgDAAAAAA==&#10;" fillcolor="#b7abcd" stroked="f"/>
                  <v:rect id="Rectangle 235" o:spid="_x0000_s1253" style="position:absolute;left:2441;top:391;width:938;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4rSMUA&#10;AADcAAAADwAAAGRycy9kb3ducmV2LnhtbESPT2vCQBTE74LfYXmCF9FNLIhEV1Gh6KGU+uegt0f2&#10;mUSzb9PsGtNv3y0UPA4z8xtmvmxNKRqqXWFZQTyKQBCnVhecKTgd34dTEM4jaywtk4IfcrBcdDtz&#10;TLR98p6ag89EgLBLUEHufZVI6dKcDLqRrYiDd7W1QR9knUld4zPATSnHUTSRBgsOCzlWtMkpvR8e&#10;RgF/3tYXQ9Ov5rKNcfBh5PfgLJXq99rVDISn1r/C/+2dVjB+i+HvTD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zitIxQAAANwAAAAPAAAAAAAAAAAAAAAAAJgCAABkcnMv&#10;ZG93bnJldi54bWxQSwUGAAAAAAQABAD1AAAAigMAAAAA&#10;" fillcolor="#b7abcc" stroked="f"/>
                  <v:rect id="Rectangle 236" o:spid="_x0000_s1254" style="position:absolute;left:2441;top:473;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EgIMQA&#10;AADcAAAADwAAAGRycy9kb3ducmV2LnhtbESPUWvCMBSF34X9h3AHe9N0KYh2xjKKgjBkWP0Bl+au&#10;LWtuuiRq9++XwWCPh3POdzibcrKDuJEPvWMNz4sMBHHjTM+thst5P1+BCBHZ4OCYNHxTgHL7MNtg&#10;YdydT3SrYysShEOBGroYx0LK0HRkMSzcSJy8D+ctxiR9K43He4LbQaosW0qLPaeFDkeqOmo+66vV&#10;EN7309vumKuv6NeuyneNumDQ+ulxen0BEWmK/+G/9sFoULmC3zPpCM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xICDEAAAA3AAAAA8AAAAAAAAAAAAAAAAAmAIAAGRycy9k&#10;b3ducmV2LnhtbFBLBQYAAAAABAAEAPUAAACJAwAAAAA=&#10;" fillcolor="#b7aacc" stroked="f"/>
                  <v:rect id="Rectangle 237" o:spid="_x0000_s1255" style="position:absolute;left:2441;top:482;width:938;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UulsYA&#10;AADcAAAADwAAAGRycy9kb3ducmV2LnhtbESPQWvCQBSE70L/w/IEL6IvKhRJXcVaLVKag7aX3h7Z&#10;ZxLMvk2zq6b/3i0Uehxm5htmsepsra7c+sqJhsk4AcWSO1NJoeHzYzeag/KBxFDthDX8sIfV8qG3&#10;oNS4mxz4egyFihDxKWkoQ2hSRJ+XbMmPXcMSvZNrLYUo2wJNS7cItzVOk+QRLVUSF0pqeFNyfj5e&#10;rIZz/bzOXvELw/D7bTvJXt5xk821HvS79ROowF34D/+190bDdDaD3zPxCOD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UulsYAAADcAAAADwAAAAAAAAAAAAAAAACYAgAAZHJz&#10;L2Rvd25yZXYueG1sUEsFBgAAAAAEAAQA9QAAAIsDAAAAAA==&#10;" fillcolor="#b6aacc" stroked="f"/>
                  <v:rect id="Rectangle 238" o:spid="_x0000_s1256" style="position:absolute;left:2441;top:528;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ncHMIA&#10;AADcAAAADwAAAGRycy9kb3ducmV2LnhtbESPT2sCMRTE7wW/Q3iCt5qoRWQ1ihbEvdY/98fmubu4&#10;eVk3qVn99E2h0OMwM79hVpveNuJBna8da5iMFQjiwpmaSw3n0/59AcIHZIONY9LwJA+b9eBthZlx&#10;kb/ocQylSBD2GWqoQmgzKX1RkUU/di1x8q6usxiS7EppOowJbhs5VWouLdacFips6bOi4nb8thou&#10;dn6O6sRx1ziF8XDPX9dFrvVo2G+XIAL14T/8186NhunsA37PpCM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udwcwgAAANwAAAAPAAAAAAAAAAAAAAAAAJgCAABkcnMvZG93&#10;bnJldi54bWxQSwUGAAAAAAQABAD1AAAAhwMAAAAA&#10;" fillcolor="#b6aacb" stroked="f"/>
                  <v:rect id="Rectangle 239" o:spid="_x0000_s1257" style="position:absolute;left:2441;top:537;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sKd8UA&#10;AADcAAAADwAAAGRycy9kb3ducmV2LnhtbESPzWrDMBCE74W+g9hCbo2cn5biRAmh0PxAD4nbB1hb&#10;G9nUWhlLjZy3jwKFHoeZ+YZZrgfbigv1vnGsYDLOQBBXTjdsFHx/fTy/gfABWWPrmBRcycN69fiw&#10;xFy7yCe6FMGIBGGfo4I6hC6X0lc1WfRj1xEn7+x6iyHJ3kjdY0xw28pplr1Kiw2nhRo7eq+p+il+&#10;rQKOB91NPrdFKM1m3uxKU8ZjVGr0NGwWIAIN4T/8195rBdPZC9zPp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uwp3xQAAANwAAAAPAAAAAAAAAAAAAAAAAJgCAABkcnMv&#10;ZG93bnJldi54bWxQSwUGAAAAAAQABAD1AAAAigMAAAAA&#10;" fillcolor="#b6a9cb" stroked="f"/>
                  <v:rect id="Rectangle 240" o:spid="_x0000_s1258" style="position:absolute;left:2441;top:555;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tMV8YA&#10;AADcAAAADwAAAGRycy9kb3ducmV2LnhtbESPT2sCMRTE70K/Q3hCb5pVQWRrFK0KRejBP/X8TJ67&#10;225e1k3qrt++KQgeh5n5DTOdt7YUN6p94VjBoJ+AINbOFJwpOB42vQkIH5ANlo5JwZ08zGcvnSmm&#10;xjW8o9s+ZCJC2KeoIA+hSqX0OieLvu8q4uhdXG0xRFln0tTYRLgt5TBJxtJiwXEhx4rec9I/+1+r&#10;YH24NsvTdrldFef75/dio78uQSv12m0XbyACteEZfrQ/jILhaAz/Z+IR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tMV8YAAADcAAAADwAAAAAAAAAAAAAAAACYAgAAZHJz&#10;L2Rvd25yZXYueG1sUEsFBgAAAAAEAAQA9QAAAIsDAAAAAA==&#10;" fillcolor="#b5a9cb" stroked="f"/>
                  <v:rect id="Rectangle 241" o:spid="_x0000_s1259" style="position:absolute;left:2441;top:591;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QNXcQA&#10;AADcAAAADwAAAGRycy9kb3ducmV2LnhtbESP0WrCQBRE34X+w3KFvkjdVKVKdJW2GBEFoeoHXLLX&#10;JJi9G7JrEv/eFYQ+DjNzhlmsOlOKhmpXWFbwOYxAEKdWF5wpOJ+SjxkI55E1lpZJwZ0crJZvvQXG&#10;2rb8R83RZyJA2MWoIPe+iqV0aU4G3dBWxMG72NqgD7LOpK6xDXBTylEUfUmDBYeFHCv6zSm9Hm9G&#10;waRpk8tB++Rnul/vdhZpsNkflHrvd99zEJ46/x9+tbdawWg8heeZc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0DV3EAAAA3AAAAA8AAAAAAAAAAAAAAAAAmAIAAGRycy9k&#10;b3ducmV2LnhtbFBLBQYAAAAABAAEAPUAAACJAwAAAAA=&#10;" fillcolor="#b5a8cb" stroked="f"/>
                  <v:rect id="Rectangle 242" o:spid="_x0000_s1260" style="position:absolute;left:2441;top:610;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fbGcEA&#10;AADcAAAADwAAAGRycy9kb3ducmV2LnhtbERPTYvCMBC9C/6HMII3TVVWpBpFXRZ2RUGrF29DM7bF&#10;ZlKaqF1/vTkIHh/ve7ZoTCnuVLvCsoJBPwJBnFpdcKbgdPzpTUA4j6yxtEwK/snBYt5uzTDW9sEH&#10;uic+EyGEXYwKcu+rWEqX5mTQ9W1FHLiLrQ36AOtM6hofIdyUchhFY2mw4NCQY0XrnNJrcjMKtpb2&#10;z8vh+J187VcbOt/+5GlXKdXtNMspCE+N/4jf7l+tYDgKa8OZcATk/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32xnBAAAA3AAAAA8AAAAAAAAAAAAAAAAAmAIAAGRycy9kb3du&#10;cmV2LnhtbFBLBQYAAAAABAAEAPUAAACGAwAAAAA=&#10;" fillcolor="#b5a8ca" stroked="f"/>
                  <v:rect id="Rectangle 243" o:spid="_x0000_s1261" style="position:absolute;left:2441;top:619;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vZr8cA&#10;AADcAAAADwAAAGRycy9kb3ducmV2LnhtbESP3WoCMRSE7wu+QziCd5qt1lK3Rin+oKCl1C29PmxO&#10;N0s3J8sm6urTN4LQy2FmvmGm89ZW4kSNLx0reBwkIIhzp0suFHxl6/4LCB+QNVaOScGFPMxnnYcp&#10;ptqd+ZNOh1CICGGfogITQp1K6XNDFv3A1cTR+3GNxRBlU0jd4DnCbSWHSfIsLZYcFwzWtDCU/x6O&#10;VsH1IytW75PvrRnnGx4/7bJkv1gq1eu2b68gArXhP3xvb7WC4WgCtzPxCM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L2a/HAAAA3AAAAA8AAAAAAAAAAAAAAAAAmAIAAGRy&#10;cy9kb3ducmV2LnhtbFBLBQYAAAAABAAEAPUAAACMAwAAAAA=&#10;" fillcolor="#b4a8ca" stroked="f"/>
                  <v:rect id="Rectangle 244" o:spid="_x0000_s1262" style="position:absolute;left:2441;top:637;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6SB8IA&#10;AADcAAAADwAAAGRycy9kb3ducmV2LnhtbERPy4rCMBTdD/gP4QruNFV0lGqUcUAYxlnM+ECXl+ba&#10;FpOb0kRb/94shFkeznuxaq0Rd6p96VjBcJCAIM6cLjlXcNhv+jMQPiBrNI5JwYM8rJadtwWm2jX8&#10;R/ddyEUMYZ+igiKEKpXSZwVZ9ANXEUfu4mqLIcI6l7rGJoZbI0dJ8i4tlhwbCqzos6DsurtZBaGZ&#10;5Ce71WZ6rH7X5+9ZZvT6R6let/2YgwjUhn/xy/2lFYzGcX48E4+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jpIHwgAAANwAAAAPAAAAAAAAAAAAAAAAAJgCAABkcnMvZG93&#10;bnJldi54bWxQSwUGAAAAAAQABAD1AAAAhwMAAAAA&#10;" fillcolor="#b4a7ca" stroked="f"/>
                  <v:rect id="Rectangle 245" o:spid="_x0000_s1263" style="position:absolute;left:2441;top:673;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doHsUA&#10;AADcAAAADwAAAGRycy9kb3ducmV2LnhtbESPQWvCQBSE74L/YXmCN91EpNrUjRShIEgLxtJeH9nX&#10;ZGv2bciuGv31XUHocZiZb5jVureNOFPnjWMF6TQBQVw6bbhS8Hl4myxB+ICssXFMCq7kYZ0PByvM&#10;tLvwns5FqESEsM9QQR1Cm0npy5os+qlriaP34zqLIcqukrrDS4TbRs6S5ElaNBwXamxpU1N5LE5W&#10;wUeyoRstjFmE76/isHz+Pe7eb0qNR/3rC4hAffgPP9pbrWA2T+F+Jh4B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x2gexQAAANwAAAAPAAAAAAAAAAAAAAAAAJgCAABkcnMv&#10;ZG93bnJldi54bWxQSwUGAAAAAAQABAD1AAAAigMAAAAA&#10;" fillcolor="#b3a7c9" stroked="f"/>
                  <v:rect id="Rectangle 246" o:spid="_x0000_s1264" style="position:absolute;left:2441;top:682;width:93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I0YMQA&#10;AADcAAAADwAAAGRycy9kb3ducmV2LnhtbESPQYvCMBSE78L+h/AEb2tqEdmtpkV2VxAPiq4HvT2a&#10;Z1tsXkoTtf57Iwgeh5n5hpllnanFlVpXWVYwGkYgiHOrKy4U7P8Xn18gnEfWWFsmBXdykKUfvRkm&#10;2t54S9edL0SAsEtQQel9k0jp8pIMuqFtiIN3sq1BH2RbSN3iLcBNLeMomkiDFYeFEhv6KSk/7y5G&#10;gfy+/K0PtPk9z7vV5r72o2OlF0oN+t18CsJT59/hV3upFcTjGJ5nwhGQ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CNGDEAAAA3AAAAA8AAAAAAAAAAAAAAAAAmAIAAGRycy9k&#10;b3ducmV2LnhtbFBLBQYAAAAABAAEAPUAAACJAwAAAAA=&#10;" fillcolor="#b3a6c9" stroked="f"/>
                  <v:rect id="Rectangle 247" o:spid="_x0000_s1265" style="position:absolute;left:2441;top:719;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WNbMYA&#10;AADcAAAADwAAAGRycy9kb3ducmV2LnhtbESPT2vCQBTE74V+h+UVvNVNbbElzSpFKXqpYuKhx0f2&#10;5Y9m34bsRlM/fVcQPA4z8xsmmQ+mESfqXG1Zwcs4AkGcW11zqWCffT9/gHAeWWNjmRT8kYP57PEh&#10;wVjbM+/olPpSBAi7GBVU3rexlC6vyKAb25Y4eIXtDPogu1LqDs8Bbho5iaKpNFhzWKiwpUVF+THt&#10;jQKZXortZr3r9xf6Wf0eiuW7jzKlRk/D1ycIT4O/h2/ttVYweXuF65lwBOTs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WNbMYAAADcAAAADwAAAAAAAAAAAAAAAACYAgAAZHJz&#10;L2Rvd25yZXYueG1sUEsFBgAAAAAEAAQA9QAAAIsDAAAAAA==&#10;" fillcolor="#b2a5c9" stroked="f"/>
                  <v:rect id="Rectangle 248" o:spid="_x0000_s1266" style="position:absolute;left:2441;top:737;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H7d8UA&#10;AADcAAAADwAAAGRycy9kb3ducmV2LnhtbESPQWvCQBSE7wX/w/KE3pqNGmxJsxERhULpIVZ7fmRf&#10;k2j2bchuk/jvu4WCx2FmvmGyzWRaMVDvGssKFlEMgri0uuFKwenz8PQCwnlkja1lUnAjB5t89pBh&#10;qu3IBQ1HX4kAYZeigtr7LpXSlTUZdJHtiIP3bXuDPsi+krrHMcBNK5dxvJYGGw4LNXa0q6m8Hn+M&#10;gufk47zer24Hd7HvcVGsxq9kGJV6nE/bVxCeJn8P/7fftIJlksDfmXAEZP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Yft3xQAAANwAAAAPAAAAAAAAAAAAAAAAAJgCAABkcnMv&#10;ZG93bnJldi54bWxQSwUGAAAAAAQABAD1AAAAigMAAAAA&#10;" fillcolor="#b2a5c8" stroked="f"/>
                  <v:rect id="Rectangle 249" o:spid="_x0000_s1267" style="position:absolute;left:2441;top:755;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Fd8MA&#10;AADcAAAADwAAAGRycy9kb3ducmV2LnhtbESPQYvCMBSE74L/ITzBm6bWuizVVJYF0YMXddnzo3m2&#10;pc1LadLa/fcbQfA4zMw3zG4/mkYM1LnKsoLVMgJBnFtdcaHg53ZYfIJwHlljY5kU/JGDfTad7DDV&#10;9sEXGq6+EAHCLkUFpfdtKqXLSzLolrYlDt7ddgZ9kF0hdYePADeNjKPoQxqsOCyU2NJ3SXl97U2g&#10;nMbDpo+L87pOBrr89sdVIo9KzWfj1xaEp9G/w6/2SSuIkw08z4QjI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qFd8MAAADcAAAADwAAAAAAAAAAAAAAAACYAgAAZHJzL2Rv&#10;d25yZXYueG1sUEsFBgAAAAAEAAQA9QAAAIgDAAAAAA==&#10;" fillcolor="#b1a5c8" stroked="f"/>
                  <v:rect id="Rectangle 250" o:spid="_x0000_s1268" style="position:absolute;left:2441;top:764;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TEtMQA&#10;AADcAAAADwAAAGRycy9kb3ducmV2LnhtbESPT2vCQBTE70K/w/IKXqRulBpKdBVpsbSCB//dH9ln&#10;Esy+DbtrEr99tyB4HGbmN8xi1ZtatOR8ZVnBZJyAIM6trrhQcDpu3j5A+ICssbZMCu7kYbV8GSww&#10;07bjPbWHUIgIYZ+hgjKEJpPS5yUZ9GPbEEfvYp3BEKUrpHbYRbip5TRJUmmw4rhQYkOfJeXXw80o&#10;uF1cuzt3th/Nfu33mr/85L7NlRq+9us5iEB9eIYf7R+tYPqewv+Ze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ExLTEAAAA3AAAAA8AAAAAAAAAAAAAAAAAmAIAAGRycy9k&#10;b3ducmV2LnhtbFBLBQYAAAAABAAEAPUAAACJAwAAAAA=&#10;" fillcolor="#b1a4c8" stroked="f"/>
                  <v:rect id="Rectangle 251" o:spid="_x0000_s1269" style="position:absolute;left:2441;top:792;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NNbMQA&#10;AADcAAAADwAAAGRycy9kb3ducmV2LnhtbESPT4vCMBTE74LfIbyFvWm64qpUo6gg2wWR+ufg8dE8&#10;22LzUpqs1m9vFgSPw8z8hpktWlOJGzWutKzgqx+BIM6sLjlXcDpuehMQziNrrCyTggc5WMy7nRnG&#10;2t55T7eDz0WAsItRQeF9HUvpsoIMur6tiYN3sY1BH2STS93gPcBNJQdRNJIGSw4LBda0Lii7Hv6M&#10;Aol8OadJNlzRzzHdfW+T32V7Vurzo11OQXhq/Tv8aidawWA4hv8z4Qj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TTWzEAAAA3AAAAA8AAAAAAAAAAAAAAAAAmAIAAGRycy9k&#10;b3ducmV2LnhtbFBLBQYAAAAABAAEAPUAAACJAwAAAAA=&#10;" fillcolor="#b1a4c7" stroked="f"/>
                  <v:rect id="Rectangle 252" o:spid="_x0000_s1270" style="position:absolute;left:2441;top:801;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nYj8EA&#10;AADcAAAADwAAAGRycy9kb3ducmV2LnhtbERPTWsCMRC9C/0PYQq9iGaVRcpqlFYo9NAe1CIeh824&#10;WdxMlk26pv++cyj0+Hjfm132nRppiG1gA4t5AYq4DrblxsDX6W32DComZItdYDLwQxF224fJBisb&#10;7nyg8ZgaJSEcKzTgUuorrWPtyGOch55YuGsYPCaBQ6PtgHcJ951eFsVKe2xZGhz2tHdU347f3sBy&#10;GvYXSmO5KN3Hecz+9ZNzNubpMb+sQSXK6V/853634itlrZyRI6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J2I/BAAAA3AAAAA8AAAAAAAAAAAAAAAAAmAIAAGRycy9kb3du&#10;cmV2LnhtbFBLBQYAAAAABAAEAPUAAACGAwAAAAA=&#10;" fillcolor="#b1a3c7" stroked="f"/>
                  <v:rect id="Rectangle 253" o:spid="_x0000_s1271" style="position:absolute;left:2441;top:810;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R48QA&#10;AADcAAAADwAAAGRycy9kb3ducmV2LnhtbESPW2sCMRSE3wv+h3AE32rWC0VXo4ha6FvxAsG3w+a4&#10;u5icLJuo23/fCIU+DjPzDbNcd86KB7Wh9qxgNMxAEBfe1FwqOJ8+32cgQkQ2aD2Tgh8KsF713paY&#10;G//kAz2OsRQJwiFHBVWMTS5lKCpyGIa+IU7e1bcOY5JtKU2LzwR3Vo6z7EM6rDktVNjQtqLidrw7&#10;Bdp+Z6crGr2Z2MuuPGu9P8y1UoN+t1mAiNTF//Bf+8soGE/n8Dq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6UePEAAAA3AAAAA8AAAAAAAAAAAAAAAAAmAIAAGRycy9k&#10;b3ducmV2LnhtbFBLBQYAAAAABAAEAPUAAACJAwAAAAA=&#10;" fillcolor="#b0a3c7" stroked="f"/>
                  <v:rect id="Rectangle 254" o:spid="_x0000_s1272" style="position:absolute;left:2441;top:828;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4CUcMA&#10;AADcAAAADwAAAGRycy9kb3ducmV2LnhtbERPz2vCMBS+D/wfwhvsMjS14NDOKEUYjB2Gq4rXZ/PW&#10;dDYvocm0/vfLYeDx4/u9XA+2ExfqQ+tYwXSSgSCunW65UbDfvY3nIEJE1tg5JgU3CrBejR6WWGh3&#10;5S+6VLERKYRDgQpMjL6QMtSGLIaJ88SJ+3a9xZhg30jd4zWF207mWfYiLbacGgx62hiqz9WvVVDy&#10;1vxstv54Onx4XFTl+Tn/3Cv19DiUryAiDfEu/ne/awX5LM1PZ9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4CUcMAAADcAAAADwAAAAAAAAAAAAAAAACYAgAAZHJzL2Rv&#10;d25yZXYueG1sUEsFBgAAAAAEAAQA9QAAAIgDAAAAAA==&#10;" fillcolor="#b0a2c7" stroked="f"/>
                  <v:rect id="Rectangle 255" o:spid="_x0000_s1273" style="position:absolute;left:2441;top:846;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2ER8QA&#10;AADcAAAADwAAAGRycy9kb3ducmV2LnhtbESP0WrCQBRE3wv+w3ILvtVNREVSVxFbQftQdO0HXLK3&#10;SUj2bsiuJv69KxT6OMzMGWa1GWwjbtT5yrGCdJKAIM6dqbhQ8HPZvy1B+IBssHFMCu7kYbMevaww&#10;M67nM910KESEsM9QQRlCm0np85Is+olriaP36zqLIcqukKbDPsJtI6dJspAWK44LJba0Kymv9dUq&#10;WHx/pfuPz3O6Pda6mh1qfcJeKzV+HbbvIAIN4T/81z4YBdN5Cs8z8QjI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9hEfEAAAA3AAAAA8AAAAAAAAAAAAAAAAAmAIAAGRycy9k&#10;b3ducmV2LnhtbFBLBQYAAAAABAAEAPUAAACJAwAAAAA=&#10;" fillcolor="#afa2c6" stroked="f"/>
                  <v:rect id="Rectangle 256" o:spid="_x0000_s1274" style="position:absolute;left:2441;top:864;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77lcQA&#10;AADcAAAADwAAAGRycy9kb3ducmV2LnhtbESPzWrDMBCE74W+g9hCb7VsgxvjRjFtINBDCTQp5LpY&#10;G9uJtTKWEqtvHxUKOQ7z8zHLOphBXGlyvWUFWZKCIG6s7rlV8LPfvJQgnEfWOFgmBb/koF49Piyx&#10;0nbmb7rufCviCLsKFXTej5WUrunIoEvsSBy9o50M+iinVuoJ5zhuBpmn6as02HMkdDjSuqPmvLuY&#10;yM225VdRlv0QwqY5HBan8YNOSj0/hfc3EJ6Cv4f/259aQV7k8HcmH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O+5XEAAAA3AAAAA8AAAAAAAAAAAAAAAAAmAIAAGRycy9k&#10;b3ducmV2LnhtbFBLBQYAAAAABAAEAPUAAACJAwAAAAA=&#10;" fillcolor="#afa1c6" stroked="f"/>
                  <v:rect id="Rectangle 257" o:spid="_x0000_s1275" style="position:absolute;left:2441;top:883;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U8nsgA&#10;AADcAAAADwAAAGRycy9kb3ducmV2LnhtbESPQWsCMRSE74X+h/AKvYhmVSyyGqUUhJbSg7aHentu&#10;nrvbJi/bJOuu/fWNIPQ4zMw3zHLdWyNO5EPtWMF4lIEgLpyuuVTw8b4ZzkGEiKzROCYFZwqwXt3e&#10;LDHXruMtnXaxFAnCIUcFVYxNLmUoKrIYRq4hTt7ReYsxSV9K7bFLcGvkJMsepMWa00KFDT1VVHzv&#10;Wqtg//U2OG9+XqaH37J9NW027vynUer+rn9cgIjUx//wtf2sFUxmU7icSUd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dTyeyAAAANwAAAAPAAAAAAAAAAAAAAAAAJgCAABk&#10;cnMvZG93bnJldi54bWxQSwUGAAAAAAQABAD1AAAAjQMAAAAA&#10;" fillcolor="#aea1c6" stroked="f"/>
                  <v:rect id="Rectangle 258" o:spid="_x0000_s1276" style="position:absolute;left:2441;top:901;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OdlMQA&#10;AADcAAAADwAAAGRycy9kb3ducmV2LnhtbESPQWvCQBSE70L/w/IKvYjZVWqR1FVEFHKSmur9kX0m&#10;odm3Mbtq8u+7hYLHYWa+YZbr3jbiTp2vHWuYJgoEceFMzaWG0/d+sgDhA7LBxjFpGMjDevUyWmJq&#10;3IOPdM9DKSKEfYoaqhDaVEpfVGTRJ64ljt7FdRZDlF0pTYePCLeNnCn1IS3WHBcqbGlbUfGT36yG&#10;jd2rJnPl7nr5OgxjDOOrOh+0fnvtN58gAvXhGf5vZ0bDbP4O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TnZTEAAAA3AAAAA8AAAAAAAAAAAAAAAAAmAIAAGRycy9k&#10;b3ducmV2LnhtbFBLBQYAAAAABAAEAPUAAACJAwAAAAA=&#10;" fillcolor="#aea0c5" stroked="f"/>
                  <v:rect id="Rectangle 259" o:spid="_x0000_s1277" style="position:absolute;left:2441;top:93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ZY9cYA&#10;AADcAAAADwAAAGRycy9kb3ducmV2LnhtbESP3WrCQBSE7wu+w3IKvaubSv0hdRURBMEKmlZ6e8ge&#10;k2j2bMxuNPXpXUHwcpiZb5jxtDWlOFPtCssKProRCOLU6oIzBb8/i/cRCOeRNZaWScE/OZhOOi9j&#10;jLW98JbOic9EgLCLUUHufRVL6dKcDLqurYiDt7e1QR9knUld4yXATSl7UTSQBgsOCzlWNM8pPSaN&#10;UaAX8u+aHDaffn7arHfpYbVqvodKvb22sy8Qnlr/DD/aS62g1+/D/Uw4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ZY9cYAAADcAAAADwAAAAAAAAAAAAAAAACYAgAAZHJz&#10;L2Rvd25yZXYueG1sUEsFBgAAAAAEAAQA9QAAAIsDAAAAAA==&#10;" fillcolor="#ad9fc5" stroked="f"/>
                  <v:rect id="Rectangle 260" o:spid="_x0000_s1278" style="position:absolute;left:2441;top:964;width:93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3LBMQA&#10;AADcAAAADwAAAGRycy9kb3ducmV2LnhtbESPQWvCQBSE7wX/w/KE3uomWkVS1yBBoQgWGovnR/aZ&#10;hGbfhuyaxH/vFoQeh5n5htmko2lET52rLSuIZxEI4sLqmksFP+fD2xqE88gaG8uk4E4O0u3kZYOJ&#10;tgN/U5/7UgQIuwQVVN63iZSuqMigm9mWOHhX2xn0QXal1B0OAW4aOY+ilTRYc1iosKWsouI3vxkF&#10;/vi1P8d1triWN8yj5nJfvp8ypV6n4+4DhKfR/4ef7U+tYL5cwd+ZcATk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NywTEAAAA3AAAAA8AAAAAAAAAAAAAAAAAmAIAAGRycy9k&#10;b3ducmV2LnhtbFBLBQYAAAAABAAEAPUAAACJAwAAAAA=&#10;" fillcolor="#ad9fc4" stroked="f"/>
                  <v:rect id="Rectangle 261" o:spid="_x0000_s1279" style="position:absolute;left:2441;top:974;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j18YA&#10;AADcAAAADwAAAGRycy9kb3ducmV2LnhtbESPT2vCQBTE74V+h+UJXkQ3FbQldZXWP7SXIEbB6yP7&#10;mg1m38bsqvHbdwtCj8PMb4aZLTpbiyu1vnKs4GWUgCAunK64VHDYb4ZvIHxA1lg7JgV38rCYPz/N&#10;MNXuxju65qEUsYR9igpMCE0qpS8MWfQj1xBH78e1FkOUbSl1i7dYbms5TpKptFhxXDDY0NJQccov&#10;VsF4a9bh0wyy/GjPk9W9y75250ypfq/7eAcRqAv/4Qf9rSM3eYW/M/EI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j18YAAADcAAAADwAAAAAAAAAAAAAAAACYAgAAZHJz&#10;L2Rvd25yZXYueG1sUEsFBgAAAAAEAAQA9QAAAIsDAAAAAA==&#10;" fillcolor="#ad9ec4" stroked="f"/>
                  <v:rect id="Rectangle 262" o:spid="_x0000_s1280" style="position:absolute;left:2441;top:983;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PpIsIA&#10;AADcAAAADwAAAGRycy9kb3ducmV2LnhtbERPy4rCMBTdC/MP4Q7MRjRVsQwdowyCjI+VOri+Nte2&#10;2NzUJGr9e7MQXB7OezJrTS1u5HxlWcGgn4Agzq2uuFDwv1/0vkH4gKyxtkwKHuRhNv3oTDDT9s5b&#10;uu1CIWII+wwVlCE0mZQ+L8mg79uGOHIn6wyGCF0htcN7DDe1HCZJKg1WHBtKbGheUn7eXY2CNIw3&#10;6+2hPY8Of5frurt0qxMflfr6bH9/QARqw1v8ci+1guE4ro1n4hG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U+kiwgAAANwAAAAPAAAAAAAAAAAAAAAAAJgCAABkcnMvZG93&#10;bnJldi54bWxQSwUGAAAAAAQABAD1AAAAhwMAAAAA&#10;" fillcolor="#ac9ec4" stroked="f"/>
                  <v:rect id="Rectangle 263" o:spid="_x0000_s1281" style="position:absolute;left:2441;top:1019;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L+MUA&#10;AADcAAAADwAAAGRycy9kb3ducmV2LnhtbESPQWvCQBSE74L/YXmCN90YUGx0lZK2tFAQtK16fGRf&#10;k9DdtyG7NfHfdwuCx2FmvmHW294acaHW144VzKYJCOLC6ZpLBZ8fL5MlCB+QNRrHpOBKHrab4WCN&#10;mXYd7+lyCKWIEPYZKqhCaDIpfVGRRT91DXH0vl1rMUTZllK32EW4NTJNkoW0WHNcqLChvKLi5/Br&#10;FZz7xdczc3163x1ntLy+mvwpN0qNR/3jCkSgPtzDt/abVpDOH+D/TD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Awv4xQAAANwAAAAPAAAAAAAAAAAAAAAAAJgCAABkcnMv&#10;ZG93bnJldi54bWxQSwUGAAAAAAQABAD1AAAAigMAAAAA&#10;" fillcolor="#ac9dc4" stroked="f"/>
                  <v:rect id="Rectangle 264" o:spid="_x0000_s1282" style="position:absolute;left:2441;top:1028;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oVDMQA&#10;AADcAAAADwAAAGRycy9kb3ducmV2LnhtbESPwWrCQBCG70LfYZlCb2ZTi6IxGykthVIvmvYBxuyY&#10;hGZnQ3arqU/vHASPwz//N9/km9F16kRDaD0beE5SUMSVty3XBn6+P6ZLUCEiW+w8k4F/CrApHiY5&#10;ZtafeU+nMtZKIBwyNNDE2Gdah6ohhyHxPbFkRz84jDIOtbYDngXuOj1L04V22LJcaLCnt4aq3/LP&#10;iQZtV/xO9SV+lYfD5WU3P45pb8zT4/i6BhVpjPflW/vTGpgtRF+eEQLo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6FQzEAAAA3AAAAA8AAAAAAAAAAAAAAAAAmAIAAGRycy9k&#10;b3ducmV2LnhtbFBLBQYAAAAABAAEAPUAAACJAwAAAAA=&#10;" fillcolor="#ab9dc4" stroked="f"/>
                  <v:rect id="Rectangle 265" o:spid="_x0000_s1283" style="position:absolute;left:2441;top:103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jM/8UA&#10;AADcAAAADwAAAGRycy9kb3ducmV2LnhtbESPzWrDMBCE74G+g9hCb4kUU0JwLYeQ4lIohuYH0uNi&#10;bWwTa2UsNbHfvioUehxm5hsm24y2EzcafOtYw3KhQBBXzrRcazgdi/kahA/IBjvHpGEiD5v8YZZh&#10;atyd93Q7hFpECPsUNTQh9KmUvmrIol+4njh6FzdYDFEOtTQD3iPcdjJRaiUtthwXGuxp11B1PXxb&#10;DWWpZNEq+/lB0+v56/x2wt3zVeunx3H7AiLQGP7Df+13oyFZLeH3TDw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6Mz/xQAAANwAAAAPAAAAAAAAAAAAAAAAAJgCAABkcnMv&#10;ZG93bnJldi54bWxQSwUGAAAAAAQABAD1AAAAigMAAAAA&#10;" fillcolor="#ab9dc3" stroked="f"/>
                  <v:rect id="Rectangle 266" o:spid="_x0000_s1284" style="position:absolute;left:2441;top:1064;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PlcsYA&#10;AADcAAAADwAAAGRycy9kb3ducmV2LnhtbESPzWrDMBCE74G+g9hCbrFcH4xxIodQWiiEUOo6h9wW&#10;a/1DrJVrKYnTp68KhR6HmfmG2WxnM4grTa63rOApikEQ11b33CqoPl9XGQjnkTUOlknBnRxsi4fF&#10;BnNtb/xB19K3IkDY5aig837MpXR1RwZdZEfi4DV2MuiDnFqpJ7wFuBlkEsepNNhzWOhwpOeO6nN5&#10;MQreD/Hxq8HBvJxMW6Xf+3p/4kyp5eO8W4PwNPv/8F/7TStI0gR+z4QjI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PlcsYAAADcAAAADwAAAAAAAAAAAAAAAACYAgAAZHJz&#10;L2Rvd25yZXYueG1sUEsFBgAAAAAEAAQA9QAAAIsDAAAAAA==&#10;" fillcolor="#ab9cc3" stroked="f"/>
                  <v:rect id="Rectangle 267" o:spid="_x0000_s1285" style="position:absolute;left:2441;top:1092;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1STcYA&#10;AADcAAAADwAAAGRycy9kb3ducmV2LnhtbESPQWsCMRSE7wX/Q3iCl1KzVbDL1ihSUHrowa4ePD42&#10;r7tLNy9xk9W0v94IhR6HmfmGWa6j6cSFet9aVvA8zUAQV1a3XCs4HrZPOQgfkDV2lknBD3lYr0YP&#10;Syy0vfInXcpQiwRhX6CCJgRXSOmrhgz6qXXEyfuyvcGQZF9L3eM1wU0nZ1m2kAZbTgsNOnprqPou&#10;B6MgL2PeOpu7w+PvR3zZ7Yft+TQoNRnHzSuIQDH8h//a71rBbDGH+5l0BO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s1STcYAAADcAAAADwAAAAAAAAAAAAAAAACYAgAAZHJz&#10;L2Rvd25yZXYueG1sUEsFBgAAAAAEAAQA9QAAAIsDAAAAAA==&#10;" fillcolor="#aa9cc3" stroked="f"/>
                  <v:rect id="Rectangle 268" o:spid="_x0000_s1286" style="position:absolute;left:2441;top:1119;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2BQMMA&#10;AADcAAAADwAAAGRycy9kb3ducmV2LnhtbESPQYvCMBSE74L/IbwFbzZVRKQaZSkI7m2rHvT2TN62&#10;XZuX0kSt/94sLHgcZuYbZrXpbSPu1PnasYJJkoIg1s7UXCo4HrbjBQgfkA02jknBkzxs1sPBCjPj&#10;HlzQfR9KESHsM1RQhdBmUnpdkUWfuJY4ej+usxii7EppOnxEuG3kNE3n0mLNcaHClvKK9HV/swrO&#10;X9+/Or/murRpMSl2F+KTuSk1+ug/lyAC9eEd/m/vjILpfAZ/Z+IR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2BQMMAAADcAAAADwAAAAAAAAAAAAAAAACYAgAAZHJzL2Rv&#10;d25yZXYueG1sUEsFBgAAAAAEAAQA9QAAAIgDAAAAAA==&#10;" fillcolor="#aa9bc3" stroked="f"/>
                  <v:rect id="Rectangle 269" o:spid="_x0000_s1287" style="position:absolute;left:2441;top:1128;width:93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arcQA&#10;AADcAAAADwAAAGRycy9kb3ducmV2LnhtbESPzWrDMBCE74W8g9hCLyWRE1oT3MgmBEpzbX4OuS3W&#10;Vjb1roylxM7bV4VCj8PMfMNsqok7daMhtF4MLBcZKJLa21acgdPxfb4GFSKKxc4LGbhTgKqcPWyw&#10;sH6UT7odolMJIqFAA02MfaF1qBtiDAvfkyTvyw+MMcnBaTvgmODc6VWW5ZqxlbTQYE+7hurvw5UN&#10;nP1aH1ve13e+jB+ufzmze14a8/Q4bd9ARZrif/ivvbcGVvkr/J5JR0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wGq3EAAAA3AAAAA8AAAAAAAAAAAAAAAAAmAIAAGRycy9k&#10;b3ducmV2LnhtbFBLBQYAAAAABAAEAPUAAACJAwAAAAA=&#10;" fillcolor="#aa9bc2" stroked="f"/>
                  <v:rect id="Rectangle 270" o:spid="_x0000_s1288" style="position:absolute;left:2441;top:1165;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29tcQA&#10;AADcAAAADwAAAGRycy9kb3ducmV2LnhtbESPT2sCMRTE7wW/Q3iCl6JZPSx1NSuLIOihh9rS83Pz&#10;3L95WZKo2376plDocZiZ3zDb3Wh6cSfnG8sKlosEBHFpdcOVgo/3w/wFhA/IGnvLpOCLPOzyydMW&#10;M20f/Eb3c6hEhLDPUEEdwpBJ6cuaDPqFHYijd7XOYIjSVVI7fES46eUqSVJpsOG4UONA+5rK7nwz&#10;Cr7XfPl0+6E9FS236TO9dsVVKzWbjsUGRKAx/If/2ketYJWm8HsmHgG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9vbXEAAAA3AAAAA8AAAAAAAAAAAAAAAAAmAIAAGRycy9k&#10;b3ducmV2LnhtbFBLBQYAAAAABAAEAPUAAACJAwAAAAA=&#10;" fillcolor="#a99bc2" stroked="f"/>
                  <v:rect id="Rectangle 271" o:spid="_x0000_s1289" style="position:absolute;left:2441;top:1192;width:938;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CLJ8UA&#10;AADcAAAADwAAAGRycy9kb3ducmV2LnhtbESPT2vCQBTE7wW/w/IKvUjdmIOVNKuIUBC8GCOeH9mX&#10;PzT7Nu5uY+qn7xYKPQ4z8xsm306mFyM531lWsFwkIIgrqztuFFzKj9c1CB+QNfaWScE3edhuZk85&#10;ZtreuaDxHBoRIewzVNCGMGRS+qolg35hB+Lo1dYZDFG6RmqH9wg3vUyTZCUNdhwXWhxo31L1ef4y&#10;Ch7FqG0551tSnpp5t98dr8vaKfXyPO3eQQSawn/4r33QCtLVG/yei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MIsnxQAAANwAAAAPAAAAAAAAAAAAAAAAAJgCAABkcnMv&#10;ZG93bnJldi54bWxQSwUGAAAAAAQABAD1AAAAigMAAAAA&#10;" fillcolor="#a99ac2" stroked="f"/>
                  <v:rect id="Rectangle 272" o:spid="_x0000_s1290" style="position:absolute;left:2441;top:1246;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i5sIA&#10;AADcAAAADwAAAGRycy9kb3ducmV2LnhtbERPW2vCMBR+F/wP4Qx8EU11KNI1FRlUtj0IXvD50Jw1&#10;Zc1JaDLb/fvlYbDHj+9e7EfbiQf1oXWsYLXMQBDXTrfcKLhdq8UORIjIGjvHpOCHAuzL6aTAXLuB&#10;z/S4xEakEA45KjAx+lzKUBuyGJbOEyfu0/UWY4J9I3WPQwq3nVxn2VZabDk1GPT0aqj+unxbBX6l&#10;n6uTNvf5+zA4+3Hs/KatlJo9jYcXEJHG+C/+c79pBettWpvOpCMg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92LmwgAAANwAAAAPAAAAAAAAAAAAAAAAAJgCAABkcnMvZG93&#10;bnJldi54bWxQSwUGAAAAAAQABAD1AAAAhwMAAAAA&#10;" fillcolor="#a99ac1" stroked="f"/>
                  <v:rect id="Rectangle 273" o:spid="_x0000_s1291" style="position:absolute;left:2441;top:1265;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mODsYA&#10;AADcAAAADwAAAGRycy9kb3ducmV2LnhtbESPQWsCMRSE70L/Q3iF3jRboWpXo4ggWAW1bin29pq8&#10;7i5uXpZN1O2/bwqCx2FmvmEms9ZW4kKNLx0reO4lIIi1MyXnCj6yZXcEwgdkg5VjUvBLHmbTh84E&#10;U+Ou/E6XQ8hFhLBPUUERQp1K6XVBFn3P1cTR+3GNxRBlk0vT4DXCbSX7STKQFkuOCwXWtChInw5n&#10;q+C4/Zy70eZlM/xe6y/9tsv2mGRKPT228zGIQG24h2/tlVHQH7zC/5l4BOT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mODsYAAADcAAAADwAAAAAAAAAAAAAAAACYAgAAZHJz&#10;L2Rvd25yZXYueG1sUEsFBgAAAAAEAAQA9QAAAIsDAAAAAA==&#10;" fillcolor="#a89ac1" stroked="f"/>
                  <v:rect id="Rectangle 274" o:spid="_x0000_s1292" style="position:absolute;left:2441;top:1301;width:938;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fVScMA&#10;AADcAAAADwAAAGRycy9kb3ducmV2LnhtbERP3WrCMBS+H/gO4QjeDE0tQ6UziijKGAra7QHOmmNT&#10;bE5qE7W+/XIx2OXH9z9fdrYWd2p95VjBeJSAIC6crrhU8P21Hc5A+ICssXZMCp7kYbnovcwx0+7B&#10;J7rnoRQxhH2GCkwITSalLwxZ9CPXEEfu7FqLIcK2lLrFRwy3tUyTZCItVhwbDDa0NlRc8ptV8Fbu&#10;Nvvb6+H6aZ55fpx1dXr+GSs16HerdxCBuvAv/nN/aAXpNM6PZ+IR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fVScMAAADcAAAADwAAAAAAAAAAAAAAAACYAgAAZHJzL2Rv&#10;d25yZXYueG1sUEsFBgAAAAAEAAQA9QAAAIgDAAAAAA==&#10;" fillcolor="#a899c1" stroked="f"/>
                  <v:rect id="Rectangle 275" o:spid="_x0000_s1293" style="position:absolute;left:2445;top:259;width:930;height:1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x4RsUA&#10;AADcAAAADwAAAGRycy9kb3ducmV2LnhtbESPwWrDMBBE74H+g9hCb4kcQ5PiRgmpodBDL44dSm+L&#10;tbFNrJWxVFv9+6hQyHGYmTfM7hBMLyYaXWdZwXqVgCCure64UVCV78sXEM4ja+wtk4JfcnDYPyx2&#10;mGk7c0HTyTciQthlqKD1fsikdHVLBt3KDsTRu9jRoI9ybKQecY5w08s0STbSYMdxocWB8pbq6+nH&#10;KAhX8/ZdVs9dHmRx/pycLusvr9TTYzi+gvAU/D383/7QCtLtGv7OxCMg9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DHhGxQAAANwAAAAPAAAAAAAAAAAAAAAAAJgCAABkcnMv&#10;ZG93bnJldi54bWxQSwUGAAAAAAQABAD1AAAAigMAAAAA&#10;" filled="f" strokecolor="#404040" strokeweight=".45pt">
                    <v:stroke joinstyle="round" endcap="round"/>
                  </v:rect>
                  <v:rect id="Rectangle 276" o:spid="_x0000_s1294" style="position:absolute;left:2709;top:286;width:413;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WA8IA&#10;AADcAAAADwAAAGRycy9kb3ducmV2LnhtbESPzYoCMRCE74LvEFrYm2acgyuzRhFBUNmL4z5AM+n5&#10;waQzJNEZ394sLOyxqKqvqM1utEY8yYfOsYLlIgNBXDndcaPg53acr0GEiKzROCYFLwqw204nGyy0&#10;G/hKzzI2IkE4FKigjbEvpAxVSxbDwvXEyaudtxiT9I3UHocEt0bmWbaSFjtOCy32dGipupcPq0De&#10;yuOwLo3P3CWvv835dK3JKfUxG/dfICKN8T/81z5pBflnDr9n0hG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ppYDwgAAANwAAAAPAAAAAAAAAAAAAAAAAJgCAABkcnMvZG93&#10;bnJldi54bWxQSwUGAAAAAAQABAD1AAAAhwMAAAAA&#10;" filled="f" stroked="f">
                    <v:textbox style="mso-fit-shape-to-text:t" inset="0,0,0,0">
                      <w:txbxContent>
                        <w:p w:rsidR="001E7BFF" w:rsidRDefault="001E7BFF">
                          <w:r>
                            <w:rPr>
                              <w:rFonts w:ascii="Calibri" w:hAnsi="Calibri" w:cs="Calibri"/>
                              <w:color w:val="000000"/>
                            </w:rPr>
                            <w:t xml:space="preserve">Host </w:t>
                          </w:r>
                        </w:p>
                      </w:txbxContent>
                    </v:textbox>
                  </v:rect>
                  <v:rect id="Rectangle 277" o:spid="_x0000_s1295" style="position:absolute;left:2516;top:548;width:80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mMIA&#10;AADcAAAADwAAAGRycy9kb3ducmV2LnhtbESP3WoCMRSE7wXfIRzBO826QiurUUQQbOmNqw9w2Jz9&#10;weRkSaK7ffumUOjlMDPfMLvDaI14kQ+dYwWrZQaCuHK640bB/XZebECEiKzROCYF3xTgsJ9Odlho&#10;N/CVXmVsRIJwKFBBG2NfSBmqliyGpeuJk1c7bzEm6RupPQ4Jbo3Ms+xNWuw4LbTY06ml6lE+rQJ5&#10;K8/DpjQ+c595/WU+LteanFLz2Xjcgog0xv/wX/uiFeT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6jOYwgAAANwAAAAPAAAAAAAAAAAAAAAAAJgCAABkcnMvZG93&#10;bnJldi54bWxQSwUGAAAAAAQABAD1AAAAhwMAAAAA&#10;" filled="f" stroked="f">
                    <v:textbox style="mso-fit-shape-to-text:t" inset="0,0,0,0">
                      <w:txbxContent>
                        <w:p w:rsidR="001E7BFF" w:rsidRDefault="001E7BFF">
                          <w:r>
                            <w:rPr>
                              <w:rFonts w:ascii="Calibri" w:hAnsi="Calibri" w:cs="Calibri"/>
                              <w:color w:val="000000"/>
                            </w:rPr>
                            <w:t xml:space="preserve">interface  </w:t>
                          </w:r>
                        </w:p>
                      </w:txbxContent>
                    </v:textbox>
                  </v:rect>
                  <v:rect id="Rectangle 278" o:spid="_x0000_s1296" style="position:absolute;left:2725;top:810;width:38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Or7MIA&#10;AADcAAAADwAAAGRycy9kb3ducmV2LnhtbESP3WoCMRSE7wXfIRzBO826SCurUUQQbOmNqw9w2Jz9&#10;weRkSaK7ffumUOjlMDPfMLvDaI14kQ+dYwWrZQaCuHK640bB/XZebECEiKzROCYF3xTgsJ9Odlho&#10;N/CVXmVsRIJwKFBBG2NfSBmqliyGpeuJk1c7bzEm6RupPQ4Jbo3Ms+xNWuw4LbTY06ml6lE+rQJ5&#10;K8/DpjQ+c595/WU+LteanFLz2Xjcgog0xv/wX/uiFeT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6vswgAAANwAAAAPAAAAAAAAAAAAAAAAAJgCAABkcnMvZG93&#10;bnJldi54bWxQSwUGAAAAAAQABAD1AAAAhwMAAAAA&#10;" filled="f" stroked="f">
                    <v:textbox style="mso-fit-shape-to-text:t" inset="0,0,0,0">
                      <w:txbxContent>
                        <w:p w:rsidR="001E7BFF" w:rsidRDefault="001E7BFF">
                          <w:r>
                            <w:rPr>
                              <w:rFonts w:ascii="Calibri" w:hAnsi="Calibri" w:cs="Calibri"/>
                              <w:color w:val="000000"/>
                            </w:rPr>
                            <w:t xml:space="preserve">Port </w:t>
                          </w:r>
                        </w:p>
                      </w:txbxContent>
                    </v:textbox>
                  </v:rect>
                  <v:rect id="Rectangle 279" o:spid="_x0000_s1297" style="position:absolute;left:2605;top:1072;width:624;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Od8IA&#10;AADcAAAADwAAAGRycy9kb3ducmV2LnhtbESP3WoCMRSE7wXfIRzBO826YCurUUQQbOmNqw9w2Jz9&#10;weRkSaK7ffumUOjlMDPfMLvDaI14kQ+dYwWrZQaCuHK640bB/XZebECEiKzROCYF3xTgsJ9Odlho&#10;N/CVXmVsRIJwKFBBG2NfSBmqliyGpeuJk1c7bzEm6RupPQ4Jbo3Ms+xNWuw4LbTY06ml6lE+rQJ5&#10;K8/DpjQ+c595/WU+LteanFLz2Xjcgog0xv/wX/uiFeT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w53wgAAANwAAAAPAAAAAAAAAAAAAAAAAJgCAABkcnMvZG93&#10;bnJldi54bWxQSwUGAAAAAAQABAD1AAAAhwMAAAAA&#10;" filled="f" stroked="f">
                    <v:textbox style="mso-fit-shape-to-text:t" inset="0,0,0,0">
                      <w:txbxContent>
                        <w:p w:rsidR="001E7BFF" w:rsidRDefault="001E7BFF">
                          <w:r>
                            <w:rPr>
                              <w:rFonts w:ascii="Calibri" w:hAnsi="Calibri" w:cs="Calibri"/>
                              <w:color w:val="000000"/>
                            </w:rPr>
                            <w:t xml:space="preserve">netdev </w:t>
                          </w:r>
                        </w:p>
                      </w:txbxContent>
                    </v:textbox>
                  </v:rect>
                  <v:oval id="Oval 280" o:spid="_x0000_s1298" style="position:absolute;left:1791;top:5201;width:7798;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wgW8UA&#10;AADcAAAADwAAAGRycy9kb3ducmV2LnhtbESPT2sCMRTE70K/Q3iF3jTRgy2rUbS0KOihXf+cH5vn&#10;7urmZZukuv32plDocZj5zTDTeWcbcSUfascahgMFgrhwpuZSw3733n8BESKywcYxafihAPPZQ2+K&#10;mXE3/qRrHkuRSjhkqKGKsc2kDEVFFsPAtcTJOzlvMSbpS2k83lK5beRIqbG0WHNaqLCl14qKS/5t&#10;NYyWG3U4qn15Zr/9Wn4Uq/zwttL66bFbTEBE6uJ/+I9em8Q9j+H3TDo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rCBbxQAAANwAAAAPAAAAAAAAAAAAAAAAAJgCAABkcnMv&#10;ZG93bnJldi54bWxQSwUGAAAAAAQABAD1AAAAigMAAAAA&#10;" fillcolor="#548bd4" strokeweight="0"/>
                  <v:oval id="Oval 281" o:spid="_x0000_s1299" style="position:absolute;left:1791;top:5201;width:7798;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AcLcYA&#10;AADcAAAADwAAAGRycy9kb3ducmV2LnhtbESPT2vCQBTE74V+h+UJvdWNFlSiq9i0giI9+AfPz+wz&#10;CWbfhuyqiZ/eFYQeh5n5DTOZNaYUV6pdYVlBrxuBIE6tLjhTsN8tPkcgnEfWWFomBS05mE3f3yYY&#10;a3vjDV23PhMBwi5GBbn3VSylS3My6Lq2Ig7eydYGfZB1JnWNtwA3pexH0UAaLDgs5FhRklN63l6M&#10;gr92YPbr4+r+9d0brZrfNvk5HRKlPjrNfAzCU+P/w6/2UivoD4fwPBOO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AcLcYAAADcAAAADwAAAAAAAAAAAAAAAACYAgAAZHJz&#10;L2Rvd25yZXYueG1sUEsFBgAAAAAEAAQA9QAAAIsDAAAAAA==&#10;" filled="f" strokeweight=".45pt">
                    <v:stroke endcap="round"/>
                  </v:oval>
                  <v:rect id="Rectangle 282" o:spid="_x0000_s1300" style="position:absolute;left:4720;top:5319;width:1962;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6h6b4A&#10;AADcAAAADwAAAGRycy9kb3ducmV2LnhtbERPy4rCMBTdC/5DuMLsNLWLUapRRBAcmY3VD7g0tw9M&#10;bkoSbefvzWLA5eG8t/vRGvEiHzrHCpaLDARx5XTHjYL77TRfgwgRWaNxTAr+KMB+N51ssdBu4Cu9&#10;ytiIFMKhQAVtjH0hZahashgWridOXO28xZigb6T2OKRwa2SeZd/SYsepocWeji1Vj/JpFchbeRrW&#10;pfGZu+T1r/k5X2tySn3NxsMGRKQxfsT/7rNWkK/S2nQmHQG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VOoem+AAAA3AAAAA8AAAAAAAAAAAAAAAAAmAIAAGRycy9kb3ducmV2&#10;LnhtbFBLBQYAAAAABAAEAPUAAACDAwAAAAA=&#10;" filled="f" stroked="f">
                    <v:textbox style="mso-fit-shape-to-text:t" inset="0,0,0,0">
                      <w:txbxContent>
                        <w:p w:rsidR="001E7BFF" w:rsidRDefault="001E7BFF">
                          <w:r>
                            <w:rPr>
                              <w:rFonts w:ascii="Calibri" w:hAnsi="Calibri" w:cs="Calibri"/>
                              <w:b/>
                              <w:bCs/>
                              <w:color w:val="000000"/>
                            </w:rPr>
                            <w:t>Host interface  Group</w:t>
                          </w:r>
                        </w:p>
                      </w:txbxContent>
                    </v:textbox>
                  </v:rect>
                  <v:oval id="Oval 283" o:spid="_x0000_s1301" style="position:absolute;left:2113;top:5524;width:7798;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O0KcYA&#10;AADcAAAADwAAAGRycy9kb3ducmV2LnhtbESPT08CMRTE7yZ8h+aReJMWDigLhQCRYKIHXf6cX7aP&#10;3YXt69pWWL+9NTHxOJn5zWRmi8424ko+1I41DAcKBHHhTM2lhv1u8/AEIkRkg41j0vBNARbz3t0M&#10;M+Nu/EHXPJYilXDIUEMVY5tJGYqKLIaBa4mTd3LeYkzSl9J4vKVy28iRUmNpsea0UGFL64qKS/5l&#10;NYxWr+pwVPvyzP7tc/VebPPD81br+363nIKI1MX/8B/9YhL3OIHfM+kI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O0KcYAAADcAAAADwAAAAAAAAAAAAAAAACYAgAAZHJz&#10;L2Rvd25yZXYueG1sUEsFBgAAAAAEAAQA9QAAAIsDAAAAAA==&#10;" fillcolor="#548bd4" strokeweight="0"/>
                  <v:oval id="Oval 284" o:spid="_x0000_s1302" style="position:absolute;left:2113;top:5524;width:7798;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z0fsIA&#10;AADcAAAADwAAAGRycy9kb3ducmV2LnhtbERPTYvCMBC9C/sfwix401QFKdUobnVBEQ/riuexGduy&#10;zaQ0WW399eYgeHy87/myNZW4UeNKywpGwwgEcWZ1ybmC0+/3IAbhPLLGyjIp6MjBcvHRm2Oi7Z1/&#10;6Hb0uQgh7BJUUHhfJ1K6rCCDbmhr4sBdbWPQB9jkUjd4D+GmkuMomkqDJYeGAmtKC8r+jv9GwaGb&#10;mtP+sntMvkbxrt106fp6TpXqf7arGQhPrX+LX+6tVjCOw/xwJhwB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PR+wgAAANwAAAAPAAAAAAAAAAAAAAAAAJgCAABkcnMvZG93&#10;bnJldi54bWxQSwUGAAAAAAQABAD1AAAAhwMAAAAA&#10;" filled="f" strokeweight=".45pt">
                    <v:stroke endcap="round"/>
                  </v:oval>
                  <v:rect id="Rectangle 285" o:spid="_x0000_s1303" style="position:absolute;left:5042;top:5641;width:1962;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F4U8EA&#10;AADcAAAADwAAAGRycy9kb3ducmV2LnhtbESP3YrCMBSE74V9h3AWvNPUXkjpGmVZEFS8se4DHJrT&#10;HzY5KUm09e2NIOzlMDPfMJvdZI24kw+9YwWrZQaCuHa651bB73W/KECEiKzROCYFDwqw237MNlhq&#10;N/KF7lVsRYJwKFFBF+NQShnqjiyGpRuIk9c4bzEm6VupPY4Jbo3Ms2wtLfacFjoc6Kej+q+6WQXy&#10;Wu3HojI+c6e8OZvj4dKQU2r+OX1/gYg0xf/wu33QCvJiBa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heFPBAAAA3AAAAA8AAAAAAAAAAAAAAAAAmAIAAGRycy9kb3du&#10;cmV2LnhtbFBLBQYAAAAABAAEAPUAAACGAwAAAAA=&#10;" filled="f" stroked="f">
                    <v:textbox style="mso-fit-shape-to-text:t" inset="0,0,0,0">
                      <w:txbxContent>
                        <w:p w:rsidR="001E7BFF" w:rsidRDefault="001E7BFF">
                          <w:r>
                            <w:rPr>
                              <w:rFonts w:ascii="Calibri" w:hAnsi="Calibri" w:cs="Calibri"/>
                              <w:b/>
                              <w:bCs/>
                              <w:color w:val="000000"/>
                            </w:rPr>
                            <w:t>Host interface  Group</w:t>
                          </w:r>
                        </w:p>
                      </w:txbxContent>
                    </v:textbox>
                  </v:rect>
                  <v:shape id="Picture 286" o:spid="_x0000_s1304" type="#_x0000_t75" style="position:absolute;left:4172;top:264;width:956;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d9ibFAAAA3AAAAA8AAABkcnMvZG93bnJldi54bWxEj0FrwkAUhO8F/8PyhN7qxhw0ja5SBEsp&#10;HmzaQ4+P7DMJ3X0bs5sY/70rCD0OM/MNs96O1oiBOt84VjCfJSCIS6cbrhT8fO9fMhA+IGs0jknB&#10;lTxsN5OnNebaXfiLhiJUIkLY56igDqHNpfRlTRb9zLXE0Tu5zmKIsquk7vAS4dbINEkW0mLDcaHG&#10;lnY1lX9FbxX0/dG/GxwOn+dFZuzyt3gt5FWp5+n4tgIRaAz/4Uf7QytIsxTuZ+IRkJ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XfYmxQAAANwAAAAPAAAAAAAAAAAAAAAA&#10;AJ8CAABkcnMvZG93bnJldi54bWxQSwUGAAAAAAQABAD3AAAAkQMAAAAA&#10;">
                    <v:imagedata r:id="rId93" o:title=""/>
                  </v:shape>
                  <v:shape id="Picture 287" o:spid="_x0000_s1305" type="#_x0000_t75" style="position:absolute;left:4172;top:264;width:956;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ADyHGAAAA3AAAAA8AAABkcnMvZG93bnJldi54bWxEj91qwkAUhO8LvsNyBO/qRoUSUleR2kKh&#10;UPC3t4fsMQnNnk131yT16V1B8HKYmW+Y+bI3tWjJ+cqygsk4AUGcW11xoWC/+3hOQfiArLG2TAr+&#10;ycNyMXiaY6Ztxxtqt6EQEcI+QwVlCE0mpc9LMujHtiGO3sk6gyFKV0jtsItwU8tpkrxIgxXHhRIb&#10;eisp/92ejYJDd/yru+/z149fte74vr6c9ulFqdGwX72CCNSHR/je/tQKpukMbmfiEZCL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8APIcYAAADcAAAADwAAAAAAAAAAAAAA&#10;AACfAgAAZHJzL2Rvd25yZXYueG1sUEsFBgAAAAAEAAQA9wAAAJIDAAAAAA==&#10;">
                    <v:imagedata r:id="rId94" o:title=""/>
                  </v:shape>
                  <v:rect id="Rectangle 288" o:spid="_x0000_s1306" style="position:absolute;left:4163;top:255;width:938;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icYA&#10;AADcAAAADwAAAGRycy9kb3ducmV2LnhtbESPT2sCMRTE7wW/Q3iCl6JZpRVZjbIIhT1YaFX0+ti8&#10;/YOblyVJ120/fVMoeBxm5jfMZjeYVvTkfGNZwXyWgCAurG64UnA+vU1XIHxA1thaJgXf5GG3HT1t&#10;MNX2zp/UH0MlIoR9igrqELpUSl/UZNDPbEccvdI6gyFKV0nt8B7hppWLJFlKgw3HhRo72tdU3I5f&#10;RsHH+yH/KS+JuTlb9sXrNbvkz5lSk/GQrUEEGsIj/N/OtYLF6gX+zsQj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RicYAAADcAAAADwAAAAAAAAAAAAAAAACYAgAAZHJz&#10;L2Rvd25yZXYueG1sUEsFBgAAAAAEAAQA9QAAAIsDAAAAAA==&#10;" fillcolor="#b8accd" stroked="f"/>
                  <v:rect id="Rectangle 289" o:spid="_x0000_s1307" style="position:absolute;left:4163;top:355;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XQ8cA&#10;AADcAAAADwAAAGRycy9kb3ducmV2LnhtbESP3WoCMRSE7wt9h3AK3tVsFeuyNUqrCIKlUP/Au8Pm&#10;dDd2c7Juoq5vb4RCL4eZ+YYZTVpbiTM13jhW8NJNQBDnThsuFGzW8+cUhA/IGivHpOBKHibjx4cR&#10;Ztpd+JvOq1CICGGfoYIyhDqT0uclWfRdVxNH78c1FkOUTSF1g5cIt5XsJcmrtGg4LpRY07Sk/Hd1&#10;sgo+htudnw0P62A+j1Pzle4Py36tVOepfX8DEagN/+G/9kIr6KUDuJ+JR0C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wF0PHAAAA3AAAAA8AAAAAAAAAAAAAAAAAmAIAAGRy&#10;cy9kb3ducmV2LnhtbFBLBQYAAAAABAAEAPUAAACMAwAAAAA=&#10;" fillcolor="#b7abcd" stroked="f"/>
                  <v:rect id="Rectangle 290" o:spid="_x0000_s1308" style="position:absolute;left:4163;top:391;width:938;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h628QA&#10;AADcAAAADwAAAGRycy9kb3ducmV2LnhtbESPQYvCMBSE7wv+h/AEL6KpHqRUo6ggelgWVz3o7dE8&#10;22rzUpts7f57s7DgcZiZb5jZojWlaKh2hWUFo2EEgji1uuBMwem4GcQgnEfWWFomBb/kYDHvfMww&#10;0fbJ39QcfCYChF2CCnLvq0RKl+Zk0A1tRRy8q60N+iDrTOoanwFuSjmOook0WHBYyLGidU7p/fBj&#10;FPDXbXUxFO+by3aE/U8jH/2zVKrXbZdTEJ5a/w7/t3dawTiewN+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YetvEAAAA3AAAAA8AAAAAAAAAAAAAAAAAmAIAAGRycy9k&#10;b3ducmV2LnhtbFBLBQYAAAAABAAEAPUAAACJAwAAAAA=&#10;" fillcolor="#b7abcc" stroked="f"/>
                  <v:rect id="Rectangle 291" o:spid="_x0000_s1309" style="position:absolute;left:4163;top:473;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lKX8MA&#10;AADcAAAADwAAAGRycy9kb3ducmV2LnhtbESP3YrCMBSE7wXfIRzBO02tsHa7RhFREJZF/HmAQ3O2&#10;Lduc1CRqfXuzIHg5zMw3zHzZmUbcyPnasoLJOAFBXFhdc6ngfNqOMhA+IGtsLJOCB3lYLvq9Oeba&#10;3vlAt2MoRYSwz1FBFUKbS+mLigz6sW2Jo/drncEQpSuldniPcNPINEk+pMGa40KFLa0rKv6OV6PA&#10;77fd9+Znml6C+7Tr6aZIz+iVGg661ReIQF14h1/tnVaQZjP4PxOP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lKX8MAAADcAAAADwAAAAAAAAAAAAAAAACYAgAAZHJzL2Rv&#10;d25yZXYueG1sUEsFBgAAAAAEAAQA9QAAAIgDAAAAAA==&#10;" fillcolor="#b7aacc" stroked="f"/>
                  <v:rect id="Rectangle 292" o:spid="_x0000_s1310" style="position:absolute;left:4163;top:482;width:938;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51AMMA&#10;AADcAAAADwAAAGRycy9kb3ducmV2LnhtbERPS2vCQBC+C/0PyxR6kTrRg4TUVayPUqQ5qL30NmSn&#10;STA7G7Nbjf/ePRQ8fnzv2aK3jbpw52snGsajBBRL4UwtpYbv4/Y1BeUDiaHGCWu4sYfF/Gkwo8y4&#10;q+z5cgiliiHiM9JQhdBmiL6o2JIfuZYlcr+usxQi7Eo0HV1juG1wkiRTtFRLbKio5VXFxenwZzWc&#10;mvdl/oE/GIbn3Wacr79wladavzz3yzdQgfvwEP+7P42GSRrXxjPxCOD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51AMMAAADcAAAADwAAAAAAAAAAAAAAAACYAgAAZHJzL2Rv&#10;d25yZXYueG1sUEsFBgAAAAAEAAQA9QAAAIgDAAAAAA==&#10;" fillcolor="#b6aacc" stroked="f"/>
                  <v:rect id="Rectangle 293" o:spid="_x0000_s1311" style="position:absolute;left:4163;top:528;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e6ZcIA&#10;AADcAAAADwAAAGRycy9kb3ducmV2LnhtbESPwW7CMBBE75X4B2uRuDU2HFBIMahFQs21QO+reEmi&#10;xus0Njjl62skJI6jmXmjWW9H24krDb51rGGeKRDElTMt1xpOx/1rDsIHZIOdY9LwRx62m8nLGgvj&#10;In/R9RBqkSDsC9TQhNAXUvqqIYs+cz1x8s5usBiSHGppBowJbju5UGopLbacFhrsaddQ9XO4WA3f&#10;dnmK6sjxo3MK4+dveTvnpdaz6fj+BiLQGJ7hR7s0Ghb5Cu5n0h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B7plwgAAANwAAAAPAAAAAAAAAAAAAAAAAJgCAABkcnMvZG93&#10;bnJldi54bWxQSwUGAAAAAAQABAD1AAAAhwMAAAAA&#10;" fillcolor="#b6aacb" stroked="f"/>
                  <v:rect id="Rectangle 294" o:spid="_x0000_s1312" style="position:absolute;left:4163;top:537;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r21cEA&#10;AADcAAAADwAAAGRycy9kb3ducmV2LnhtbERP3WrCMBS+H/gO4Qy8m6kiw3VGEcE/2IWrPsBpc5aW&#10;NSeliaa+vbkY7PLj+1+uB9uKO/W+caxgOslAEFdON2wUXC+7twUIH5A1to5JwYM8rFejlyXm2kX+&#10;pnsRjEgh7HNUUIfQ5VL6qiaLfuI64sT9uN5iSLA3UvcYU7ht5SzL3qXFhlNDjR1ta6p+i5tVwPGk&#10;u+nXvgil2cybQ2nKeI5KjV+HzSeIQEP4F/+5j1rB7CPNT2fSEZ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q9tXBAAAA3AAAAA8AAAAAAAAAAAAAAAAAmAIAAGRycy9kb3du&#10;cmV2LnhtbFBLBQYAAAAABAAEAPUAAACGAwAAAAA=&#10;" fillcolor="#b6a9cb" stroked="f"/>
                  <v:rect id="Rectangle 295" o:spid="_x0000_s1313" style="position:absolute;left:4163;top:555;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LGcYA&#10;AADcAAAADwAAAGRycy9kb3ducmV2LnhtbESPzW7CMBCE70h9B2srcQMHDqikGAQtSAipB37KebGX&#10;JG28DrEh4e3rSkgcRzPzjWYya20pblT7wrGCQT8BQaydKThTcNivem8gfEA2WDomBXfyMJu+dCaY&#10;Gtfwlm67kIkIYZ+igjyEKpXS65ws+r6riKN3drXFEGWdSVNjE+G2lMMkGUmLBceFHCv6yEn/7q5W&#10;wXJ/aRbHzWLzWZzuXz/zlf4+B61U97Wdv4MI1IZn+NFeGwXD8QD+z8QjIK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SLGcYAAADcAAAADwAAAAAAAAAAAAAAAACYAgAAZHJz&#10;L2Rvd25yZXYueG1sUEsFBgAAAAAEAAQA9QAAAIsDAAAAAA==&#10;" fillcolor="#b5a9cb" stroked="f"/>
                  <v:rect id="Rectangle 296" o:spid="_x0000_s1314" style="position:absolute;left:4163;top:591;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Xx/8UA&#10;AADcAAAADwAAAGRycy9kb3ducmV2LnhtbESP3WrCQBSE7wt9h+UUelPqxiBtjVmlFiNFQaj6AIfs&#10;yQ/Nng3ZNYlv7xYKXg4z8w2TrkbTiJ46V1tWMJ1EIIhzq2suFZxP2esHCOeRNTaWScGVHKyWjw8p&#10;JtoO/EP90ZciQNglqKDyvk2kdHlFBt3EtsTBK2xn0AfZlVJ3OAS4aWQcRW/SYM1hocKWvirKf48X&#10;o2DWD1lx0D5bv+83u51FetnuD0o9P42fCxCeRn8P/7e/tYJ4HsP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pfH/xQAAANwAAAAPAAAAAAAAAAAAAAAAAJgCAABkcnMv&#10;ZG93bnJldi54bWxQSwUGAAAAAAQABAD1AAAAigMAAAAA&#10;" fillcolor="#b5a8cb" stroked="f"/>
                  <v:rect id="Rectangle 297" o:spid="_x0000_s1315" style="position:absolute;left:4163;top:610;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UWUsYA&#10;AADcAAAADwAAAGRycy9kb3ducmV2LnhtbESPT4vCMBTE7wt+h/AWvGm6iqJdo+wfFlZRqNXL3h7N&#10;sy02L6WJWv30RhD2OMzMb5jZojWVOFPjSssK3voRCOLM6pJzBfvdT28CwnlkjZVlUnAlB4t552WG&#10;sbYX3tI59bkIEHYxKii8r2MpXVaQQde3NXHwDrYx6INscqkbvAS4qeQgisbSYMlhocCavgrKjunJ&#10;KFhbSm6H7e47HSWfK/o7LeV+UyvVfW0/3kF4av1/+Nn+1QoG0yE8zo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UWUsYAAADcAAAADwAAAAAAAAAAAAAAAACYAgAAZHJz&#10;L2Rvd25yZXYueG1sUEsFBgAAAAAEAAQA9QAAAIsDAAAAAA==&#10;" fillcolor="#b5a8ca" stroked="f"/>
                  <v:rect id="Rectangle 298" o:spid="_x0000_s1316" style="position:absolute;left:4163;top:619;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wpC8YA&#10;AADcAAAADwAAAGRycy9kb3ducmV2LnhtbESP3WoCMRSE7wt9h3AK3tVsRUtdjVL8QUGl6IrXh83p&#10;ZunmZNlEXX16Uyj0cpiZb5jxtLWVuFDjS8cK3roJCOLc6ZILBcds+foBwgdkjZVjUnAjD9PJ89MY&#10;U+2uvKfLIRQiQtinqMCEUKdS+tyQRd91NXH0vl1jMUTZFFI3eI1wW8lekrxLiyXHBYM1zQzlP4ez&#10;VXD/yorFbnham0G+4kF/kyXb2Vypzkv7OQIRqA3/4b/2WivoDfvweyYeAT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wpC8YAAADcAAAADwAAAAAAAAAAAAAAAACYAgAAZHJz&#10;L2Rvd25yZXYueG1sUEsFBgAAAAAEAAQA9QAAAIsDAAAAAA==&#10;" fillcolor="#b4a8ca" stroked="f"/>
                  <v:rect id="Rectangle 299" o:spid="_x0000_s1317" style="position:absolute;left:4163;top:637;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kd2MYA&#10;AADcAAAADwAAAGRycy9kb3ducmV2LnhtbESPT2vCQBTE74V+h+UVequbCv6L2YgWCqV6aK2ix0f2&#10;NQnuvg3ZrYnf3hWEHoeZ+Q2TLXprxJlaXztW8DpIQBAXTtdcKtj9vL9MQfiArNE4JgUX8rDIHx8y&#10;TLXr+JvO21CKCGGfooIqhCaV0hcVWfQD1xBH79e1FkOUbSl1i12EWyOHSTKWFmuOCxU29FZRcdr+&#10;WQWhG5UHu9Zmsm++VsfPaWH0aqPU81O/nIMI1If/8L39oRUMZyO4nYlHQO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kd2MYAAADcAAAADwAAAAAAAAAAAAAAAACYAgAAZHJz&#10;L2Rvd25yZXYueG1sUEsFBgAAAAAEAAQA9QAAAIsDAAAAAA==&#10;" fillcolor="#b4a7ca" stroked="f"/>
                  <v:rect id="Rectangle 300" o:spid="_x0000_s1318" style="position:absolute;left:4163;top:673;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7cLcQA&#10;AADcAAAADwAAAGRycy9kb3ducmV2LnhtbESPT4vCMBTE78J+h/AWvGm6HvzTNcoiCIK4YBX3+mie&#10;bbR5KU3Urp/eCILHYWZ+w0znra3ElRpvHCv46icgiHOnDRcK9rtlbwzCB2SNlWNS8E8e5rOPzhRT&#10;7W68pWsWChEh7FNUUIZQp1L6vCSLvu9q4ugdXWMxRNkUUjd4i3BbyUGSDKVFw3GhxJoWJeXn7GIV&#10;/CYLutPImFH4O2S78eR0Xm/uSnU/259vEIHa8A6/2iutYDAZwvNMP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O3C3EAAAA3AAAAA8AAAAAAAAAAAAAAAAAmAIAAGRycy9k&#10;b3ducmV2LnhtbFBLBQYAAAAABAAEAPUAAACJAwAAAAA=&#10;" fillcolor="#b3a7c9" stroked="f"/>
                  <v:rect id="Rectangle 301" o:spid="_x0000_s1319" style="position:absolute;left:4163;top:682;width:93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W7v8UA&#10;AADcAAAADwAAAGRycy9kb3ducmV2LnhtbESPQWvCQBSE74L/YXmCN93EQ1ujqwRtQHpQqh709sg+&#10;k2D2bciuJv77bqHQ4zAz3zDLdW9q8aTWVZYVxNMIBHFudcWFgvMpm3yAcB5ZY22ZFLzIwXo1HCwx&#10;0bbjb3oefSEChF2CCkrvm0RKl5dk0E1tQxy8m20N+iDbQuoWuwA3tZxF0Zs0WHFYKLGhTUn5/fgw&#10;CuT88bm/0GF7T/uvw2vv42ulM6XGoz5dgPDU+//wX3unFczm7/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bu/xQAAANwAAAAPAAAAAAAAAAAAAAAAAJgCAABkcnMv&#10;ZG93bnJldi54bWxQSwUGAAAAAAQABAD1AAAAigMAAAAA&#10;" fillcolor="#b3a6c9" stroked="f"/>
                  <v:rect id="Rectangle 302" o:spid="_x0000_s1320" style="position:absolute;left:4163;top:719;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EzWsEA&#10;AADcAAAADwAAAGRycy9kb3ducmV2LnhtbERPuY7CMBDtV+IfrEGiWxwoOLIYhEAIGkAEii1H8eTY&#10;jcdRbCDw9bhAonx692zRmkrcqHGlZQWDfgSCOLW65FzB5bz5noBwHlljZZkUPMjBYt75mmGs7Z1P&#10;dEt8LkIIuxgVFN7XsZQuLcig69uaOHCZbQz6AJtc6gbvIdxUchhFI2mw5NBQYE2rgtL/5GoUyOSZ&#10;HQ+70/XypP329y9bj310VqrXbZc/IDy1/iN+u3dawXAa1oYz4Qj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hM1rBAAAA3AAAAA8AAAAAAAAAAAAAAAAAmAIAAGRycy9kb3du&#10;cmV2LnhtbFBLBQYAAAAABAAEAPUAAACGAwAAAAA=&#10;" fillcolor="#b2a5c9" stroked="f"/>
                  <v:rect id="Rectangle 303" o:spid="_x0000_s1321" style="position:absolute;left:4163;top:737;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B4rsYA&#10;AADcAAAADwAAAGRycy9kb3ducmV2LnhtbESPT2vCQBTE7wW/w/IK3uqmGrSmriKiUCg9JLY9P7Kv&#10;STT7NmTX/Pn23ULB4zAzv2E2u8HUoqPWVZYVPM8iEMS51RUXCj7Pp6cXEM4ja6wtk4KRHOy2k4cN&#10;Jtr2nFKX+UIECLsEFZTeN4mULi/JoJvZhjh4P7Y16INsC6lb7APc1HIeRUtpsOKwUGJDh5Lya3Yz&#10;Clbxx9fyuBhP7mLfozRd9N9x1ys1fRz2ryA8Df4e/m+/aQXz9Rr+zoQj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B4rsYAAADcAAAADwAAAAAAAAAAAAAAAACYAgAAZHJz&#10;L2Rvd25yZXYueG1sUEsFBgAAAAAEAAQA9QAAAIsDAAAAAA==&#10;" fillcolor="#b2a5c8" stroked="f"/>
                  <v:rect id="Rectangle 304" o:spid="_x0000_s1322" style="position:absolute;left:4163;top:755;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aQssMA&#10;AADcAAAADwAAAGRycy9kb3ducmV2LnhtbESPTYvCQAyG7wv7H4YI3rZTv5alOsoiiB68+MGeQyfb&#10;FjuZ0pnW+u/NQfAY3rxP8qw2g6tVT22oPBuYJCko4tzbigsD18vu6wdUiMgWa89k4EEBNuvPjxVm&#10;1t/5RP05FkogHDI0UMbYZFqHvCSHIfENsWT/vnUYZWwLbVu8C9zVepqm39phxXKhxIa2JeW3c+eE&#10;chh2i25aHGe3eU+nv24/meu9MePR8LsEFWmI7+VX+2ANzFJ5X2REBP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aQssMAAADcAAAADwAAAAAAAAAAAAAAAACYAgAAZHJzL2Rv&#10;d25yZXYueG1sUEsFBgAAAAAEAAQA9QAAAIgDAAAAAA==&#10;" fillcolor="#b1a5c8" stroked="f"/>
                  <v:rect id="Rectangle 305" o:spid="_x0000_s1323" style="position:absolute;left:4163;top:764;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bqncUA&#10;AADcAAAADwAAAGRycy9kb3ducmV2LnhtbESPT2vCQBTE70K/w/IKvYhu0mIp0VVCxdIKHmr1/sg+&#10;k9Ds27C7+eO37xYEj8PM/IZZbUbTiJ6cry0rSOcJCOLC6ppLBaef3ewNhA/IGhvLpOBKHjbrh8kK&#10;M20H/qb+GEoRIewzVFCF0GZS+qIig35uW+LoXawzGKJ0pdQOhwg3jXxOkldpsOa4UGFL7xUVv8fO&#10;KOgurj+cBztOF1/2I+etT6/7QqmnxzFfggg0hnv41v7UCl6SFP7Px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uqdxQAAANwAAAAPAAAAAAAAAAAAAAAAAJgCAABkcnMv&#10;ZG93bnJldi54bWxQSwUGAAAAAAQABAD1AAAAigMAAAAA&#10;" fillcolor="#b1a4c8" stroked="f"/>
                  <v:rect id="Rectangle 306" o:spid="_x0000_s1324" style="position:absolute;left:4163;top:792;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9YqcQA&#10;AADcAAAADwAAAGRycy9kb3ducmV2LnhtbESPS4vCQBCE74L/YWjB2zrxtUh0FBXECLL4OnhsMm0S&#10;zPSEzKjZf78jLHgsquorarZoTCmeVLvCsoJ+LwJBnFpdcKbgct58TUA4j6yxtEwKfsnBYt5uzTDW&#10;9sVHep58JgKEXYwKcu+rWEqX5mTQ9WxFHLybrQ36IOtM6hpfAW5KOYiib2mw4LCQY0XrnNL76WEU&#10;SOTb9ZCkoxVtz4ef8T7ZLZurUt1Os5yC8NT4T/i/nWgFw2gA7zPhCM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vWKnEAAAA3AAAAA8AAAAAAAAAAAAAAAAAmAIAAGRycy9k&#10;b3ducmV2LnhtbFBLBQYAAAAABAAEAPUAAACJAwAAAAA=&#10;" fillcolor="#b1a4c7" stroked="f"/>
                  <v:rect id="Rectangle 307" o:spid="_x0000_s1325" style="position:absolute;left:4163;top:801;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8o8UA&#10;AADcAAAADwAAAGRycy9kb3ducmV2LnhtbESPT2sCMRTE70K/Q3iFXkSz/kFkNbu0QqEHe1BL8fjY&#10;PDeLm5dlk67pt2+EgsdhZn7DbMtoWzFQ7xvHCmbTDARx5XTDtYKv0/tkDcIHZI2tY1LwSx7K4mm0&#10;xVy7Gx9oOIZaJAj7HBWYELpcSl8ZsuinriNO3sX1FkOSfS11j7cEt62cZ9lKWmw4LRjsaGeouh5/&#10;rIL52O3OFIblbGn230O0b58co1Ivz/F1AyJQDI/wf/tDK1hkC7ifS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ZvyjxQAAANwAAAAPAAAAAAAAAAAAAAAAAJgCAABkcnMv&#10;ZG93bnJldi54bWxQSwUGAAAAAAQABAD1AAAAigMAAAAA&#10;" fillcolor="#b1a3c7" stroked="f"/>
                  <v:rect id="Rectangle 308" o:spid="_x0000_s1326" style="position:absolute;left:4163;top:810;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BIIMQA&#10;AADcAAAADwAAAGRycy9kb3ducmV2LnhtbESPQWsCMRSE7wX/Q3hCbzVRS9HVKGJb6K24CsHbY/Pc&#10;XUxelk2q23/fFAo9DjPzDbPeDt6JG/WxDaxhOlEgiKtgW641nI7vTwsQMSFbdIFJwzdF2G5GD2ss&#10;bLjzgW5lqkWGcCxQQ5NSV0gZq4Y8xknoiLN3Cb3HlGVfS9vjPcO9kzOlXqTHlvNCgx3tG6qu5ZfX&#10;YNynOl7Qmt3cnV/rkzFvh6XR+nE87FYgEg3pP/zX/rAa5uoZfs/k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wSCDEAAAA3AAAAA8AAAAAAAAAAAAAAAAAmAIAAGRycy9k&#10;b3ducmV2LnhtbFBLBQYAAAAABAAEAPUAAACJAwAAAAA=&#10;" fillcolor="#b0a3c7" stroked="f"/>
                  <v:rect id="Rectangle 309" o:spid="_x0000_s1327" style="position:absolute;left:4163;top:828;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uBScYA&#10;AADcAAAADwAAAGRycy9kb3ducmV2LnhtbESPQWsCMRSE7wX/Q3iFXopmtVTs1iiLUJAexK6K19fN&#10;62br5iVsoq7/vikUehxm5htmvuxtKy7UhcaxgvEoA0FcOd1wrWC/exvOQISIrLF1TApuFGC5GNzN&#10;Mdfuyh90KWMtEoRDjgpMjD6XMlSGLIaR88TJ+3KdxZhkV0vd4TXBbSsnWTaVFhtOCwY9rQxVp/Js&#10;FRS8Nd+rrT9+Ht49vpTF6XGy2Sv1cN8XryAi9fE//NdeawVP2TP8nk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uBScYAAADcAAAADwAAAAAAAAAAAAAAAACYAgAAZHJz&#10;L2Rvd25yZXYueG1sUEsFBgAAAAAEAAQA9QAAAIsDAAAAAA==&#10;" fillcolor="#b0a2c7" stroked="f"/>
                  <v:rect id="Rectangle 310" o:spid="_x0000_s1328" style="position:absolute;left:4163;top:846;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Y8s8UA&#10;AADcAAAADwAAAGRycy9kb3ducmV2LnhtbESP0WrCQBRE3wv+w3IF3+omtYQSXUW0gu1DqasfcMle&#10;k5Ds3ZBdTfz7bqHQx2FmzjCrzWhbcafe144VpPMEBHHhTM2lgsv58PwGwgdkg61jUvAgD5v15GmF&#10;uXEDn+iuQykihH2OCqoQulxKX1Rk0c9dRxy9q+sthij7Upoehwi3rXxJkkxarDkuVNjRrqKi0Ter&#10;IPv6TA/791O6/Wh0/Xps9DcOWqnZdNwuQQQaw3/4r300ChZJBr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xjyzxQAAANwAAAAPAAAAAAAAAAAAAAAAAJgCAABkcnMv&#10;ZG93bnJldi54bWxQSwUGAAAAAAQABAD1AAAAigMAAAAA&#10;" fillcolor="#afa2c6" stroked="f"/>
                  <v:rect id="Rectangle 311" o:spid="_x0000_s1329" style="position:absolute;left:4163;top:864;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t4jcIA&#10;AADcAAAADwAAAGRycy9kb3ducmV2LnhtbESPzYrCMBSF9wO+Q7jC7MZUxbFUo6ggzEKEUcHtpbm2&#10;1eamNFHj2xtBcHk4Px9nOg+mFjdqXWVZQb+XgCDOra64UHDYr39SEM4ja6wtk4IHOZjPOl9TzLS9&#10;8z/ddr4QcYRdhgpK75tMSpeXZND1bEMcvZNtDfoo20LqFu9x3NRykCS/0mDFkVBiQ6uS8svuaiK3&#10;v003ozSt6hDW+fE4PjdLOiv13Q2LCQhPwX/C7/afVjBMxvA6E4+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K3iNwgAAANwAAAAPAAAAAAAAAAAAAAAAAJgCAABkcnMvZG93&#10;bnJldi54bWxQSwUGAAAAAAQABAD1AAAAhwMAAAAA&#10;" fillcolor="#afa1c6" stroked="f"/>
                  <v:rect id="Rectangle 312" o:spid="_x0000_s1330" style="position:absolute;left:4163;top:883;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OOb8UA&#10;AADcAAAADwAAAGRycy9kb3ducmV2LnhtbERPTWsCMRC9F/ofwhR6kZpYoZTVKCIISumhtof2Nm6m&#10;u1uTyZpk3bW/vjkIPT7e93w5OCvOFGLjWcNkrEAQl940XGn4eN88PIOICdmg9UwaLhRhubi9mWNh&#10;fM9vdN6nSuQQjgVqqFNqCyljWZPDOPYtcea+fXCYMgyVNAH7HO6sfFTqSTpsODfU2NK6pvK475yG&#10;r5/X0WVz2k0Pv1X3Yjs16cOn1fr+bljNQCQa0r/46t4aDVOV1+Yz+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g45vxQAAANwAAAAPAAAAAAAAAAAAAAAAAJgCAABkcnMv&#10;ZG93bnJldi54bWxQSwUGAAAAAAQABAD1AAAAigMAAAAA&#10;" fillcolor="#aea1c6" stroked="f"/>
                  <v:rect id="Rectangle 313" o:spid="_x0000_s1331" style="position:absolute;left:4163;top:901;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SisQA&#10;AADcAAAADwAAAGRycy9kb3ducmV2LnhtbESPT2sCMRTE7wW/Q3iCF6lJFYrdbhSRCnuSVu39sXn7&#10;Bzcv6yau67c3QqHHYWZ+w6TrwTaip87XjjW8zRQI4tyZmksNp+PudQnCB2SDjWPScCcP69XoJcXE&#10;uBv/UH8IpYgQ9glqqEJoEyl9XpFFP3MtcfQK11kMUXalNB3eItw2cq7Uu7RYc1yosKVtRfn5cLUa&#10;NnanmsyVX5fie3+fYphe1O9e68l42HyCCDSE//BfOzMaFuoDnmfi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AEorEAAAA3AAAAA8AAAAAAAAAAAAAAAAAmAIAAGRycy9k&#10;b3ducmV2LnhtbFBLBQYAAAAABAAEAPUAAACJAwAAAAA=&#10;" fillcolor="#aea0c5" stroked="f"/>
                  <v:rect id="Rectangle 314" o:spid="_x0000_s1332" style="position:absolute;left:4163;top:93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pNMMQA&#10;AADcAAAADwAAAGRycy9kb3ducmV2LnhtbERPy2rCQBTdC/7DcAV3ZmKVtqSOoQhCQQsaLd1eMtc8&#10;zNxJMxNN+/WdRaHLw3mv0sE04kadqywrmEcxCOLc6ooLBefTdvYMwnlkjY1lUvBNDtL1eLTCRNs7&#10;H+mW+UKEEHYJKii9bxMpXV6SQRfZljhwF9sZ9AF2hdQd3kO4aeRDHD9KgxWHhhJb2pSUX7PeKNBb&#10;+fmT1Yel33wd3j/yerfr909KTSfD6wsIT4P/F/+537SCxTzMD2fC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KTTDEAAAA3AAAAA8AAAAAAAAAAAAAAAAAmAIAAGRycy9k&#10;b3ducmV2LnhtbFBLBQYAAAAABAAEAPUAAACJAwAAAAA=&#10;" fillcolor="#ad9fc5" stroked="f"/>
                  <v:rect id="Rectangle 315" o:spid="_x0000_s1333" style="position:absolute;left:4163;top:964;width:93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lLcUA&#10;AADcAAAADwAAAGRycy9kb3ducmV2LnhtbESPQWvCQBSE74L/YXmF3nSTpkpJXUVCC1KoYFJ6fmSf&#10;Seju25BdY/z3bqHQ4zAz3zCb3WSNGGnwnWMF6TIBQVw73XGj4Kt6X7yA8AFZo3FMCm7kYbedzzaY&#10;a3flE41laESEsM9RQRtCn0vp65Ys+qXriaN3doPFEOXQSD3gNcKtkU9JspYWO44LLfZUtFT/lBer&#10;IHwc36q0K7Jzc8EyMd+31fNnodTjw7R/BRFoCv/hv/ZBK8jSFH7Px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b+UtxQAAANwAAAAPAAAAAAAAAAAAAAAAAJgCAABkcnMv&#10;ZG93bnJldi54bWxQSwUGAAAAAAQABAD1AAAAigMAAAAA&#10;" fillcolor="#ad9fc4" stroked="f"/>
                  <v:rect id="Rectangle 316" o:spid="_x0000_s1334" style="position:absolute;left:4163;top:974;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O2EsYA&#10;AADcAAAADwAAAGRycy9kb3ducmV2LnhtbESPQWvCQBSE74X+h+UVeil1Y0pFoqtUa9FLKKaC10f2&#10;mQ3Nvo3ZVeO/d4VCj8PMfMNM571txJk6XztWMBwkIIhLp2uuFOx+vl7HIHxA1tg4JgVX8jCfPT5M&#10;MdPuwls6F6ESEcI+QwUmhDaT0peGLPqBa4mjd3CdxRBlV0nd4SXCbSPTJBlJizXHBYMtLQ2Vv8XJ&#10;Kki/zSoszEte7O3x/fPa5+vtMVfq+an/mIAI1If/8F97oxW8DVO4n4lH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OO2EsYAAADcAAAADwAAAAAAAAAAAAAAAACYAgAAZHJz&#10;L2Rvd25yZXYueG1sUEsFBgAAAAAEAAQA9QAAAIsDAAAAAA==&#10;" fillcolor="#ad9ec4" stroked="f"/>
                  <v:rect id="Rectangle 317" o:spid="_x0000_s1335" style="position:absolute;left:4163;top:983;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zNDsQA&#10;AADcAAAADwAAAGRycy9kb3ducmV2LnhtbESPQWsCMRSE74X+h/AEL0WzulRkNUoRStWetOL5uXnu&#10;Lm5e1iTq+u+NIPQ4zMw3zHTemlpcyfnKsoJBPwFBnFtdcaFg9/fdG4PwAVljbZkU3MnDfPb+NsVM&#10;2xtv6LoNhYgQ9hkqKENoMil9XpJB37cNcfSO1hkMUbpCaoe3CDe1HCbJSBqsOC6U2NCipPy0vRgF&#10;o/D5u97s21O6/zlf1h9LtzryQalup/2agAjUhv/wq73UCtJBCs8z8Qj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8zQ7EAAAA3AAAAA8AAAAAAAAAAAAAAAAAmAIAAGRycy9k&#10;b3ducmV2LnhtbFBLBQYAAAAABAAEAPUAAACJAwAAAAA=&#10;" fillcolor="#ac9ec4" stroked="f"/>
                  <v:rect id="Rectangle 318" o:spid="_x0000_s1336" style="position:absolute;left:4163;top:1019;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kSO8UA&#10;AADcAAAADwAAAGRycy9kb3ducmV2LnhtbESPzWrDMBCE74G+g9hCb4nstgTjRAnBaWmhUMh/jou1&#10;sU2klbHUxHn7qlDIcZiZb5jpvLdGXKjzjWMF6SgBQVw63XClYLt5H2YgfEDWaByTght5mM8eBlPM&#10;tbvyii7rUIkIYZ+jgjqENpfSlzVZ9CPXEkfv5DqLIcqukrrDa4RbI5+TZCwtNhwXamypqKk8r3+s&#10;gmM/3r0xN4ev731K2e3DFMvCKPX02C8mIAL14R7+b39qBS/pK/ydiUd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iRI7xQAAANwAAAAPAAAAAAAAAAAAAAAAAJgCAABkcnMv&#10;ZG93bnJldi54bWxQSwUGAAAAAAQABAD1AAAAigMAAAAA&#10;" fillcolor="#ac9dc4" stroked="f"/>
                  <v:rect id="Rectangle 319" o:spid="_x0000_s1337" style="position:absolute;left:4163;top:1028;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rKdMIA&#10;AADcAAAADwAAAGRycy9kb3ducmV2LnhtbESP0arCMBBE3wX/Iazg2zVV8XKtRhFFEH3xVj9gbda2&#10;2GxKE7X69UYQfBxm58zOdN6YUtyodoVlBf1eBII4tbrgTMHxsP75A+E8ssbSMil4kIP5rN2aYqzt&#10;nf/plvhMBAi7GBXk3lexlC7NyaDr2Yo4eGdbG/RB1pnUNd4D3JRyEEW/0mDBoSHHipY5pZfkasIb&#10;tBvzirKn3yan03O4H52bqFKq22kWExCeGv89/qQ3WsGwP4L3mEAAO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6sp0wgAAANwAAAAPAAAAAAAAAAAAAAAAAJgCAABkcnMvZG93&#10;bnJldi54bWxQSwUGAAAAAAQABAD1AAAAhwMAAAAA&#10;" fillcolor="#ab9dc4" stroked="f"/>
                  <v:rect id="Rectangle 320" o:spid="_x0000_s1338" style="position:absolute;left:4163;top:103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oa8UA&#10;AADcAAAADwAAAGRycy9kb3ducmV2LnhtbESPQWvCQBSE74L/YXmCt7prLVKiq4glpVAC1Qp6fGSf&#10;STD7NmS3Jvn33ULB4zAz3zDrbW9rcafWV441zGcKBHHuTMWFhtN3+vQKwgdkg7Vj0jCQh+1mPFpj&#10;YlzHB7ofQyEihH2CGsoQmkRKn5dk0c9cQxy9q2sthijbQpoWuwi3tXxWaiktVhwXSmxoX1J+O/5Y&#10;DVmmZFop+/VJw9v5cn4/4f7lpvV00u9WIAL14RH+b38YDYv5Ev7Ox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5ihrxQAAANwAAAAPAAAAAAAAAAAAAAAAAJgCAABkcnMv&#10;ZG93bnJldi54bWxQSwUGAAAAAAQABAD1AAAAigMAAAAA&#10;" fillcolor="#ab9dc3" stroked="f"/>
                  <v:rect id="Rectangle 321" o:spid="_x0000_s1339" style="position:absolute;left:4163;top:1064;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M6CsUA&#10;AADcAAAADwAAAGRycy9kb3ducmV2LnhtbESPS4sCMRCE78L+h9AL3jSjCyrjRJHFhQUR8XXw1kx6&#10;HjjpzE6yOvrrjSB4LKrqKyqZt6YSF2pcaVnBoB+BIE6tLjlXcNj/9CYgnEfWWFkmBTdyMJ99dBKM&#10;tb3yli47n4sAYRejgsL7OpbSpQUZdH1bEwcvs41BH2STS93gNcBNJYdRNJIGSw4LBdb0XVB63v0b&#10;BZt1dPzLsDLLk8kPo/sqXZ14olT3s11MQXhq/Tv8av9qBV+DMTzPh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MzoKxQAAANwAAAAPAAAAAAAAAAAAAAAAAJgCAABkcnMv&#10;ZG93bnJldi54bWxQSwUGAAAAAAQABAD1AAAAigMAAAAA&#10;" fillcolor="#ab9cc3" stroked="f"/>
                  <v:rect id="Rectangle 322" o:spid="_x0000_s1340" style="position:absolute;left:4163;top:1092;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83MMA&#10;AADcAAAADwAAAGRycy9kb3ducmV2LnhtbERPz2vCMBS+D/wfwhO8DE11sJVqFBkoHnbY6g4eH82z&#10;LTYvWZNqtr9+OQgeP77fq000nbhS71vLCuazDARxZXXLtYLv426ag/ABWWNnmRT8kofNevS0wkLb&#10;G3/RtQy1SCHsC1TQhOAKKX3VkEE/s444cWfbGwwJ9rXUPd5SuOnkIstepcGWU0ODjt4bqi7lYBTk&#10;ZcxbZ3N3fP77iG/7z2H3cxqUmozjdgkiUAwP8d190Ape5mltOp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83MMAAADcAAAADwAAAAAAAAAAAAAAAACYAgAAZHJzL2Rv&#10;d25yZXYueG1sUEsFBgAAAAAEAAQA9QAAAIgDAAAAAA==&#10;" fillcolor="#aa9cc3" stroked="f"/>
                  <v:rect id="Rectangle 323" o:spid="_x0000_s1341" style="position:absolute;left:4163;top:1119;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tSPsQA&#10;AADcAAAADwAAAGRycy9kb3ducmV2LnhtbESPQWvCQBSE70L/w/IKvZlNKkgbXUMJFPTWWA/19tx9&#10;Jmmyb0N21fTfd4VCj8PMfMOsi8n24kqjbx0ryJIUBLF2puVaweHzff4Cwgdkg71jUvBDHorNw2yN&#10;uXE3rui6D7WIEPY5KmhCGHIpvW7Iok/cQBy9sxsthijHWpoRbxFue/mcpktpseW40OBAZUO621+s&#10;guPu41uXXalrm1ZZtT0Rf5mLUk+P09sKRKAp/If/2lujYJG9wv1MP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bUj7EAAAA3AAAAA8AAAAAAAAAAAAAAAAAmAIAAGRycy9k&#10;b3ducmV2LnhtbFBLBQYAAAAABAAEAPUAAACJAwAAAAA=&#10;" fillcolor="#aa9bc3" stroked="f"/>
                  <v:rect id="Rectangle 324" o:spid="_x0000_s1342" style="position:absolute;left:4163;top:1128;width:93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wPaL8A&#10;AADcAAAADwAAAGRycy9kb3ducmV2LnhtbERPS4vCMBC+C/6HMMJeRFMfLFKNIsKyXn0d9jY0Y1rs&#10;TEqTtfXfbw4LHj++92bXc62e1IbKi4HZNANFUnhbiTNwvXxNVqBCRLFYeyEDLwqw2w4HG8yt7+RE&#10;z3N0KoVIyNFAGWOTax2KkhjD1Dckibv7ljEm2DptW+xSONd6nmWfmrGS1FBiQ4eSisf5lw3c/Epf&#10;Kj4WL/7pvl2zvLEbz4z5GPX7NahIfXyL/91Ha2AxT/PTmXQE9P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DA9ovwAAANwAAAAPAAAAAAAAAAAAAAAAAJgCAABkcnMvZG93bnJl&#10;di54bWxQSwUGAAAAAAQABAD1AAAAhAMAAAAA&#10;" fillcolor="#aa9bc2" stroked="f"/>
                  <v:rect id="Rectangle 325" o:spid="_x0000_s1343" style="position:absolute;left:4163;top:1165;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TnMUA&#10;AADcAAAADwAAAGRycy9kb3ducmV2LnhtbESPT2sCMRTE7wW/Q3iCl6JZLYhujcuyIOihh9ri+XXz&#10;3D9uXpYk6tpP3xQKPQ4z8xtmkw2mEzdyvrGsYD5LQBCXVjdcKfj82E1XIHxA1thZJgUP8pBtR08b&#10;TLW98zvdjqESEcI+RQV1CH0qpS9rMuhntieO3tk6gyFKV0nt8B7hppOLJFlKgw3HhRp7KmoqL8er&#10;UfC95q+TK/r2kLfcLp/p7ZKftVKT8ZC/ggg0hP/wX3uvFbws5vB7Jh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35OcxQAAANwAAAAPAAAAAAAAAAAAAAAAAJgCAABkcnMv&#10;ZG93bnJldi54bWxQSwUGAAAAAAQABAD1AAAAigMAAAAA&#10;" fillcolor="#a99bc2" stroked="f"/>
                  <v:rect id="Rectangle 326" o:spid="_x0000_s1344" style="position:absolute;left:4163;top:1192;width:938;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ye4sUA&#10;AADcAAAADwAAAGRycy9kb3ducmV2LnhtbESPwWrDMBBE74X+g9hCLiaR7UIJbpQQDIFCLo1del6s&#10;jW1qrRxJdZx8fVUo9DjMzBtms5vNICZyvresIFulIIgbq3tuFXzUh+UahA/IGgfLpOBGHnbbx4cN&#10;Ftpe+URTFVoRIewLVNCFMBZS+qYjg35lR+Lona0zGKJ0rdQOrxFuBpmn6Ys02HNc6HCksqPmq/o2&#10;Cu6nSds64Utav7dJX+6Pn9nZKbV4mvevIALN4T/8137TCp7zHH7Px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zJ7ixQAAANwAAAAPAAAAAAAAAAAAAAAAAJgCAABkcnMv&#10;ZG93bnJldi54bWxQSwUGAAAAAAQABAD1AAAAigMAAAAA&#10;" fillcolor="#a99ac2" stroked="f"/>
                  <v:rect id="Rectangle 327" o:spid="_x0000_s1345" style="position:absolute;left:4163;top:1246;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GysUA&#10;AADcAAAADwAAAGRycy9kb3ducmV2LnhtbESPT2sCMRTE7wW/Q3iCl6JZXSqyGkUKK20PBf/g+bF5&#10;bhY3L2GTuttv3xQKPQ4z8xtmsxtsKx7UhcaxgvksA0FcOd1wreByLqcrECEia2wdk4JvCrDbjp42&#10;WGjX85Eep1iLBOFQoAIToy+kDJUhi2HmPHHybq6zGJPsaqk77BPctnKRZUtpseG0YNDTq6Hqfvqy&#10;Cvxc5+WnNtfn97539uPQ+pemVGoyHvZrEJGG+B/+a79pBfkih98z6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2EbKxQAAANwAAAAPAAAAAAAAAAAAAAAAAJgCAABkcnMv&#10;ZG93bnJldi54bWxQSwUGAAAAAAQABAD1AAAAigMAAAAA&#10;" fillcolor="#a99ac1" stroked="f"/>
                  <v:rect id="Rectangle 328" o:spid="_x0000_s1346" style="position:absolute;left:4163;top:1265;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OXzcgA&#10;AADcAAAADwAAAGRycy9kb3ducmV2LnhtbESP3WrCQBSE74W+w3IKvaubWm0lZiMiFFqF/phS2rvj&#10;7mkSzJ4N2VXTt3eFgpfDzHzDZPPeNuJAna8dK7gbJiCItTM1lwo+i6fbKQgfkA02jknBH3mY51eD&#10;DFPjjvxBh00oRYSwT1FBFUKbSul1RRb90LXE0ft1ncUQZVdK0+Exwm0jR0nyIC3WHBcqbGlZkd5t&#10;9lbB9+vXwk3Xk/XjdqV/9Mtb8Y5JodTNdb+YgQjUh0v4v/1sFNyPxnA+E4+AzE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k5fNyAAAANwAAAAPAAAAAAAAAAAAAAAAAJgCAABk&#10;cnMvZG93bnJldi54bWxQSwUGAAAAAAQABAD1AAAAjQMAAAAA&#10;" fillcolor="#a89ac1" stroked="f"/>
                  <v:rect id="Rectangle 329" o:spid="_x0000_s1347" style="position:absolute;left:4163;top:1301;width:938;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JWUcYA&#10;AADcAAAADwAAAGRycy9kb3ducmV2LnhtbESP0WrCQBRE3wv9h+UWfBHdmFaR1FWKopSioGk/4DZ7&#10;zYZm78bsqvHvuwWhj8PMnGFmi87W4kKtrxwrGA0TEMSF0xWXCr4+14MpCB+QNdaOScGNPCzmjw8z&#10;zLS78oEueShFhLDPUIEJocmk9IUhi37oGuLoHV1rMUTZllK3eI1wW8s0SSbSYsVxwWBDS0PFT362&#10;Cl7KzWp77u9OH+aW5/tpV6fH75FSvafu7RVEoC78h+/td63gOR3D35l4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JWUcYAAADcAAAADwAAAAAAAAAAAAAAAACYAgAAZHJz&#10;L2Rvd25yZXYueG1sUEsFBgAAAAAEAAQA9QAAAIsDAAAAAA==&#10;" fillcolor="#a899c1" stroked="f"/>
                  <v:rect id="Rectangle 330" o:spid="_x0000_s1348" style="position:absolute;left:4166;top:259;width:930;height:1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fAssQA&#10;AADcAAAADwAAAGRycy9kb3ducmV2LnhtbESPQWvCQBSE7wX/w/KE3urGlIpE16BCoYdekiji7ZF9&#10;JsHs25Ddxu2/7xYKPQ4z8w2zzYPpxUSj6ywrWC4SEMS11R03Ck7V+8sahPPIGnvLpOCbHOS72dMW&#10;M20fXNBU+kZECLsMFbTeD5mUrm7JoFvYgTh6Nzsa9FGOjdQjPiLc9DJNkpU02HFcaHGgY0v1vfwy&#10;CsLdHK7V6a07BlmcPyenq/rilXqeh/0GhKfg/8N/7Q+t4DVdwe+Ze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3wLLEAAAA3AAAAA8AAAAAAAAAAAAAAAAAmAIAAGRycy9k&#10;b3ducmV2LnhtbFBLBQYAAAAABAAEAPUAAACJAwAAAAA=&#10;" filled="f" strokecolor="#404040" strokeweight=".45pt">
                    <v:stroke joinstyle="round" endcap="round"/>
                  </v:rect>
                  <v:rect id="Rectangle 331" o:spid="_x0000_s1349" style="position:absolute;left:4431;top:417;width:413;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VG8IA&#10;AADcAAAADwAAAGRycy9kb3ducmV2LnhtbESP3WoCMRSE7wXfIRzBO826QiurUUQQbOmNqw9w2Jz9&#10;weRkSaK7ffumUOjlMDPfMLvDaI14kQ+dYwWrZQaCuHK640bB/XZebECEiKzROCYF3xTgsJ9Odlho&#10;N/CVXmVsRIJwKFBBG2NfSBmqliyGpeuJk1c7bzEm6RupPQ4Jbo3Ms+xNWuw4LbTY06ml6lE+rQJ5&#10;K8/DpjQ+c595/WU+LteanFLz2Xjcgog0xv/wX/uiFazz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xUbwgAAANwAAAAPAAAAAAAAAAAAAAAAAJgCAABkcnMvZG93&#10;bnJldi54bWxQSwUGAAAAAAQABAD1AAAAhwMAAAAA&#10;" filled="f" stroked="f">
                    <v:textbox style="mso-fit-shape-to-text:t" inset="0,0,0,0">
                      <w:txbxContent>
                        <w:p w:rsidR="001E7BFF" w:rsidRDefault="001E7BFF">
                          <w:r>
                            <w:rPr>
                              <w:rFonts w:ascii="Calibri" w:hAnsi="Calibri" w:cs="Calibri"/>
                              <w:color w:val="000000"/>
                            </w:rPr>
                            <w:t xml:space="preserve">Host </w:t>
                          </w:r>
                        </w:p>
                      </w:txbxContent>
                    </v:textbox>
                  </v:rect>
                  <v:rect id="Rectangle 332" o:spid="_x0000_s1350" style="position:absolute;left:4238;top:679;width:80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Bab4A&#10;AADcAAAADwAAAGRycy9kb3ducmV2LnhtbERPy4rCMBTdC/5DuMLsNLUDItUoIgiOzMbqB1ya2wcm&#10;NyWJtvP3ZjHg8nDe2/1ojXiRD51jBctFBoK4crrjRsH9dpqvQYSIrNE4JgV/FGC/m062WGg38JVe&#10;ZWxECuFQoII2xr6QMlQtWQwL1xMnrnbeYkzQN1J7HFK4NTLPspW02HFqaLGnY0vVo3xaBfJWnoZ1&#10;aXzmLnn9a37O15qcUl+z8bABEWmMH/G/+6wVfOd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AcgWm+AAAA3AAAAA8AAAAAAAAAAAAAAAAAmAIAAGRycy9kb3ducmV2&#10;LnhtbFBLBQYAAAAABAAEAPUAAACDAwAAAAA=&#10;" filled="f" stroked="f">
                    <v:textbox style="mso-fit-shape-to-text:t" inset="0,0,0,0">
                      <w:txbxContent>
                        <w:p w:rsidR="001E7BFF" w:rsidRDefault="001E7BFF">
                          <w:r>
                            <w:rPr>
                              <w:rFonts w:ascii="Calibri" w:hAnsi="Calibri" w:cs="Calibri"/>
                              <w:color w:val="000000"/>
                            </w:rPr>
                            <w:t xml:space="preserve">interface  </w:t>
                          </w:r>
                        </w:p>
                      </w:txbxContent>
                    </v:textbox>
                  </v:rect>
                  <v:rect id="Rectangle 333" o:spid="_x0000_s1351" style="position:absolute;left:4457;top:941;width:359;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Ak8sIA&#10;AADcAAAADwAAAGRycy9kb3ducmV2LnhtbESP3WoCMRSE7wu+QziCdzXrCkVXo4ggaOmNqw9w2Jz9&#10;weRkSVJ3+/amUOjlMDPfMNv9aI14kg+dYwWLeQaCuHK640bB/XZ6X4EIEVmjcUwKfijAfjd522Kh&#10;3cBXepaxEQnCoUAFbYx9IWWoWrIY5q4nTl7tvMWYpG+k9jgkuDUyz7IPabHjtNBiT8eWqkf5bRXI&#10;W3kaVqXxmfvM6y9zOV9rckrNpuNhAyLSGP/Df+2zVrDM1/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UCTywgAAANwAAAAPAAAAAAAAAAAAAAAAAJgCAABkcnMvZG93&#10;bnJldi54bWxQSwUGAAAAAAQABAD1AAAAhwMAAAAA&#10;" filled="f" stroked="f">
                    <v:textbox style="mso-fit-shape-to-text:t" inset="0,0,0,0">
                      <w:txbxContent>
                        <w:p w:rsidR="001E7BFF" w:rsidRDefault="001E7BFF">
                          <w:r>
                            <w:rPr>
                              <w:rFonts w:ascii="Calibri" w:hAnsi="Calibri" w:cs="Calibri"/>
                              <w:color w:val="000000"/>
                            </w:rPr>
                            <w:t>LAG</w:t>
                          </w:r>
                        </w:p>
                      </w:txbxContent>
                    </v:textbox>
                  </v:rect>
                  <v:shape id="Picture 334" o:spid="_x0000_s1352" type="#_x0000_t75" style="position:absolute;left:5994;top:264;width:956;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U0ObBAAAA3AAAAA8AAABkcnMvZG93bnJldi54bWxET01rwkAQvQv9D8sUegm6aQMi0VVsodBT&#10;wSh4HbJjEs3OhuxGo7/eORR6fLzv1WZ0rbpSHxrPBt5nKSji0tuGKwOH/fd0ASpEZIutZzJwpwCb&#10;9ctkhbn1N97RtYiVkhAOORqoY+xyrUNZk8Mw8x2xcCffO4wC+0rbHm8S7lr9kaZz7bBhaaixo6+a&#10;yksxOAPJ+RJp/PTZ6fiYF/dHkgyH38GYt9dxuwQlXPwX/7l/rIEsk/lyRo6AXj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DU0ObBAAAA3AAAAA8AAAAAAAAAAAAAAAAAnwIA&#10;AGRycy9kb3ducmV2LnhtbFBLBQYAAAAABAAEAPcAAACNAwAAAAA=&#10;">
                    <v:imagedata r:id="rId95" o:title=""/>
                  </v:shape>
                  <v:shape id="Picture 335" o:spid="_x0000_s1353" type="#_x0000_t75" style="position:absolute;left:5994;top:264;width:956;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6lnjAAAAA3AAAAA8AAABkcnMvZG93bnJldi54bWxEj8EKwjAQRO+C/xBW8CKaqiBSjSJCQQQP&#10;Vg8el2Ztq82mNFHr3xtB8DjMvBlmuW5NJZ7UuNKygvEoAkGcWV1yruB8SoZzEM4ja6wsk4I3OViv&#10;up0lxtq++EjP1OcilLCLUUHhfR1L6bKCDLqRrYmDd7WNQR9kk0vd4CuUm0pOomgmDZYcFgqsaVtQ&#10;dk8fRsF0QJvEZvKxS257ul3ub3toU6X6vXazAOGp9f/wj97pwE3H8D0TjoBcf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qWeMAAAADcAAAADwAAAAAAAAAAAAAAAACfAgAA&#10;ZHJzL2Rvd25yZXYueG1sUEsFBgAAAAAEAAQA9wAAAIwDAAAAAA==&#10;">
                    <v:imagedata r:id="rId96" o:title=""/>
                  </v:shape>
                  <v:rect id="Rectangle 336" o:spid="_x0000_s1354" style="position:absolute;left:5985;top:255;width:938;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RqHMYA&#10;AADcAAAADwAAAGRycy9kb3ducmV2LnhtbESPT2sCMRTE74V+h/CEXopmVSplNcpSEPbQgtWi18fm&#10;7R/cvCxJum776Y0geBxm5jfMajOYVvTkfGNZwXSSgCAurG64UvBz2I7fQfiArLG1TAr+yMNm/fy0&#10;wlTbC39Tvw+ViBD2KSqoQ+hSKX1Rk0E/sR1x9ErrDIYoXSW1w0uEm1bOkmQhDTYcF2rs6KOm4rz/&#10;NQp2X5/5f3lMzNnZsi/eTtkxf82UehkN2RJEoCE8wvd2rhXM5zO4nYlH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RqHMYAAADcAAAADwAAAAAAAAAAAAAAAACYAgAAZHJz&#10;L2Rvd25yZXYueG1sUEsFBgAAAAAEAAQA9QAAAIsDAAAAAA==&#10;" fillcolor="#b8accd" stroked="f"/>
                  <v:rect id="Rectangle 337" o:spid="_x0000_s1355" style="position:absolute;left:5985;top:355;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vs1sYA&#10;AADcAAAADwAAAGRycy9kb3ducmV2LnhtbESPQWvCQBSE7wX/w/IEb3VjAyqpq6ilIFQKmrbg7ZF9&#10;JqvZt2l2q/Hfd4VCj8PMfMPMFp2txYVabxwrGA0TEMSF04ZLBR/56+MUhA/IGmvHpOBGHhbz3sMM&#10;M+2uvKPLPpQiQthnqKAKocmk9EVFFv3QNcTRO7rWYoiyLaVu8RrhtpZPSTKWFg3HhQobWldUnPc/&#10;VsFq8vnlXyanPJjt99q8Tw+nt7RRatDvls8gAnXhP/zX3mgFaZrC/Uw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vs1sYAAADcAAAADwAAAAAAAAAAAAAAAACYAgAAZHJz&#10;L2Rvd25yZXYueG1sUEsFBgAAAAAEAAQA9QAAAIsDAAAAAA==&#10;" fillcolor="#b7abcd" stroked="f"/>
                  <v:rect id="Rectangle 338" o:spid="_x0000_s1356" style="position:absolute;left:5985;top:391;width:938;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iHTcYA&#10;AADcAAAADwAAAGRycy9kb3ducmV2LnhtbESPQWvCQBSE7wX/w/IEL9Js1FIkZhVbKHoQ0bQHvT2y&#10;r0lq9m2aXWP677tCocdhZr5h0lVvatFR6yrLCiZRDII4t7riQsHH+9vjHITzyBpry6TghxysloOH&#10;FBNtb3ykLvOFCBB2CSoovW8SKV1ekkEX2YY4eJ+2NeiDbAupW7wFuKnlNI6fpcGKw0KJDb2WlF+y&#10;q1HA+6+Xs6H5oTtvJjjeGfk9PkmlRsN+vQDhqff/4b/2ViuYzZ7gfiYc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iHTcYAAADcAAAADwAAAAAAAAAAAAAAAACYAgAAZHJz&#10;L2Rvd25yZXYueG1sUEsFBgAAAAAEAAQA9QAAAIsDAAAAAA==&#10;" fillcolor="#b7abcc" stroked="f"/>
                  <v:rect id="Rectangle 339" o:spid="_x0000_s1357" style="position:absolute;left:5985;top:473;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3ycMA&#10;AADcAAAADwAAAGRycy9kb3ducmV2LnhtbESP3YrCMBSE7xd8h3AE79bUlhWtRhFREBYRfx7g0Bzb&#10;YnPSTbJa394IC3s5zMw3zHzZmUbcyfnasoLRMAFBXFhdc6ngct5+TkD4gKyxsUwKnuRhueh9zDHX&#10;9sFHup9CKSKEfY4KqhDaXEpfVGTQD21LHL2rdQZDlK6U2uEjwk0j0yQZS4M1x4UKW1pXVNxOv0aB&#10;P2y7780+S3+Cm9p1tinSC3qlBv1uNQMRqAv/4b/2TivIsi94n4lH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3ycMAAADcAAAADwAAAAAAAAAAAAAAAACYAgAAZHJzL2Rv&#10;d25yZXYueG1sUEsFBgAAAAAEAAQA9QAAAIgDAAAAAA==&#10;" fillcolor="#b7aacc" stroked="f"/>
                  <v:rect id="Rectangle 340" o:spid="_x0000_s1358" style="position:absolute;left:5985;top:482;width:938;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Ck8YA&#10;AADcAAAADwAAAGRycy9kb3ducmV2LnhtbESPQWvCQBSE74X+h+UJvRR9UUEkdRVrbZFiDtpeentk&#10;n0kw+zbNbjX+e1coeBxm5htmtuhsrU7c+sqJhuEgAcWSO1NJoeH7670/BeUDiaHaCWu4sIfF/PFh&#10;RqlxZ9nxaR8KFSHiU9JQhtCkiD4v2ZIfuIYlegfXWgpRtgWals4RbmscJckELVUSF0pqeFVyftz/&#10;WQ3H+nWZfeAPhuffz/Uwe9viKptq/dTrli+gAnfhHv5vb4yG8XgCtzPxCOD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OCk8YAAADcAAAADwAAAAAAAAAAAAAAAACYAgAAZHJz&#10;L2Rvd25yZXYueG1sUEsFBgAAAAAEAAQA9QAAAIsDAAAAAA==&#10;" fillcolor="#b6aacc" stroked="f"/>
                  <v:rect id="Rectangle 341" o:spid="_x0000_s1359" style="position:absolute;left:5985;top:528;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pN9sMA&#10;AADcAAAADwAAAGRycy9kb3ducmV2LnhtbESPwWrDMBBE74H8g9hAb4mUBtLgRDZpodTXJs59sTa2&#10;ibVyLTVy+/VVodDjMDNvmEMx2V7cafSdYw3rlQJBXDvTcaOhOr8udyB8QDbYOyYNX+ShyOezA2bG&#10;RX6n+yk0IkHYZ6ihDWHIpPR1Sxb9yg3Eybu60WJIcmykGTEmuO3lo1JbabHjtNDiQC8t1bfTp9Vw&#10;sdsqqjPH594pjG8f5fd1V2r9sJiOexCBpvAf/muXRsNm8wS/Z9IR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pN9sMAAADcAAAADwAAAAAAAAAAAAAAAACYAgAAZHJzL2Rv&#10;d25yZXYueG1sUEsFBgAAAAAEAAQA9QAAAIgDAAAAAA==&#10;" fillcolor="#b6aacb" stroked="f"/>
                  <v:rect id="Rectangle 342" o:spid="_x0000_s1360" style="position:absolute;left:5985;top:537;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uqdMEA&#10;AADcAAAADwAAAGRycy9kb3ducmV2LnhtbERP3WrCMBS+H/gO4QjezdQ5xqimRYTpBrvYqg9w2hzT&#10;YnNSmmi6t18uBrv8+P635WR7cafRd44VrJYZCOLG6Y6NgvPp7fEVhA/IGnvHpOCHPJTF7GGLuXaR&#10;v+leBSNSCPscFbQhDLmUvmnJol+6gThxFzdaDAmORuoRYwq3vXzKshdpsePU0OJA+5aaa3WzCjh+&#10;6GH1eahCbXbP3bE2dfyKSi3m024DItAU/sV/7netYL1Oa9OZdAR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bqnTBAAAA3AAAAA8AAAAAAAAAAAAAAAAAmAIAAGRycy9kb3du&#10;cmV2LnhtbFBLBQYAAAAABAAEAPUAAACGAwAAAAA=&#10;" fillcolor="#b6a9cb" stroked="f"/>
                  <v:rect id="Rectangle 343" o:spid="_x0000_s1361" style="position:absolute;left:5985;top:555;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XXuMYA&#10;AADcAAAADwAAAGRycy9kb3ducmV2LnhtbESPT2sCMRTE74V+h/AK3mq2CsWuRvEvFMGD2np+Js/d&#10;tZuXdZO667dvBKHHYWZ+w4wmrS3FlWpfOFbw1k1AEGtnCs4UfO1XrwMQPiAbLB2Tght5mIyfn0aY&#10;Gtfwlq67kIkIYZ+igjyEKpXS65ws+q6riKN3crXFEGWdSVNjE+G2lL0keZcWC44LOVY0z0n/7H6t&#10;guX+0swO69l6URxvm/N0pb9PQSvVeWmnQxCB2vAffrQ/jYJ+/wPuZ+IRkO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XXuMYAAADcAAAADwAAAAAAAAAAAAAAAACYAgAAZHJz&#10;L2Rvd25yZXYueG1sUEsFBgAAAAAEAAQA9QAAAIsDAAAAAA==&#10;" fillcolor="#b5a9cb" stroked="f"/>
                  <v:rect id="Rectangle 344" o:spid="_x0000_s1362" style="position:absolute;left:5985;top:591;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rpycEA&#10;AADcAAAADwAAAGRycy9kb3ducmV2LnhtbERPy4rCMBTdC/5DuIIbGVMfjEM1ioqVQUHQmQ+4NNe2&#10;2NyUJrb1781iYJaH815tOlOKhmpXWFYwGUcgiFOrC84U/P4kH18gnEfWWFomBS9ysFn3eyuMtW35&#10;Ss3NZyKEsItRQe59FUvp0pwMurGtiAN3t7VBH2CdSV1jG8JNKadR9CkNFhwacqxon1P6uD2NgnnT&#10;JveL9slucT6cThZpdDxflBoOuu0ShKfO/4v/3N9awWwe5ocz4Qj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66cnBAAAA3AAAAA8AAAAAAAAAAAAAAAAAmAIAAGRycy9kb3du&#10;cmV2LnhtbFBLBQYAAAAABAAEAPUAAACGAwAAAAA=&#10;" fillcolor="#b5a8cb" stroked="f"/>
                  <v:rect id="Rectangle 345" o:spid="_x0000_s1363" style="position:absolute;left:5985;top:610;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oOZMYA&#10;AADcAAAADwAAAGRycy9kb3ducmV2LnhtbESPT2vCQBTE74V+h+UVvOlGrSKpq/iHQi0taJJLb4/s&#10;Mwlm34bsqqmfvisIPQ4z8xtmvuxMLS7UusqyguEgAkGcW11xoSBL3/szEM4ja6wtk4JfcrBcPD/N&#10;Mdb2yge6JL4QAcIuRgWl900spctLMugGtiEO3tG2Bn2QbSF1i9cAN7UcRdFUGqw4LJTY0Kak/JSc&#10;jYIvS/vb8ZBuk8l+/Uk/553Mvhulei/d6g2Ep87/hx/tD61g/DqE+5lwBO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oOZMYAAADcAAAADwAAAAAAAAAAAAAAAACYAgAAZHJz&#10;L2Rvd25yZXYueG1sUEsFBgAAAAAEAAQA9QAAAIsDAAAAAA==&#10;" fillcolor="#b5a8ca" stroked="f"/>
                  <v:rect id="Rectangle 346" o:spid="_x0000_s1364" style="position:absolute;left:5985;top:619;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g3PscA&#10;AADcAAAADwAAAGRycy9kb3ducmV2LnhtbESP3WoCMRSE74W+QzhC72pWq0W3RhF/qKBFdEuvD5vT&#10;zdLNybKJuu3Tm0LBy2FmvmGm89ZW4kKNLx0r6PcSEMS50yUXCj6yzdMYhA/IGivHpOCHPMxnD50p&#10;ptpd+UiXUyhEhLBPUYEJoU6l9Lkhi77nauLofbnGYoiyKaRu8BrhtpKDJHmRFkuOCwZrWhrKv09n&#10;q+D3kBXr98nn1ozyNx4Nd1myX66Ueuy2i1cQgdpwD/+3t1rB83AAf2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INz7HAAAA3AAAAA8AAAAAAAAAAAAAAAAAmAIAAGRy&#10;cy9kb3ducmV2LnhtbFBLBQYAAAAABAAEAPUAAACMAwAAAAA=&#10;" fillcolor="#b4a8ca" stroked="f"/>
                  <v:rect id="Rectangle 347" o:spid="_x0000_s1365" style="position:absolute;left:5985;top:637;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0D7cYA&#10;AADcAAAADwAAAGRycy9kb3ducmV2LnhtbESPT2vCQBTE7wW/w/IEb83Gv5XUVVQQpPWgtqU9PrKv&#10;SXD3bciuJv32XaHQ4zAzv2EWq84acaPGV44VDJMUBHHudMWFgve33eMchA/IGo1jUvBDHlbL3sMC&#10;M+1aPtHtHAoRIewzVFCGUGdS+rwkiz5xNXH0vl1jMUTZFFI32Ea4NXKUpjNpseK4UGJN25Lyy/lq&#10;FYR2WnzaV22ePurj5utlnhu9OSg16HfrZxCBuvAf/mvvtYLxZAz3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0D7cYAAADcAAAADwAAAAAAAAAAAAAAAACYAgAAZHJz&#10;L2Rvd25yZXYueG1sUEsFBgAAAAAEAAQA9QAAAIsDAAAAAA==&#10;" fillcolor="#b4a7ca" stroked="f"/>
                  <v:rect id="Rectangle 348" o:spid="_x0000_s1366" style="position:absolute;left:5985;top:673;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HEG8YA&#10;AADcAAAADwAAAGRycy9kb3ducmV2LnhtbESPQWvCQBSE70L/w/IKvemmrVSN2UgRCoJUMBa9PrKv&#10;ydbs25BdNfrru0Khx2FmvmGyRW8bcabOG8cKnkcJCOLSacOVgq/dx3AKwgdkjY1jUnAlD4v8YZBh&#10;qt2Ft3QuQiUihH2KCuoQ2lRKX9Zk0Y9cSxy9b9dZDFF2ldQdXiLcNvIlSd6kRcNxocaWljWVx+Jk&#10;FWySJd1oYswkHPbFbjr7Oa4/b0o9PfbvcxCB+vAf/muvtILX8RjuZ+IR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1HEG8YAAADcAAAADwAAAAAAAAAAAAAAAACYAgAAZHJz&#10;L2Rvd25yZXYueG1sUEsFBgAAAAAEAAQA9QAAAIsDAAAAAA==&#10;" fillcolor="#b3a7c9" stroked="f"/>
                  <v:rect id="Rectangle 349" o:spid="_x0000_s1367" style="position:absolute;left:5985;top:682;width:93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qjicUA&#10;AADcAAAADwAAAGRycy9kb3ducmV2LnhtbESPQYvCMBSE7wv+h/AEb9tUVxetRhFXQTwoqx709mie&#10;bbF5KU3U+u83C4LHYWa+YSazxpTiTrUrLCvoRjEI4tTqgjMFx8PqcwjCeWSNpWVS8CQHs2nrY4KJ&#10;tg/+pfveZyJA2CWoIPe+SqR0aU4GXWQr4uBdbG3QB1lnUtf4CHBTyl4cf0uDBYeFHCta5JRe9zej&#10;QI5uy+2Jdj/XebPZPbe+ey70SqlOu5mPQXhq/Dv8aq+1gq/+AP7PhCM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SqOJxQAAANwAAAAPAAAAAAAAAAAAAAAAAJgCAABkcnMv&#10;ZG93bnJldi54bWxQSwUGAAAAAAQABAD1AAAAigMAAAAA&#10;" fillcolor="#b3a6c9" stroked="f"/>
                  <v:rect id="Rectangle 350" o:spid="_x0000_s1368" style="position:absolute;left:5985;top:719;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MhacYA&#10;AADcAAAADwAAAGRycy9kb3ducmV2LnhtbESPT2vCQBTE7wW/w/KE3upGW1Siq4il1EsVEw8eH9mX&#10;P5p9G7Krpn76bkHwOMzMb5j5sjO1uFLrKssKhoMIBHFmdcWFgkP69TYF4TyyxtoyKfglB8tF72WO&#10;sbY33tM18YUIEHYxKii9b2IpXVaSQTewDXHwctsa9EG2hdQt3gLc1HIURWNpsOKwUGJD65Kyc3Ix&#10;CmRyz3fbzf5yuNPP9/GUf058lCr12u9WMxCeOv8MP9obreD9Ywz/Z8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MhacYAAADcAAAADwAAAAAAAAAAAAAAAACYAgAAZHJz&#10;L2Rvd25yZXYueG1sUEsFBgAAAAAEAAQA9QAAAIsDAAAAAA==&#10;" fillcolor="#b2a5c9" stroked="f"/>
                  <v:rect id="Rectangle 351" o:spid="_x0000_s1369" style="position:absolute;left:5985;top:737;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qncUA&#10;AADcAAAADwAAAGRycy9kb3ducmV2LnhtbESPQWvCQBSE74X+h+UVeqsbTdASsxERBUF6iG09P7Kv&#10;SWr2bchuk/jvu4WCx2FmvmGyzWRaMVDvGssK5rMIBHFpdcOVgo/3w8srCOeRNbaWScGNHGzyx4cM&#10;U21HLmg4+0oECLsUFdTed6mUrqzJoJvZjjh4X7Y36IPsK6l7HAPctHIRRUtpsOGwUGNHu5rK6/nH&#10;KFglb5/LfXw7uG97iooiHi/JMCr1/DRt1yA8Tf4e/m8ftYI4WcHfmXAEZP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mqdxQAAANwAAAAPAAAAAAAAAAAAAAAAAJgCAABkcnMv&#10;ZG93bnJldi54bWxQSwUGAAAAAAQABAD1AAAAigMAAAAA&#10;" fillcolor="#b2a5c8" stroked="f"/>
                  <v:rect id="Rectangle 352" o:spid="_x0000_s1370" style="position:absolute;left:5985;top:755;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oldMMA&#10;AADcAAAADwAAAGRycy9kb3ducmV2LnhtbESPTYvCQAyG74L/YcjC3nSqVlm6jiILooe9+IHn0Mm2&#10;xU6mdKa1/ntzWPAY3rxP8qy3g6tVT22oPBuYTRNQxLm3FRcGrpf95AtUiMgWa89k4EkBtpvxaI2Z&#10;9Q8+UX+OhRIIhwwNlDE2mdYhL8lhmPqGWLI/3zqMMraFti0+BO5qPU+SlXZYsVwosaGfkvL7uXNC&#10;OQ77ZTcvfhf3tKfTrTvMUn0w5vNj2H2DijTE9/J/+2gNLFL5VmREBPTm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oldMMAAADcAAAADwAAAAAAAAAAAAAAAACYAgAAZHJzL2Rv&#10;d25yZXYueG1sUEsFBgAAAAAEAAQA9QAAAIgDAAAAAA==&#10;" fillcolor="#b1a5c8" stroked="f"/>
                  <v:rect id="Rectangle 353" o:spid="_x0000_s1371" style="position:absolute;left:5985;top:764;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pfW8UA&#10;AADcAAAADwAAAGRycy9kb3ducmV2LnhtbESPQWvCQBSE74L/YXmCl1I3Wls0uoq0tGjBg9reH9ln&#10;Epp9G3bXJP57Vyh4HGbmG2a57kwlGnK+tKxgPEpAEGdWl5wr+Dl9Ps9A+ICssbJMCq7kYb3q95aY&#10;atvygZpjyEWEsE9RQRFCnUrps4IM+pGtiaN3ts5giNLlUjtsI9xUcpIkb9JgyXGhwJreC8r+jhej&#10;4HJ2zf63td3T685+bfjDj6/fmVLDQbdZgAjUhUf4v73VCl6mc7ifi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l9bxQAAANwAAAAPAAAAAAAAAAAAAAAAAJgCAABkcnMv&#10;ZG93bnJldi54bWxQSwUGAAAAAAQABAD1AAAAigMAAAAA&#10;" fillcolor="#b1a4c8" stroked="f"/>
                  <v:rect id="Rectangle 354" o:spid="_x0000_s1372" style="position:absolute;left:5985;top:792;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JMWMIA&#10;AADcAAAADwAAAGRycy9kb3ducmV2LnhtbERPy2rCQBTdF/yH4Qrd1Ym1ikTHEAvSCEV8LVxeMtck&#10;mLkTMtMk/fvOQujycN7rZDC16Kh1lWUF00kEgji3uuJCwfWye1uCcB5ZY22ZFPySg2QzelljrG3P&#10;J+rOvhAhhF2MCkrvm1hKl5dk0E1sQxy4u20N+gDbQuoW+xBuavkeRQtpsOLQUGJDnyXlj/OPUSCR&#10;77djln9s6etyPMy/s3063JR6HQ/pCoSnwf+Ln+5MK5jNw/xwJhwB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QkxYwgAAANwAAAAPAAAAAAAAAAAAAAAAAJgCAABkcnMvZG93&#10;bnJldi54bWxQSwUGAAAAAAQABAD1AAAAhwMAAAAA&#10;" fillcolor="#b1a4c7" stroked="f"/>
                  <v:rect id="Rectangle 355" o:spid="_x0000_s1373" style="position:absolute;left:5985;top:801;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voUsQA&#10;AADcAAAADwAAAGRycy9kb3ducmV2LnhtbESPQWsCMRSE70L/Q3gFL0Wza63IapRWKPRgD7VFPD42&#10;z83i5mXZxDX990YQPA4z8w2zXEfbiJ46XztWkI8zEMSl0zVXCv5+P0dzED4ga2wck4J/8rBePQ2W&#10;WGh34R/qd6ESCcK+QAUmhLaQ0peGLPqxa4mTd3SdxZBkV0nd4SXBbSMnWTaTFmtOCwZb2hgqT7uz&#10;VTB5cZsDhX6aT81230f78c0xKjV8ju8LEIFieITv7S+t4PUth9uZdAT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L6FLEAAAA3AAAAA8AAAAAAAAAAAAAAAAAmAIAAGRycy9k&#10;b3ducmV2LnhtbFBLBQYAAAAABAAEAPUAAACJAwAAAAA=&#10;" fillcolor="#b1a3c7" stroked="f"/>
                  <v:rect id="Rectangle 356" o:spid="_x0000_s1374" style="position:absolute;left:5985;top:810;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0sQA&#10;AADcAAAADwAAAGRycy9kb3ducmV2LnhtbESPT2sCMRTE7wW/Q3iCt5pVadHVKKIWehP/QPD22Dx3&#10;F5OXZRN1++2bgtDjMDO/YRarzlnxoDbUnhWMhhkI4sKbmksF59PX+xREiMgGrWdS8EMBVsve2wJz&#10;4598oMcxliJBOOSooIqxyaUMRUUOw9A3xMm7+tZhTLItpWnxmeDOynGWfUqHNaeFChvaVFTcjnen&#10;QNt9drqi0euJvWzLs9a7w0wrNeh36zmISF38D7/a30bB5GMMf2fS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WtLEAAAA3AAAAA8AAAAAAAAAAAAAAAAAmAIAAGRycy9k&#10;b3ducmV2LnhtbFBLBQYAAAAABAAEAPUAAACJAwAAAAA=&#10;" fillcolor="#b0a3c7" stroked="f"/>
                  <v:rect id="Rectangle 357" o:spid="_x0000_s1375" style="position:absolute;left:5985;top:828;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2Tu8YA&#10;AADcAAAADwAAAGRycy9kb3ducmV2LnhtbESPQUvDQBSE74L/YXmCF2k3tlQ0dlNCQRAP0sYUr8/s&#10;MxuTfbtk1zb+e1coeBxm5htmvZnsII40hs6xgtt5BoK4cbrjVkH99jS7BxEissbBMSn4oQCb4vJi&#10;jbl2J97TsYqtSBAOOSowMfpcytAYshjmzhMn79ONFmOSYyv1iKcEt4NcZNmdtNhxWjDoaWuo6atv&#10;q6Dknfna7vz7x+HF40NV9jeL11qp66upfAQRaYr/4XP7WStYrpbwdyYdAVn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2Tu8YAAADcAAAADwAAAAAAAAAAAAAAAACYAgAAZHJz&#10;L2Rvd25yZXYueG1sUEsFBgAAAAAEAAQA9QAAAIsDAAAAAA==&#10;" fillcolor="#b0a2c7" stroked="f"/>
                  <v:rect id="Rectangle 358" o:spid="_x0000_s1376" style="position:absolute;left:5985;top:846;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soQsUA&#10;AADcAAAADwAAAGRycy9kb3ducmV2LnhtbESP0WrCQBRE3wv+w3ILvtVNqg0ldRWxCtaHUrf9gEv2&#10;NgnJ3g3Z1cS/dwtCH4eZOcMs16NtxYV6XztWkM4SEMSFMzWXCn6+90+vIHxANtg6JgVX8rBeTR6W&#10;mBs38IkuOpQiQtjnqKAKocul9EVFFv3MdcTR+3W9xRBlX0rT4xDhtpXPSZJJizXHhQo72lZUNPps&#10;FWSfx3T/vjulm49G14tDo79w0EpNH8fNG4hAY/gP39sHo2D+soC/M/E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6yhCxQAAANwAAAAPAAAAAAAAAAAAAAAAAJgCAABkcnMv&#10;ZG93bnJldi54bWxQSwUGAAAAAAQABAD1AAAAigMAAAAA&#10;" fillcolor="#afa2c6" stroked="f"/>
                  <v:rect id="Rectangle 359" o:spid="_x0000_s1377" style="position:absolute;left:5985;top:864;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ZsfMMA&#10;AADcAAAADwAAAGRycy9kb3ducmV2LnhtbESPzYrCMBSF98K8Q7jC7DTVoU7pGGUUBBciqANuL82d&#10;ttrclCZqfHsjCC4P5+fjTOfBNOJKnastKxgNExDEhdU1lwr+DqtBBsJ5ZI2NZVJwJwfz2Udvirm2&#10;N97Rde9LEUfY5aig8r7NpXRFRQbd0LbE0fu3nUEfZVdK3eEtjptGjpNkIg3WHAkVtrSsqDjvLyZy&#10;R9tsk2ZZ3YSwKo7H71O7oJNSn/3w+wPCU/Dv8Ku91gq+0h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ZsfMMAAADcAAAADwAAAAAAAAAAAAAAAACYAgAAZHJzL2Rv&#10;d25yZXYueG1sUEsFBgAAAAAEAAQA9QAAAIgDAAAAAA==&#10;" fillcolor="#afa1c6" stroked="f"/>
                  <v:rect id="Rectangle 360" o:spid="_x0000_s1378" style="position:absolute;left:5985;top:883;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Qm8gA&#10;AADcAAAADwAAAGRycy9kb3ducmV2LnhtbESPQWsCMRSE74X+h/AKXopmVRTZGkUEoaX0UO2hvb1u&#10;Xne3TV62SdZd++sbQfA4zMw3zHLdWyOO5EPtWMF4lIEgLpyuuVTwdtgNFyBCRNZoHJOCEwVYr25v&#10;lphr1/ErHfexFAnCIUcFVYxNLmUoKrIYRq4hTt6X8xZjkr6U2mOX4NbISZbNpcWa00KFDW0rKn72&#10;rVXw8f1yf9r9Pk0//8r22bTZuPPvRqnBXb95ABGpj9fwpf2oFUxnczifSUdArv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45CbyAAAANwAAAAPAAAAAAAAAAAAAAAAAJgCAABk&#10;cnMvZG93bnJldi54bWxQSwUGAAAAAAQABAD1AAAAjQMAAAAA&#10;" fillcolor="#aea1c6" stroked="f"/>
                  <v:rect id="Rectangle 361" o:spid="_x0000_s1379" style="position:absolute;left:5985;top:901;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AMfsUA&#10;AADcAAAADwAAAGRycy9kb3ducmV2LnhtbESPQWvCQBSE7wX/w/KEXsTs2mIt0TWIVPAkNm3vj+wz&#10;CWbfJtltjP++Wyj0OMzMN8wmG20jBup97VjDIlEgiAtnai41fH4c5q8gfEA22DgmDXfykG0nDxtM&#10;jbvxOw15KEWEsE9RQxVCm0rpi4os+sS1xNG7uN5iiLIvpenxFuG2kU9KvUiLNceFClvaV1Rc82+r&#10;YWcPqjm68q27nE/3GYZZp75OWj9Ox90aRKAx/If/2kej4Xm5gt8z8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oAx+xQAAANwAAAAPAAAAAAAAAAAAAAAAAJgCAABkcnMv&#10;ZG93bnJldi54bWxQSwUGAAAAAAQABAD1AAAAigMAAAAA&#10;" fillcolor="#aea0c5" stroked="f"/>
                  <v:rect id="Rectangle 362" o:spid="_x0000_s1380" style="position:absolute;left:5985;top:93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b49sMA&#10;AADcAAAADwAAAGRycy9kb3ducmV2LnhtbERPTWvCQBC9C/6HZYTe6katWqKriCAUrKCxpdchOybR&#10;7GzMrhr99e6h4PHxvqfzxpTiSrUrLCvodSMQxKnVBWcKfvar908QziNrLC2Tgjs5mM/arSnG2t54&#10;R9fEZyKEsItRQe59FUvp0pwMuq6tiAN3sLVBH2CdSV3jLYSbUvajaCQNFhwacqxomVN6Si5GgV7J&#10;v0dy3H745Xm7+U2P6/Xle6zUW6dZTEB4avxL/O/+0goGw7A2nAlH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b49sMAAADcAAAADwAAAAAAAAAAAAAAAACYAgAAZHJzL2Rv&#10;d25yZXYueG1sUEsFBgAAAAAEAAQA9QAAAIgDAAAAAA==&#10;" fillcolor="#ad9fc5" stroked="f"/>
                  <v:rect id="Rectangle 363" o:spid="_x0000_s1381" style="position:absolute;left:5985;top:964;width:93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NQ68UA&#10;AADcAAAADwAAAGRycy9kb3ducmV2LnhtbESPQWvCQBSE7wX/w/IEb3UTrWJT1yBBoRRaaCw9P7LP&#10;JJh9G7JrEv99VxB6HGbmG2abjqYRPXWutqwgnkcgiAuray4V/JyOzxsQziNrbCyTghs5SHeTpy0m&#10;2g78TX3uSxEg7BJUUHnfJlK6oiKDbm5b4uCdbWfQB9mVUnc4BLhp5CKK1tJgzWGhwpayiopLfjUK&#10;/MfX4RTX2fJcXjGPmt/b6uUzU2o2HfdvIDyN/j/8aL9rBcvVK9zPhCM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c1DrxQAAANwAAAAPAAAAAAAAAAAAAAAAAJgCAABkcnMv&#10;ZG93bnJldi54bWxQSwUGAAAAAAQABAD1AAAAigMAAAAA&#10;" fillcolor="#ad9fc4" stroked="f"/>
                  <v:rect id="Rectangle 364" o:spid="_x0000_s1382" style="position:absolute;left:5985;top:974;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v+g8IA&#10;AADcAAAADwAAAGRycy9kb3ducmV2LnhtbERPz2vCMBS+C/sfwhN2EU11KKMzytyUeSnDKnh9NG9N&#10;sXmpTab1vzcHwePH93u+7GwtLtT6yrGC8SgBQVw4XXGp4LDfDN9B+ICssXZMCm7kYbl46c0x1e7K&#10;O7rkoRQxhH2KCkwITSqlLwxZ9CPXEEfuz7UWQ4RtKXWL1xhuazlJkpm0WHFsMNjQl6HilP9bBZNf&#10;sw4rM8jyoz1Pv29d9rM7Z0q99rvPDxCBuvAUP9xbreBtFufH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e/6DwgAAANwAAAAPAAAAAAAAAAAAAAAAAJgCAABkcnMvZG93&#10;bnJldi54bWxQSwUGAAAAAAQABAD1AAAAhwMAAAAA&#10;" fillcolor="#ad9ec4" stroked="f"/>
                  <v:rect id="Rectangle 365" o:spid="_x0000_s1383" style="position:absolute;left:5985;top:983;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SFn8UA&#10;AADcAAAADwAAAGRycy9kb3ducmV2LnhtbESPT4vCMBTE7wv7HcITvCyaqlikGmVZWNY/J13x/Gye&#10;bbF56SZR67c3grDHYWZ+w8wWranFlZyvLCsY9BMQxLnVFRcK9r/fvQkIH5A11pZJwZ08LObvbzPM&#10;tL3xlq67UIgIYZ+hgjKEJpPS5yUZ9H3bEEfvZJ3BEKUrpHZ4i3BTy2GSpNJgxXGhxIa+SsrPu4tR&#10;kIbxZr09tOfR4efvsv5YutWJj0p1O+3nFESgNvyHX+2lVjBKB/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5IWfxQAAANwAAAAPAAAAAAAAAAAAAAAAAJgCAABkcnMv&#10;ZG93bnJldi54bWxQSwUGAAAAAAQABAD1AAAAigMAAAAA&#10;" fillcolor="#ac9ec4" stroked="f"/>
                  <v:rect id="Rectangle 366" o:spid="_x0000_s1384" style="position:absolute;left:5985;top:1019;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pcqcQA&#10;AADcAAAADwAAAGRycy9kb3ducmV2LnhtbESPQWvCQBSE70L/w/IKvelGC0Giq0i0VBAEbW17fGRf&#10;k+Du25BdNf57VxA8DjPzDTOdd9aIM7W+dqxgOEhAEBdO11wq+P766I9B+ICs0TgmBVfyMJ+99KaY&#10;aXfhHZ33oRQRwj5DBVUITSalLyqy6AeuIY7ev2sthijbUuoWLxFujRwlSSot1hwXKmwor6g47k9W&#10;wV+XHlbM9e9m+zOk8fXT5MvcKPX22i0mIAJ14Rl+tNdawXs6gvuZeAT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XKnEAAAA3AAAAA8AAAAAAAAAAAAAAAAAmAIAAGRycy9k&#10;b3ducmV2LnhtbFBLBQYAAAAABAAEAPUAAACJAwAAAAA=&#10;" fillcolor="#ac9dc4" stroked="f"/>
                  <v:rect id="Rectangle 367" o:spid="_x0000_s1385" style="position:absolute;left:5985;top:1028;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E5sUA&#10;AADcAAAADwAAAGRycy9kb3ducmV2LnhtbESPUWvCQBCE3wX/w7GFvplLGxQbPYO0FIp90dgfsObW&#10;JJjbC7lrkubX9woFH4fZ+WZnm42mET11rras4CmKQRAXVtdcKvg6vy/WIJxH1thYJgU/5CDbzWdb&#10;TLUd+ER97ksRIOxSVFB536ZSuqIigy6yLXHwrrYz6IPsSqk7HALcNPI5jlfSYM2hocKWXisqbvm3&#10;CW/Q5wu/UTn5Q365TMlxeR3jVqnHh3G/AeFp9Pfj//SHVpCsEvgbEwg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TmxQAAANwAAAAPAAAAAAAAAAAAAAAAAJgCAABkcnMv&#10;ZG93bnJldi54bWxQSwUGAAAAAAQABAD1AAAAigMAAAAA&#10;" fillcolor="#ab9dc4" stroked="f"/>
                  <v:rect id="Rectangle 368" o:spid="_x0000_s1386" style="position:absolute;left:5985;top:103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g+sMA&#10;AADcAAAADwAAAGRycy9kb3ducmV2LnhtbESPQYvCMBSE74L/IbwFb5qsKyJdo4jiIoigVXCPj+bZ&#10;FpuX0kSt/94sLHgcZuYbZjpvbSXu1PjSsYbPgQJBnDlTcq7hdFz3JyB8QDZYOSYNT/Iwn3U7U0yM&#10;e/CB7mnIRYSwT1BDEUKdSOmzgiz6gauJo3dxjcUQZZNL0+Ajwm0lh0qNpcWS40KBNS0Lyq7pzWrY&#10;7ZRcl8rut/RcnX/PPydcjq5a9z7axTeIQG14h//bG6PhazyCvzPx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5g+sMAAADcAAAADwAAAAAAAAAAAAAAAACYAgAAZHJzL2Rv&#10;d25yZXYueG1sUEsFBgAAAAAEAAQA9QAAAIgDAAAAAA==&#10;" fillcolor="#ab9dc3" stroked="f"/>
                  <v:rect id="Rectangle 369" o:spid="_x0000_s1387" style="position:absolute;left:5985;top:1064;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tym8YA&#10;AADcAAAADwAAAGRycy9kb3ducmV2LnhtbESPQWvCQBSE7wX/w/KE3pqNlYaQugaRCoKUok0P3h7Z&#10;ZxKafRuzq0n767sFweMwM98wi3w0rbhS7xrLCmZRDIK4tLrhSkHxuXlKQTiPrLG1TAp+yEG+nDws&#10;MNN24D1dD74SAcIuQwW1910mpStrMugi2xEH72R7gz7IvpK6xyHATSuf4ziRBhsOCzV2tK6p/D5c&#10;jIKP9/jrfMLWvB1NVSS/u3J35FSpx+m4egXhafT38K291QrmyQv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tym8YAAADcAAAADwAAAAAAAAAAAAAAAACYAgAAZHJz&#10;L2Rvd25yZXYueG1sUEsFBgAAAAAEAAQA9QAAAIsDAAAAAA==&#10;" fillcolor="#ab9cc3" stroked="f"/>
                  <v:rect id="Rectangle 370" o:spid="_x0000_s1388" style="position:absolute;left:5985;top:1092;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v+SMcA&#10;AADcAAAADwAAAGRycy9kb3ducmV2LnhtbESPQWvCQBSE74X+h+UVeil10wppiK5SChYPHmzsocdH&#10;9pmEZt9usxtd/fWuUPA4zMw3zHwZTS8ONPjOsoKXSQaCuLa640bB9271XIDwAVljb5kUnMjDcnF/&#10;N8dS2yN/0aEKjUgQ9iUqaENwpZS+bsmgn1hHnLy9HQyGJIdG6gGPCW56+ZpluTTYcVpo0dFHS/Vv&#10;NRoFRRWLztnC7Z7Om/j2uR1Xfz+jUo8P8X0GIlAMt/B/e60VTPMcrmfSEZC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b/kjHAAAA3AAAAA8AAAAAAAAAAAAAAAAAmAIAAGRy&#10;cy9kb3ducmV2LnhtbFBLBQYAAAAABAAEAPUAAACMAwAAAAA=&#10;" fillcolor="#aa9cc3" stroked="f"/>
                  <v:rect id="Rectangle 371" o:spid="_x0000_s1389" style="position:absolute;left:5985;top:1119;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QqsMA&#10;AADcAAAADwAAAGRycy9kb3ducmV2LnhtbESPQYvCMBSE74L/IbwFb5qqoEvXKEtB0JtVD+7tbfJs&#10;q81LaaLWf2+EhT0OM/MNs1h1thZ3an3lWMF4lIAg1s5UXCg4HtbDTxA+IBusHZOCJ3lYLfu9BabG&#10;PTin+z4UIkLYp6igDKFJpfS6JIt+5Bri6J1dazFE2RbStPiIcFvLSZLMpMWK40KJDWUl6ev+ZhX8&#10;bHcXnV0zXdgkH+ebX+KTuSk1+Oi+v0AE6sJ/+K+9MQqmszm8z8Qj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QqsMAAADcAAAADwAAAAAAAAAAAAAAAACYAgAAZHJzL2Rv&#10;d25yZXYueG1sUEsFBgAAAAAEAAQA9QAAAIgDAAAAAA==&#10;" fillcolor="#aa9bc3" stroked="f"/>
                  <v:rect id="Rectangle 372" o:spid="_x0000_s1390" style="position:absolute;left:5985;top:1128;width:93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C6rsAA&#10;AADcAAAADwAAAGRycy9kb3ducmV2LnhtbERPS4vCMBC+L/gfwgheFk11F5FqFFkQva6Pg7ehGdNi&#10;Z1KarK3/3hyEPX5879Wm51o9qA2VFwPTSQaKpPC2EmfgfNqNF6BCRLFYeyEDTwqwWQ8+Vphb38kv&#10;PY7RqRQiIUcDZYxNrnUoSmIME9+QJO7mW8aYYOu0bbFL4VzrWZbNNWMlqaHEhn5KKu7HPzZw8Qt9&#10;qvhQPPna7V3zfWH3OTVmNOy3S1CR+vgvfrsP1sDXPK1NZ9IR0O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xC6rsAAAADcAAAADwAAAAAAAAAAAAAAAACYAgAAZHJzL2Rvd25y&#10;ZXYueG1sUEsFBgAAAAAEAAQA9QAAAIUDAAAAAA==&#10;" fillcolor="#aa9bc2" stroked="f"/>
                  <v:rect id="Rectangle 373" o:spid="_x0000_s1391" style="position:absolute;left:5985;top:1165;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MmWsUA&#10;AADcAAAADwAAAGRycy9kb3ducmV2LnhtbESPT2sCMRTE70K/Q3iFXkrNWmGpq1EWQdBDD2rp+bl5&#10;7h83L0sSde2nN0LB4zAzv2Fmi9604kLO15YVjIYJCOLC6ppLBT/71ccXCB+QNbaWScGNPCzmL4MZ&#10;ZtpeeUuXXShFhLDPUEEVQpdJ6YuKDPqh7Yijd7TOYIjSlVI7vEa4aeVnkqTSYM1xocKOlhUVp93Z&#10;KPib8OHXLbtmkzfcpO/0fcqPWqm31z6fggjUh2f4v73WCsbpBB5n4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yZaxQAAANwAAAAPAAAAAAAAAAAAAAAAAJgCAABkcnMv&#10;ZG93bnJldi54bWxQSwUGAAAAAAQABAD1AAAAigMAAAAA&#10;" fillcolor="#a99bc2" stroked="f"/>
                  <v:rect id="Rectangle 374" o:spid="_x0000_s1392" style="position:absolute;left:5985;top:1192;width:938;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GKE8IA&#10;AADcAAAADwAAAGRycy9kb3ducmV2LnhtbERPyWrDMBC9B/oPYgq9mEZ2C2lxogRjKBR6aeLQ82CN&#10;F2KNXEl13Hx9dAjk+Hj7ZjebQUzkfG9ZQbZMQRDXVvfcKjhWH8/vIHxA1jhYJgX/5GG3fVhsMNf2&#10;zHuaDqEVMYR9jgq6EMZcSl93ZNAv7UgcucY6gyFC10rt8BzDzSBf0nQlDfYcGzocqeyoPh3+jILL&#10;ftK2Svg3rb7bpC+Lr5+scUo9Pc7FGkSgOdzFN/enVvD6FufHM/EIyO0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4YoTwgAAANwAAAAPAAAAAAAAAAAAAAAAAJgCAABkcnMvZG93&#10;bnJldi54bWxQSwUGAAAAAAQABAD1AAAAhwMAAAAA&#10;" fillcolor="#a99ac2" stroked="f"/>
                  <v:rect id="Rectangle 375" o:spid="_x0000_s1393" style="position:absolute;left:5985;top:1246;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VSO8UA&#10;AADcAAAADwAAAGRycy9kb3ducmV2LnhtbESPS2vDMBCE74X+B7GFXkIiuyEP3CihBFyaHgJ5kPNi&#10;bS1TayUsJXb/fRUo9DjMzDfMajPYVtyoC41jBfkkA0FcOd1wreB8KsdLECEia2wdk4IfCrBZPz6s&#10;sNCu5wPdjrEWCcKhQAUmRl9IGSpDFsPEeeLkfbnOYkyyq6XusE9w28qXLJtLiw2nBYOetoaq7+PV&#10;KvC5npZ7bS6jXd87+/ne+llTKvX8NLy9gog0xP/wX/tDK5gucrifS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9VI7xQAAANwAAAAPAAAAAAAAAAAAAAAAAJgCAABkcnMv&#10;ZG93bnJldi54bWxQSwUGAAAAAAQABAD1AAAAigMAAAAA&#10;" fillcolor="#a99ac1" stroked="f"/>
                  <v:rect id="Rectangle 376" o:spid="_x0000_s1394" style="position:absolute;left:5985;top:1265;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WFP8cA&#10;AADcAAAADwAAAGRycy9kb3ducmV2LnhtbESP3WoCMRSE74W+QziF3mm2ilW2RpFCwSrUnxWxd8fk&#10;uLt0c7JsUt2+fVMQvBxm5htmMmttJS7U+NKxgudeAoJYO1NyrmCfvXfHIHxANlg5JgW/5GE2fehM&#10;MDXuylu67EIuIoR9igqKEOpUSq8Lsuh7riaO3tk1FkOUTS5Ng9cIt5XsJ8mLtFhyXCiwpreC9Pfu&#10;xyo4fh7mbrwarkanpf7SH+tsg0mm1NNjO38FEagN9/CtvTAKBqM+/J+JR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FhT/HAAAA3AAAAA8AAAAAAAAAAAAAAAAAmAIAAGRy&#10;cy9kb3ducmV2LnhtbFBLBQYAAAAABAAEAPUAAACMAwAAAAA=&#10;" fillcolor="#a89ac1" stroked="f"/>
                  <v:rect id="Rectangle 377" o:spid="_x0000_s1395" style="position:absolute;left:5985;top:1301;width:938;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REo8cA&#10;AADcAAAADwAAAGRycy9kb3ducmV2LnhtbESP3WoCMRSE7wu+QzgFb0Sz/lBla5RSsZSiUNc+wOnm&#10;uFncnKybqOvbN4LQy2FmvmHmy9ZW4kKNLx0rGA4SEMS50yUXCn726/4MhA/IGivHpOBGHpaLztMc&#10;U+2uvKNLFgoRIexTVGBCqFMpfW7Ioh+4mjh6B9dYDFE2hdQNXiPcVnKUJC/SYslxwWBN74byY3a2&#10;CibFx2pz7m1PX+aWZd+zthodfodKdZ/bt1cQgdrwH360P7WC8XQM9zPx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kRKPHAAAA3AAAAA8AAAAAAAAAAAAAAAAAmAIAAGRy&#10;cy9kb3ducmV2LnhtbFBLBQYAAAAABAAEAPUAAACMAwAAAAA=&#10;" fillcolor="#a899c1" stroked="f"/>
                  <v:rect id="Rectangle 378" o:spid="_x0000_s1396" style="position:absolute;left:5986;top:259;width:930;height:1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rUQ8UA&#10;AADcAAAADwAAAGRycy9kb3ducmV2LnhtbESPQWvCQBSE70L/w/IK3nRTW1tJ3UgVBA+9aFKKt0f2&#10;NQnJvg3ZbVz/fbcgeBxm5htmvQmmEyMNrrGs4GmegCAurW64UlDk+9kKhPPIGjvLpOBKDjbZw2SN&#10;qbYXPtJ48pWIEHYpKqi971MpXVmTQTe3PXH0fuxg0Ec5VFIPeIlw08lFkrxKgw3HhRp72tVUtqdf&#10;oyC0ZnvOi2WzC/L49Tk6nZffXqnpY/h4B+Ep+Hv41j5oBc9vL/B/Jh4B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mtRDxQAAANwAAAAPAAAAAAAAAAAAAAAAAJgCAABkcnMv&#10;ZG93bnJldi54bWxQSwUGAAAAAAQABAD1AAAAigMAAAAA&#10;" filled="f" strokecolor="#404040" strokeweight=".45pt">
                    <v:stroke joinstyle="round" endcap="round"/>
                  </v:rect>
                  <v:rect id="Rectangle 379" o:spid="_x0000_s1397" style="position:absolute;left:6251;top:417;width:413;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B6sIA&#10;AADcAAAADwAAAGRycy9kb3ducmV2LnhtbESP3WoCMRSE7wu+QziCdzWrUp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rgHqwgAAANwAAAAPAAAAAAAAAAAAAAAAAJgCAABkcnMvZG93&#10;bnJldi54bWxQSwUGAAAAAAQABAD1AAAAhwMAAAAA&#10;" filled="f" stroked="f">
                    <v:textbox style="mso-fit-shape-to-text:t" inset="0,0,0,0">
                      <w:txbxContent>
                        <w:p w:rsidR="001E7BFF" w:rsidRDefault="001E7BFF">
                          <w:r>
                            <w:rPr>
                              <w:rFonts w:ascii="Calibri" w:hAnsi="Calibri" w:cs="Calibri"/>
                              <w:color w:val="000000"/>
                            </w:rPr>
                            <w:t xml:space="preserve">Host </w:t>
                          </w:r>
                        </w:p>
                      </w:txbxContent>
                    </v:textbox>
                  </v:rect>
                  <v:rect id="Rectangle 380" o:spid="_x0000_s1398" style="position:absolute;left:6058;top:679;width:80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yfncIA&#10;AADcAAAADwAAAGRycy9kb3ducmV2LnhtbESPzYoCMRCE74LvEFrYm2ZUcGXWKCIIKl4c9wGaSc8P&#10;Jp0hyTqzb78RhD0WVfUVtdkN1ogn+dA6VjCfZSCIS6dbrhV834/TNYgQkTUax6TglwLstuPRBnPt&#10;er7Rs4i1SBAOOSpoYuxyKUPZkMUwcx1x8irnLcYkfS21xz7BrZGLLFtJiy2nhQY7OjRUPoofq0De&#10;i2O/LozP3GVRXc35dKvIKfUxGfZfICIN8T/8bp+0guXn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fJ+dwgAAANwAAAAPAAAAAAAAAAAAAAAAAJgCAABkcnMvZG93&#10;bnJldi54bWxQSwUGAAAAAAQABAD1AAAAhwMAAAAA&#10;" filled="f" stroked="f">
                    <v:textbox style="mso-fit-shape-to-text:t" inset="0,0,0,0">
                      <w:txbxContent>
                        <w:p w:rsidR="001E7BFF" w:rsidRDefault="001E7BFF">
                          <w:r>
                            <w:rPr>
                              <w:rFonts w:ascii="Calibri" w:hAnsi="Calibri" w:cs="Calibri"/>
                              <w:color w:val="000000"/>
                            </w:rPr>
                            <w:t xml:space="preserve">interface  </w:t>
                          </w:r>
                        </w:p>
                      </w:txbxContent>
                    </v:textbox>
                  </v:rect>
                  <v:rect id="Rectangle 381" o:spid="_x0000_s1399" style="position:absolute;left:6271;top:941;width:37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6BsIA&#10;AADcAAAADwAAAGRycy9kb3ducmV2LnhtbESPzYoCMRCE74LvEFrwphkVVpk1igiCLl4c9wGaSc8P&#10;Jp0hyTqzb28WhD0WVfUVtd0P1ogn+dA6VrCYZyCIS6dbrhV830+zDYgQkTUax6TglwLsd+PRFnPt&#10;er7Rs4i1SBAOOSpoYuxyKUPZkMUwdx1x8irnLcYkfS21xz7BrZHLLPuQFltOCw12dGyofBQ/VoG8&#10;F6d+Uxifua9ldTWX860ip9R0Mhw+QUQa4n/43T5rBav1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MDoGwgAAANwAAAAPAAAAAAAAAAAAAAAAAJgCAABkcnMvZG93&#10;bnJldi54bWxQSwUGAAAAAAQABAD1AAAAhwMAAAAA&#10;" filled="f" stroked="f">
                    <v:textbox style="mso-fit-shape-to-text:t" inset="0,0,0,0">
                      <w:txbxContent>
                        <w:p w:rsidR="001E7BFF" w:rsidRDefault="001E7BFF">
                          <w:r>
                            <w:rPr>
                              <w:rFonts w:ascii="Calibri" w:hAnsi="Calibri" w:cs="Calibri"/>
                              <w:color w:val="000000"/>
                            </w:rPr>
                            <w:t xml:space="preserve">vlan </w:t>
                          </w:r>
                        </w:p>
                      </w:txbxContent>
                    </v:textbox>
                  </v:rect>
                  <v:shape id="Picture 382" o:spid="_x0000_s1400" type="#_x0000_t75" style="position:absolute;left:7816;top:264;width:956;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hpVjCAAAA3AAAAA8AAABkcnMvZG93bnJldi54bWxET02LwjAQvS/4H8II3tZUZVetRhFB8CCC&#10;1Yu3sRnbYjOpTax1f705LHh8vO/5sjWlaKh2hWUFg34Egji1uuBMwem4+Z6AcB5ZY2mZFLzIwXLR&#10;+ZpjrO2TD9QkPhMhhF2MCnLvq1hKl+Zk0PVtRRy4q60N+gDrTOoanyHclHIYRb/SYMGhIceK1jml&#10;t+RhFByjQ3Px0yTbDXeD+zXZV+O/849SvW67moHw1PqP+N+91QpG47A2nAlHQC7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oaVYwgAAANwAAAAPAAAAAAAAAAAAAAAAAJ8C&#10;AABkcnMvZG93bnJldi54bWxQSwUGAAAAAAQABAD3AAAAjgMAAAAA&#10;">
                    <v:imagedata r:id="rId97" o:title=""/>
                  </v:shape>
                  <v:shape id="Picture 383" o:spid="_x0000_s1401" type="#_x0000_t75" style="position:absolute;left:7816;top:264;width:956;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F1PPFAAAA3AAAAA8AAABkcnMvZG93bnJldi54bWxEj0FrwkAUhO8F/8PyBG91o0Jbo6uIIBQ8&#10;tI0Gr4/sMxvNvk2zq4n/vlso9DjMzDfMct3bWtyp9ZVjBZNxAoK4cLriUsHxsHt+A+EDssbaMSl4&#10;kIf1avC0xFS7jr/onoVSRAj7FBWYEJpUSl8YsujHriGO3tm1FkOUbSl1i12E21pOk+RFWqw4Lhhs&#10;aGuouGY3qyD/eBjcdftLk/eH7ffnKcsn80qp0bDfLEAE6sN/+K/9rhXMXufweyYeAbn6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xdTzxQAAANwAAAAPAAAAAAAAAAAAAAAA&#10;AJ8CAABkcnMvZG93bnJldi54bWxQSwUGAAAAAAQABAD3AAAAkQMAAAAA&#10;">
                    <v:imagedata r:id="rId98" o:title=""/>
                  </v:shape>
                  <v:rect id="Rectangle 384" o:spid="_x0000_s1402" style="position:absolute;left:7806;top:255;width:939;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WYF8MA&#10;AADcAAAADwAAAGRycy9kb3ducmV2LnhtbERPy2oCMRTdF/yHcAU3RTOtVGQ0yiAUZqHQquj2Mrnz&#10;wMnNkKTjtF/fLASXh/NebwfTip6cbywreJslIIgLqxuuFJxPn9MlCB+QNbaWScEvedhuRi9rTLW9&#10;8zf1x1CJGMI+RQV1CF0qpS9qMuhntiOOXGmdwRChq6R2eI/hppXvSbKQBhuODTV2tKupuB1/jIKv&#10;wz7/Ky+JuTlb9sXHNbvkr5lSk/GQrUAEGsJT/HDnWsF8GefHM/EI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WYF8MAAADcAAAADwAAAAAAAAAAAAAAAACYAgAAZHJzL2Rv&#10;d25yZXYueG1sUEsFBgAAAAAEAAQA9QAAAIgDAAAAAA==&#10;" fillcolor="#b8accd" stroked="f"/>
                  <v:rect id="Rectangle 385" o:spid="_x0000_s1403" style="position:absolute;left:7806;top:355;width:939;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oe3cYA&#10;AADcAAAADwAAAGRycy9kb3ducmV2LnhtbESPQWvCQBSE74X+h+UVeqsbK9QQXcVaCgWLoFHB2yP7&#10;TNZm36bZVdN/7xYEj8PMfMOMp52txZlabxwr6PcSEMSF04ZLBZv88yUF4QOyxtoxKfgjD9PJ48MY&#10;M+0uvKLzOpQiQthnqKAKocmk9EVFFn3PNcTRO7jWYoiyLaVu8RLhtpavSfImLRqOCxU2NK+o+Fmf&#10;rIL34XbnP4bHPJjv37lZpvvjYtAo9fzUzUYgAnXhHr61v7SCQdqH/zPxCMjJ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oe3cYAAADcAAAADwAAAAAAAAAAAAAAAACYAgAAZHJz&#10;L2Rvd25yZXYueG1sUEsFBgAAAAAEAAQA9QAAAIsDAAAAAA==&#10;" fillcolor="#b7abcd" stroked="f"/>
                  <v:rect id="Rectangle 386" o:spid="_x0000_s1404" style="position:absolute;left:7806;top:391;width:939;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zRcUA&#10;AADcAAAADwAAAGRycy9kb3ducmV2LnhtbESPT2vCQBTE7wW/w/IEL6IbLZQQXUWFYg9F6p+D3h7Z&#10;ZxLNvk2z2xi/vSsUPA4z8xtmOm9NKRqqXWFZwWgYgSBOrS44U3DYfw5iEM4jaywtk4I7OZjPOm9T&#10;TLS98Zaanc9EgLBLUEHufZVI6dKcDLqhrYiDd7a1QR9knUld4y3ATSnHUfQhDRYcFnKsaJVTet39&#10;GQW8uSxPhuKf5rQeYf/byN/+USrV67aLCQhPrX+F/9tfWsF7PIbnmX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QnNFxQAAANwAAAAPAAAAAAAAAAAAAAAAAJgCAABkcnMv&#10;ZG93bnJldi54bWxQSwUGAAAAAAQABAD1AAAAigMAAAAA&#10;" fillcolor="#b7abcc" stroked="f"/>
                  <v:rect id="Rectangle 387" o:spid="_x0000_s1405" style="position:absolute;left:7806;top:473;width:93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NDwcIA&#10;AADcAAAADwAAAGRycy9kb3ducmV2LnhtbESP0YrCMBRE3xf8h3AF39bUFhatRhFREESWrX7Apbm2&#10;xeamJlHr35uFhX0cZuYMs1j1phUPcr6xrGAyTkAQl1Y3XCk4n3afUxA+IGtsLZOCF3lYLQcfC8y1&#10;ffIPPYpQiQhhn6OCOoQul9KXNRn0Y9sRR+9incEQpaukdviMcNPKNEm+pMGG40KNHW1qKq/F3Sjw&#10;37v+sD1m6S24md1k2zI9o1dqNOzXcxCB+vAf/mvvtYJsmsHvmXgE5P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40PBwgAAANwAAAAPAAAAAAAAAAAAAAAAAJgCAABkcnMvZG93&#10;bnJldi54bWxQSwUGAAAAAAQABAD1AAAAhwMAAAAA&#10;" fillcolor="#b7aacc" stroked="f"/>
                  <v:rect id="Rectangle 388" o:spid="_x0000_s1406" style="position:absolute;left:7806;top:482;width:939;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JwmMcA&#10;AADcAAAADwAAAGRycy9kb3ducmV2LnhtbESPT0vDQBTE74LfYXlCL9K+tIqEtNtSaxUp5tA/l94e&#10;2WcSmn0bs9s2fntXEDwOM/MbZrbobaMu3PnaiYbxKAHFUjhTS6nhsH8dpqB8IDHUOGEN3+xhMb+9&#10;mVFm3FW2fNmFUkWI+Iw0VCG0GaIvKrbkR65lid6n6yyFKLsSTUfXCLcNTpLkCS3VEhcqanlVcXHa&#10;na2GU/O8zN/wiOH+a7Me5y8fuMpTrQd3/XIKKnAf/sN/7Xej4SF9hN8z8Qjg/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icJjHAAAA3AAAAA8AAAAAAAAAAAAAAAAAmAIAAGRy&#10;cy9kb3ducmV2LnhtbFBLBQYAAAAABAAEAPUAAACMAwAAAAA=&#10;" fillcolor="#b6aacc" stroked="f"/>
                  <v:rect id="Rectangle 389" o:spid="_x0000_s1407" style="position:absolute;left:7806;top:528;width:93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cIA&#10;AADcAAAADwAAAGRycy9kb3ducmV2LnhtbESPzWrDMBCE74W8g9hAb42UlgbjRDZpodTX/N0Xa2Ob&#10;WCvHUiO3Tx8VCj0OM/MNsykn24sbjb5zrGG5UCCIa2c6bjQcDx9PGQgfkA32jknDN3koi9nDBnPj&#10;Iu/otg+NSBD2OWpoQxhyKX3dkkW/cANx8s5utBiSHBtpRowJbnv5rNRKWuw4LbQ40HtL9WX/ZTWc&#10;7OoY1YHjW+8Uxs9r9XPOKq0f59N2DSLQFP7Df+3KaHjJXuH3TDoCs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q7/9wgAAANwAAAAPAAAAAAAAAAAAAAAAAJgCAABkcnMvZG93&#10;bnJldi54bWxQSwUGAAAAAAQABAD1AAAAhwMAAAAA&#10;" fillcolor="#b6aacb" stroked="f"/>
                  <v:rect id="Rectangle 390" o:spid="_x0000_s1408" style="position:absolute;left:7806;top:537;width:93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dSesQA&#10;AADcAAAADwAAAGRycy9kb3ducmV2LnhtbESPUWvCMBSF3wf+h3CFvc1UN0SqUURQN9jDrP6A2+aa&#10;Fpub0kTT/ftlMNjj4ZzzHc5qM9hWPKj3jWMF00kGgrhyumGj4HLevyxA+ICssXVMCr7Jw2Y9elph&#10;rl3kEz2KYESCsM9RQR1Cl0vpq5os+onriJN3db3FkGRvpO4xJrht5SzL5tJiw2mhxo52NVW34m4V&#10;cPzQ3fTzUITSbN+aY2nK+BWVeh4P2yWIQEP4D/+137WC18Ucfs+k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3UnrEAAAA3AAAAA8AAAAAAAAAAAAAAAAAmAIAAGRycy9k&#10;b3ducmV2LnhtbFBLBQYAAAAABAAEAPUAAACJAwAAAAA=&#10;" fillcolor="#b6a9cb" stroked="f"/>
                  <v:rect id="Rectangle 391" o:spid="_x0000_s1409" style="position:absolute;left:7806;top:555;width:939;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kvtsYA&#10;AADcAAAADwAAAGRycy9kb3ducmV2LnhtbESPT2sCMRTE74V+h/AKvdVsLVhZjeKfCiL0oLaen8lz&#10;d+3mZd2k7vrtjSB4HGbmN8xw3NpSnKn2hWMF750EBLF2puBMwc928dYH4QOywdIxKbiQh/Ho+WmI&#10;qXENr+m8CZmIEPYpKshDqFIpvc7Jou+4ijh6B1dbDFHWmTQ1NhFuS9lNkp60WHBcyLGiWU76b/Nv&#10;FXxtT810t5qu5sX+8n2cLPTvIWilXl/ayQBEoDY8wvf20ij46H/C7Uw8AnJ0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kvtsYAAADcAAAADwAAAAAAAAAAAAAAAACYAgAAZHJz&#10;L2Rvd25yZXYueG1sUEsFBgAAAAAEAAQA9QAAAIsDAAAAAA==&#10;" fillcolor="#b5a9cb" stroked="f"/>
                  <v:rect id="Rectangle 392" o:spid="_x0000_s1410" style="position:absolute;left:7806;top:591;width:939;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VfVcEA&#10;AADcAAAADwAAAGRycy9kb3ducmV2LnhtbERPzYrCMBC+C75DmAUvoqm74ko1ii5bEQVh1QcYmrEt&#10;20xKE9v69uYgePz4/pfrzpSiodoVlhVMxhEI4tTqgjMF10symoNwHlljaZkUPMjBetXvLTHWtuU/&#10;as4+EyGEXYwKcu+rWEqX5mTQjW1FHLibrQ36AOtM6hrbEG5K+RlFM2mw4NCQY0U/OaX/57tRMG3a&#10;5HbSPtl+H38PB4s03B1PSg0+us0ChKfOv8Uv914r+JqHteFMOAJ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1X1XBAAAA3AAAAA8AAAAAAAAAAAAAAAAAmAIAAGRycy9kb3du&#10;cmV2LnhtbFBLBQYAAAAABAAEAPUAAACGAwAAAAA=&#10;" fillcolor="#b5a8cb" stroked="f"/>
                  <v:rect id="Rectangle 393" o:spid="_x0000_s1411" style="position:absolute;left:7806;top:610;width:93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W4+MYA&#10;AADcAAAADwAAAGRycy9kb3ducmV2LnhtbESPT2vCQBTE7wW/w/IEb3VjxaIxq7QVwZYKGr14e2Rf&#10;/mD2bciumvrp3UKhx2FmfsMky87U4kqtqywrGA0jEMSZ1RUXCo6H9fMUhPPIGmvLpOCHHCwXvacE&#10;Y21vvKdr6gsRIOxiVFB638RSuqwkg25oG+Lg5bY16INsC6lbvAW4qeVLFL1KgxWHhRIb+igpO6cX&#10;o+Db0u6e7w+rdLJ7/6LT5VMet41Sg373NgfhqfP/4b/2RisYT2fweyYc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W4+MYAAADcAAAADwAAAAAAAAAAAAAAAACYAgAAZHJz&#10;L2Rvd25yZXYueG1sUEsFBgAAAAAEAAQA9QAAAIsDAAAAAA==&#10;" fillcolor="#b5a8ca" stroked="f"/>
                  <v:rect id="Rectangle 394" o:spid="_x0000_s1412" style="position:absolute;left:7806;top:619;width:93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YglcMA&#10;AADcAAAADwAAAGRycy9kb3ducmV2LnhtbERPXWvCMBR9H/gfwhX2tqZuKrMzirjJBJWhlT1fmmtT&#10;bG5Kk2n11y8Pgz0ezvd03tlaXKj1lWMFgyQFQVw4XXGp4Jivnl5B+ICssXZMCm7kYT7rPUwx0+7K&#10;e7ocQiliCPsMFZgQmkxKXxiy6BPXEEfu5FqLIcK2lLrFawy3tXxO07G0WHFsMNjQ0lBxPvxYBfev&#10;vPzYTb7XZlR88mi4ydPt8l2px363eAMRqAv/4j/3Wit4mcT58Uw8An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YglcMAAADcAAAADwAAAAAAAAAAAAAAAACYAgAAZHJzL2Rv&#10;d25yZXYueG1sUEsFBgAAAAAEAAQA9QAAAIgDAAAAAA==&#10;" fillcolor="#b4a8ca" stroked="f"/>
                  <v:rect id="Rectangle 395" o:spid="_x0000_s1413" style="position:absolute;left:7806;top:637;width:939;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MURsYA&#10;AADcAAAADwAAAGRycy9kb3ducmV2LnhtbESPT2sCMRTE7wW/Q3hCbzWrxVa3RqmCIOrB+gc9Pjav&#10;u0uTl2UT3fXbm0Khx2FmfsNMZq014ka1Lx0r6PcSEMSZ0yXnCo6H5csIhA/IGo1jUnAnD7Np52mC&#10;qXYNf9FtH3IRIexTVFCEUKVS+qwgi77nKuLofbvaYoiyzqWusYlwa+QgSd6kxZLjQoEVLQrKfvZX&#10;qyA0w/xsN9q8n6rd/LIeZUbPt0o9d9vPDxCB2vAf/muvtILXcR9+z8Qj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MURsYAAADcAAAADwAAAAAAAAAAAAAAAACYAgAAZHJz&#10;L2Rvd25yZXYueG1sUEsFBgAAAAAEAAQA9QAAAIsDAAAAAA==&#10;" fillcolor="#b4a7ca" stroked="f"/>
                  <v:rect id="Rectangle 396" o:spid="_x0000_s1414" style="position:absolute;left:7806;top:673;width:93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TVs8UA&#10;AADcAAAADwAAAGRycy9kb3ducmV2LnhtbESPQWvCQBSE70L/w/IK3nTTCFVTVymBgiAVjKW9PrKv&#10;ydbs25BdNfrrXUHocZiZb5jFqreNOFHnjWMFL+MEBHHptOFKwdf+YzQD4QOyxsYxKbiQh9XyabDA&#10;TLsz7+hUhEpECPsMFdQhtJmUvqzJoh+7ljh6v66zGKLsKqk7PEe4bWSaJK/SouG4UGNLeU3loTha&#10;BdskpytNjZmGn+9iP5v/HTafV6WGz/37G4hAffgPP9prrWAyT+F+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lNWzxQAAANwAAAAPAAAAAAAAAAAAAAAAAJgCAABkcnMv&#10;ZG93bnJldi54bWxQSwUGAAAAAAQABAD1AAAAigMAAAAA&#10;" fillcolor="#b3a7c9" stroked="f"/>
                  <v:rect id="Rectangle 397" o:spid="_x0000_s1415" style="position:absolute;left:7806;top:682;width:939;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yIcQA&#10;AADcAAAADwAAAGRycy9kb3ducmV2LnhtbESPzarCMBSE9xd8h3AEd9dUBblWo4g/IC4UqwvdHZpj&#10;W2xOShO1vr0RLrgcZuYbZjJrTCkeVLvCsoJeNwJBnFpdcKbgdFz//oFwHlljaZkUvMjBbNr6mWCs&#10;7ZMP9Eh8JgKEXYwKcu+rWEqX5mTQdW1FHLyrrQ36IOtM6hqfAW5K2Y+ioTRYcFjIsaJFTuktuRsF&#10;cnRf7c60X97mzXb/2vnepdBrpTrtZj4G4anx3/B/e6MVDEYD+JwJR0B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PsiHEAAAA3AAAAA8AAAAAAAAAAAAAAAAAmAIAAGRycy9k&#10;b3ducmV2LnhtbFBLBQYAAAAABAAEAPUAAACJAwAAAAA=&#10;" fillcolor="#b3a6c9" stroked="f"/>
                  <v:rect id="Rectangle 398" o:spid="_x0000_s1416" style="position:absolute;left:7806;top:719;width:93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02wscA&#10;AADcAAAADwAAAGRycy9kb3ducmV2LnhtbESPT2vCQBTE74V+h+UVvNVNVWwbsxFpEb1UMXro8ZF9&#10;+WOzb0N21ein7wqFHoeZ+Q2TzHvTiDN1rras4GUYgSDOra65VHDYL5/fQDiPrLGxTAqu5GCePj4k&#10;GGt74R2dM1+KAGEXo4LK+zaW0uUVGXRD2xIHr7CdQR9kV0rd4SXATSNHUTSVBmsOCxW29FFR/pOd&#10;jAKZ3YrtZr07HW70tfo+Fp+vPtorNXjqFzMQnnr/H/5rr7WC8fsE7mfCEZD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NNsLHAAAA3AAAAA8AAAAAAAAAAAAAAAAAmAIAAGRy&#10;cy9kb3ducmV2LnhtbFBLBQYAAAAABAAEAPUAAACMAwAAAAA=&#10;" fillcolor="#b2a5c9" stroked="f"/>
                  <v:rect id="Rectangle 399" o:spid="_x0000_s1417" style="position:absolute;left:7806;top:737;width:93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x9NsYA&#10;AADcAAAADwAAAGRycy9kb3ducmV2LnhtbESPT2vCQBTE70K/w/IK3nTTxkYbXaVIBaH0EP+dH9nX&#10;JDb7NmS3Sfz2bqHQ4zAzv2FWm8HUoqPWVZYVPE0jEMS51RUXCk7H3WQBwnlkjbVlUnAjB5v1w2iF&#10;qbY9Z9QdfCEChF2KCkrvm1RKl5dk0E1tQxy8L9sa9EG2hdQt9gFuavkcRYk0WHFYKLGhbUn59+HH&#10;KJjPPs/Je3zbuav9iLIs7i+zrldq/Di8LUF4Gvx/+K+91wri1x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6x9NsYAAADcAAAADwAAAAAAAAAAAAAAAACYAgAAZHJz&#10;L2Rvd25yZXYueG1sUEsFBgAAAAAEAAQA9QAAAIsDAAAAAA==&#10;" fillcolor="#b2a5c8" stroked="f"/>
                  <v:rect id="Rectangle 400" o:spid="_x0000_s1418" style="position:absolute;left:7806;top:755;width:93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k42sIA&#10;AADcAAAADwAAAGRycy9kb3ducmV2LnhtbESPzarCMBSE9xd8h3CEu7um/qLVKCKILtxYxfWhObbF&#10;5qQ0ae19eyMILoeZ+YZZbTpTipZqV1hWMBxEIIhTqwvOFFwv+785COeRNZaWScE/Odisez8rjLV9&#10;8pnaxGciQNjFqCD3voqldGlOBt3AVsTBu9vaoA+yzqSu8RngppSjKJpJgwWHhRwr2uWUPpLGBMqx&#10;20+bUXYaPyYtnW/NYTiRB6V++912CcJT57/hT/uoFYwXM3ifCUdAr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6TjawgAAANwAAAAPAAAAAAAAAAAAAAAAAJgCAABkcnMvZG93&#10;bnJldi54bWxQSwUGAAAAAAQABAD1AAAAhwMAAAAA&#10;" fillcolor="#b1a5c8" stroked="f"/>
                  <v:rect id="Rectangle 401" o:spid="_x0000_s1419" style="position:absolute;left:7806;top:764;width:939;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lC9cUA&#10;AADcAAAADwAAAGRycy9kb3ducmV2LnhtbESPQWvCQBSE74L/YXmCl1I3Wmw1uoq0tGjBg9reH9ln&#10;Epp9G3bXJP57Vyh4HGbmG2a57kwlGnK+tKxgPEpAEGdWl5wr+Dl9Ps9A+ICssbJMCq7kYb3q95aY&#10;atvygZpjyEWEsE9RQRFCnUrps4IM+pGtiaN3ts5giNLlUjtsI9xUcpIkr9JgyXGhwJreC8r+jhej&#10;4HJ2zf63td3TdGe/Nvzhx9fvTKnhoNssQATqwiP8395qBS/zN7ifi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CUL1xQAAANwAAAAPAAAAAAAAAAAAAAAAAJgCAABkcnMv&#10;ZG93bnJldi54bWxQSwUGAAAAAAQABAD1AAAAigMAAAAA&#10;" fillcolor="#b1a4c8" stroked="f"/>
                  <v:rect id="Rectangle 402" o:spid="_x0000_s1420" style="position:absolute;left:7806;top:792;width:93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36xMAA&#10;AADcAAAADwAAAGRycy9kb3ducmV2LnhtbERPy4rCMBTdD/gP4QruNPWJVqM4A4MVRHwtXF6aa1ts&#10;bkqT0fr3ZiHM8nDei1VjSvGg2hWWFfR7EQji1OqCMwWX8293CsJ5ZI2lZVLwIgerZetrgbG2Tz7S&#10;4+QzEULYxagg976KpXRpTgZdz1bEgbvZ2qAPsM6krvEZwk0pB1E0kQYLDg05VvSTU3o//RkFEvl2&#10;PSTp6Js258N+vEu26+aqVKfdrOcgPDX+X/xxJ1rBcBbWhjPhCM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I36xMAAAADcAAAADwAAAAAAAAAAAAAAAACYAgAAZHJzL2Rvd25y&#10;ZXYueG1sUEsFBgAAAAAEAAQA9QAAAIUDAAAAAA==&#10;" fillcolor="#b1a4c7" stroked="f"/>
                  <v:rect id="Rectangle 403" o:spid="_x0000_s1421" style="position:absolute;left:7806;top:801;width:93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RezsUA&#10;AADcAAAADwAAAGRycy9kb3ducmV2LnhtbESPzWrDMBCE74G+g9hCLqGR80OpXSshCQRyaA5JS+lx&#10;sbaWqbUyluIob18VCjkOM/MNU66jbcVAvW8cK5hNMxDEldMN1wo+3vdPLyB8QNbYOiYFN/KwXj2M&#10;Siy0u/KJhnOoRYKwL1CBCaErpPSVIYt+6jri5H273mJIsq+l7vGa4LaV8yx7lhYbTgsGO9oZqn7O&#10;F6tgPnG7LwrDcrY0b59DtNsjx6jU+DFuXkEEiuEe/m8ftIJFnsPfmX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hF7OxQAAANwAAAAPAAAAAAAAAAAAAAAAAJgCAABkcnMv&#10;ZG93bnJldi54bWxQSwUGAAAAAAQABAD1AAAAigMAAAAA&#10;" fillcolor="#b1a3c7" stroked="f"/>
                  <v:rect id="Rectangle 404" o:spid="_x0000_s1422" style="position:absolute;left:7806;top:810;width:93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GDRsEA&#10;AADcAAAADwAAAGRycy9kb3ducmV2LnhtbERPy2oCMRTdF/yHcAV3NbEWaadGkVahO/EBobvL5Doz&#10;mNwMk1THvzcLweXhvOfL3jtxoS42gTVMxgoEcRlsw5WG42Hz+gEiJmSLLjBpuFGE5WLwMsfChivv&#10;6LJPlcghHAvUUKfUFlLGsiaPcRxa4sydQucxZdhV0nZ4zeHeyTelZtJjw7mhxpa+ayrP+3+vwbit&#10;OpzQmtXU/f1UR2PWu0+j9WjYr75AJOrTU/xw/1oN7yrPz2fyEZC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hg0bBAAAA3AAAAA8AAAAAAAAAAAAAAAAAmAIAAGRycy9kb3du&#10;cmV2LnhtbFBLBQYAAAAABAAEAPUAAACGAwAAAAA=&#10;" fillcolor="#b0a3c7" stroked="f"/>
                  <v:rect id="Rectangle 405" o:spid="_x0000_s1423" style="position:absolute;left:7806;top:828;width:93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pKL8UA&#10;AADcAAAADwAAAGRycy9kb3ducmV2LnhtbESPQWsCMRSE7wX/Q3iFXopmlVJ0a5RFEEoPRVfF63Pz&#10;utm6eQmbVLf/vhEKHoeZ+YaZL3vbigt1oXGsYDzKQBBXTjdcK9jv1sMpiBCRNbaOScEvBVguBg9z&#10;zLW78pYuZaxFgnDIUYGJ0edShsqQxTBynjh5X66zGJPsaqk7vCa4beUky16lxYbTgkFPK0PVufyx&#10;CgremO/Vxh9Phw+Ps7I4P08+90o9PfbFG4hIfbyH/9vvWsFLNobbmXQ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ekovxQAAANwAAAAPAAAAAAAAAAAAAAAAAJgCAABkcnMv&#10;ZG93bnJldi54bWxQSwUGAAAAAAQABAD1AAAAigMAAAAA&#10;" fillcolor="#b0a2c7" stroked="f"/>
                  <v:rect id="Rectangle 406" o:spid="_x0000_s1424" style="position:absolute;left:7806;top:846;width:93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f31cQA&#10;AADcAAAADwAAAGRycy9kb3ducmV2LnhtbESP0WrCQBRE3wv+w3IF3+omIlJSV5GqoH2QuvYDLtnb&#10;JCR7N2RXE/++Kwg+DjNzhlmuB9uIG3W+cqwgnSYgiHNnKi4U/F727x8gfEA22DgmBXfysF6N3paY&#10;GdfzmW46FCJC2GeooAyhzaT0eUkW/dS1xNH7c53FEGVXSNNhH+G2kbMkWUiLFceFElv6Kimv9dUq&#10;WJy+0/12d043x1pX80Otf7DXSk3Gw+YTRKAhvMLP9sEomCczeJy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X99XEAAAA3AAAAA8AAAAAAAAAAAAAAAAAmAIAAGRycy9k&#10;b3ducmV2LnhtbFBLBQYAAAAABAAEAPUAAACJAwAAAAA=&#10;" fillcolor="#afa2c6" stroked="f"/>
                  <v:rect id="Rectangle 407" o:spid="_x0000_s1425" style="position:absolute;left:7806;top:864;width:939;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qz68QA&#10;AADcAAAADwAAAGRycy9kb3ducmV2LnhtbESPXWvCMBSG7wf+h3CE3a2p+9BQjeIEYRdjYBW8PTTH&#10;ttqclCZq9u+XwWCXL+/Hw7tYRduJGw2+daxhkuUgiCtnWq41HPbbJwXCB2SDnWPS8E0eVsvRwwIL&#10;4+68o1sZapFG2BeooQmhL6T0VUMWfeZ64uSd3GAxJDnU0gx4T+O2k895PpUWW06EBnvaNFRdyqtN&#10;3MmX+nxTqu1i3FbH4+zcv9NZ68dxXM9BBIrhP/zX/jAaXvMX+D2Tjo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6s+vEAAAA3AAAAA8AAAAAAAAAAAAAAAAAmAIAAGRycy9k&#10;b3ducmV2LnhtbFBLBQYAAAAABAAEAPUAAACJAwAAAAA=&#10;" fillcolor="#afa1c6" stroked="f"/>
                </v:group>
                <v:group id="Group 609" o:spid="_x0000_s1426" style="position:absolute;left:17526;top:1644;width:38004;height:11411" coordorigin="2760,259" coordsize="5985,17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RP9vFAAAA3AAA&#10;AA8AAAAAAAAAAAAAAAAAqgIAAGRycy9kb3ducmV2LnhtbFBLBQYAAAAABAAEAPoAAACcAwAAAAA=&#10;">
                  <v:rect id="Rectangle 409" o:spid="_x0000_s1427" style="position:absolute;left:7806;top:883;width:93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jslMgA&#10;AADcAAAADwAAAGRycy9kb3ducmV2LnhtbESPT0sDMRTE74LfITyhF7FJ6x/K2rQUoaCIB6sHe3tu&#10;Xne3TV7WJNvd+umNIHgcZuY3zHw5OCuOFGLjWcNkrEAQl940XGl4f1tfzUDEhGzQeiYNJ4qwXJyf&#10;zbEwvudXOm5SJTKEY4Ea6pTaQspY1uQwjn1LnL2dDw5TlqGSJmCf4c7KqVJ30mHDeaHGlh5qKg+b&#10;zmnY7l8uT+uvp+vP76p7tp2a9OHDaj26GFb3IBIN6T/81340Gm7ULfyeyUdAL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KOyUyAAAANwAAAAPAAAAAAAAAAAAAAAAAJgCAABk&#10;cnMvZG93bnJldi54bWxQSwUGAAAAAAQABAD1AAAAjQMAAAAA&#10;" fillcolor="#aea1c6" stroked="f"/>
                  <v:rect id="Rectangle 410" o:spid="_x0000_s1428" style="position:absolute;left:7806;top:901;width:939;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VLncMA&#10;AADcAAAADwAAAGRycy9kb3ducmV2LnhtbESPT4vCMBTE7wv7HcJb8CJrsiIiXaOIKPRU/Lf3R/Ns&#10;yzYvtcm29dsbQdjjMDO/YZbrwdaio9ZXjjV8TRQI4tyZigsNl/P+cwHCB2SDtWPScCcP69X72xIT&#10;43o+UncKhYgQ9glqKENoEil9XpJFP3ENcfSurrUYomwLaVrsI9zWcqrUXFqsOC6U2NC2pPz39Gc1&#10;bOxe1akrdrfrIbuPMYxv6ifTevQxbL5BBBrCf/jVTo2GmZrD80w8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VLncMAAADcAAAADwAAAAAAAAAAAAAAAACYAgAAZHJzL2Rv&#10;d25yZXYueG1sUEsFBgAAAAAEAAQA9QAAAIgDAAAAAA==&#10;" fillcolor="#aea0c5" stroked="f"/>
                  <v:rect id="Rectangle 411" o:spid="_x0000_s1429" style="position:absolute;left:7806;top:937;width:93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CO/MUA&#10;AADcAAAADwAAAGRycy9kb3ducmV2LnhtbESPQYvCMBSE74L/ITzBm6aKrNI1igiCoAvaddnro3nb&#10;VpuX2kSt/nojLHgcZuYbZjpvTCmuVLvCsoJBPwJBnFpdcKbg8L3qTUA4j6yxtEwK7uRgPmu3phhr&#10;e+M9XROfiQBhF6OC3PsqltKlORl0fVsRB+/P1gZ9kHUmdY23ADelHEbRhzRYcFjIsaJlTukpuRgF&#10;eiV/H8lxN/LL8+7rJz1uNpftWKlup1l8gvDU+Hf4v73WCkbR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UI78xQAAANwAAAAPAAAAAAAAAAAAAAAAAJgCAABkcnMv&#10;ZG93bnJldi54bWxQSwUGAAAAAAQABAD1AAAAigMAAAAA&#10;" fillcolor="#ad9fc5" stroked="f"/>
                  <v:rect id="Rectangle 412" o:spid="_x0000_s1430" style="position:absolute;left:7806;top:964;width:939;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XCMIA&#10;AADcAAAADwAAAGRycy9kb3ducmV2LnhtbERPXWvCMBR9H/gfwhX2NpM6J1KNRcoGY7CBVXy+NNe2&#10;2NyUJtr23y8Pgz0ezvcuG20rHtT7xrGGZKFAEJfONFxpOJ8+XjYgfEA22DomDRN5yPazpx2mxg18&#10;pEcRKhFD2KeooQ6hS6X0ZU0W/cJ1xJG7ut5iiLCvpOlxiOG2lUul1tJiw7Ghxo7ymspbcbcawtfP&#10;+ylp8tdrdcdCtZfpbfWda/08Hw9bEIHG8C/+c38aDSsV18Yz8Qj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JhcIwgAAANwAAAAPAAAAAAAAAAAAAAAAAJgCAABkcnMvZG93&#10;bnJldi54bWxQSwUGAAAAAAQABAD1AAAAhwMAAAAA&#10;" fillcolor="#ad9fc4" stroked="f"/>
                  <v:rect id="Rectangle 413" o:spid="_x0000_s1431" style="position:absolute;left:7806;top:974;width:93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R/28YA&#10;AADcAAAADwAAAGRycy9kb3ducmV2LnhtbESPQWvCQBSE70L/w/IKXkQ3ihabukq1SnsJxVTw+si+&#10;ZkOzb2N2q/HfuwWhx2FmvmEWq87W4kytrxwrGI8SEMSF0xWXCg5fu+EchA/IGmvHpOBKHlbLh94C&#10;U+0uvKdzHkoRIexTVGBCaFIpfWHIoh+5hjh63661GKJsS6lbvES4reUkSZ6kxYrjgsGGNoaKn/zX&#10;Kph8mm1Ym0GWH+1p9nbtsvf9KVOq/9i9voAI1IX/8L39oRVMk2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R/28YAAADcAAAADwAAAAAAAAAAAAAAAACYAgAAZHJz&#10;L2Rvd25yZXYueG1sUEsFBgAAAAAEAAQA9QAAAIsDAAAAAA==&#10;" fillcolor="#ad9ec4" stroked="f"/>
                  <v:rect id="Rectangle 414" o:spid="_x0000_s1432" style="position:absolute;left:7806;top:983;width:939;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eHMMA&#10;AADcAAAADwAAAGRycy9kb3ducmV2LnhtbERPz2vCMBS+D/Y/hDfYZWjq5kQ60yKCzLlTq3h+a55t&#10;sXmpSdTuvzeHwY4f3+9FPphOXMn51rKCyTgBQVxZ3XKtYL9bj+YgfEDW2FkmBb/kIc8eHxaYanvj&#10;gq5lqEUMYZ+igiaEPpXSVw0Z9GPbE0fuaJ3BEKGrpXZ4i+Gmk69JMpMGW44NDfa0aqg6lRejYBbe&#10;v7fFYTi9HT7Pl+3Lxn0d+Uep56dh+QEi0BD+xX/ujVYwncT58Uw8AjK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SeHMMAAADcAAAADwAAAAAAAAAAAAAAAACYAgAAZHJzL2Rv&#10;d25yZXYueG1sUEsFBgAAAAAEAAQA9QAAAIgDAAAAAA==&#10;" fillcolor="#ac9ec4" stroked="f"/>
                  <v:rect id="Rectangle 415" o:spid="_x0000_s1433" style="position:absolute;left:7806;top:1019;width:93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8xsUA&#10;AADcAAAADwAAAGRycy9kb3ducmV2LnhtbESPzWrDMBCE74W8g9hAb43sUkJwIpvitLRQCOS3PS7W&#10;1jaRVsZSE+ftq0Agx2FmvmEWxWCNOFHvW8cK0kkCgrhyuuVawW77/jQD4QOyRuOYFFzIQ5GPHhaY&#10;aXfmNZ02oRYRwj5DBU0IXSalrxqy6CeuI47er+sthij7WuoezxFujXxOkqm02HJcaLCjsqHquPmz&#10;Cn6G6f6Nuf3+Wh1Sml0+TLksjVKP4+F1DiLQEO7hW/tTK3hJU7ieiUdA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VHzGxQAAANwAAAAPAAAAAAAAAAAAAAAAAJgCAABkcnMv&#10;ZG93bnJldi54bWxQSwUGAAAAAAQABAD1AAAAigMAAAAA&#10;" fillcolor="#ac9dc4" stroked="f"/>
                  <v:rect id="Rectangle 416" o:spid="_x0000_s1434" style="position:absolute;left:7806;top:1028;width:93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mfZcMA&#10;AADcAAAADwAAAGRycy9kb3ducmV2LnhtbESPUYvCMBCE34X7D2EPfLOpeh5ajXIoguiL9vwBa7O2&#10;5ZpNaaJWf/1FEHwcZuebndmiNZW4UuNKywr6UQyCOLO65FzB8XfdG4NwHlljZZkU3MnBYv7RmWGi&#10;7Y0PdE19LgKEXYIKCu/rREqXFWTQRbYmDt7ZNgZ9kE0udYO3ADeVHMTxtzRYcmgosKZlQdlfejHh&#10;DdpNeEX5w2/T0+kx3I/ObVwr1f1sf6YgPLX+ffxKb7SCr/4AnmMCAe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mfZcMAAADcAAAADwAAAAAAAAAAAAAAAACYAgAAZHJzL2Rv&#10;d25yZXYueG1sUEsFBgAAAAAEAAQA9QAAAIgDAAAAAA==&#10;" fillcolor="#ab9dc4" stroked="f"/>
                  <v:rect id="Rectangle 417" o:spid="_x0000_s1435" style="position:absolute;left:7806;top:1037;width:93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GlsMA&#10;AADcAAAADwAAAGRycy9kb3ducmV2LnhtbESPW4vCMBSE3xf8D+EIvq2JFxapRhFFEUTwBvp4aI5t&#10;sTkpTdT67zcLwj4OM/MNM5k1thRPqn3hWEOvq0AQp84UnGk4n1bfIxA+IBssHZOGN3mYTVtfE0yM&#10;e/GBnseQiQhhn6CGPIQqkdKnOVn0XVcRR+/maoshyjqTpsZXhNtS9pX6kRYLjgs5VrTIKb0fH1bD&#10;bqfkqlB2v6X38nK9rM+4GN617rSb+RhEoCb8hz/tjdEw7A3g70w8AnL6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tGlsMAAADcAAAADwAAAAAAAAAAAAAAAACYAgAAZHJzL2Rv&#10;d25yZXYueG1sUEsFBgAAAAAEAAQA9QAAAIgDAAAAAA==&#10;" fillcolor="#ab9dc3" stroked="f"/>
                  <v:rect id="Rectangle 418" o:spid="_x0000_s1436" style="position:absolute;left:7806;top:1064;width:939;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tpGMYA&#10;AADcAAAADwAAAGRycy9kb3ducmV2LnhtbESPT2vCQBTE74LfYXlCb2ZjEQlpVilioSAipvaQ2yP7&#10;8odm36bZrUY/vVso9DjMzG+YbDOaTlxocK1lBYsoBkFcWt1yreD88TZPQDiPrLGzTApu5GCznk4y&#10;TLW98okuua9FgLBLUUHjfZ9K6cqGDLrI9sTBq+xg0Ac51FIPeA1w08nnOF5Jgy2HhQZ72jZUfuU/&#10;RsHxEH9+V9iZXWHq8+q+L/cFJ0o9zcbXFxCeRv8f/mu/awXLxRJ+z4QjIN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tpGMYAAADcAAAADwAAAAAAAAAAAAAAAACYAgAAZHJz&#10;L2Rvd25yZXYueG1sUEsFBgAAAAAEAAQA9QAAAIsDAAAAAA==&#10;" fillcolor="#ab9cc3" stroked="f"/>
                  <v:rect id="Rectangle 419" o:spid="_x0000_s1437" style="position:absolute;left:7806;top:1092;width:93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XeJ8cA&#10;AADcAAAADwAAAGRycy9kb3ducmV2LnhtbESPQWsCMRSE74X+h/AEL1Kzim2XrVFEsHjooV176PGx&#10;ed1d3Lykm6ym/npTEHocZuYbZrmOphMn6n1rWcFsmoEgrqxuuVbwedg95CB8QNbYWSYFv+Rhvbq/&#10;W2Kh7Zk/6FSGWiQI+wIVNCG4QkpfNWTQT60jTt637Q2GJPta6h7PCW46Oc+yJ2mw5bTQoKNtQ9Wx&#10;HIyCvIx562zuDpPLW3x+fR92P1+DUuNR3LyACBTDf/jW3msFi9kj/J1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l3ifHAAAA3AAAAA8AAAAAAAAAAAAAAAAAmAIAAGRy&#10;cy9kb3ducmV2LnhtbFBLBQYAAAAABAAEAPUAAACMAwAAAAA=&#10;" fillcolor="#aa9cc3" stroked="f"/>
                  <v:rect id="Rectangle 420" o:spid="_x0000_s1438" style="position:absolute;left:7806;top:1119;width:93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4LKcQA&#10;AADcAAAADwAAAGRycy9kb3ducmV2LnhtbESPwWrDMBBE74X8g9hAb7XsUEJxrIRiCKS32u0huW2k&#10;je3GWhlLid2/rwqFHoeZecMUu9n24k6j7xwryJIUBLF2puNGwefH/ukFhA/IBnvHpOCbPOy2i4cC&#10;c+Mmruheh0ZECPscFbQhDLmUXrdk0SduII7exY0WQ5RjI82IU4TbXq7SdC0tdhwXWhyobElf65tV&#10;cHp7/9LltdSNTausOpyJj+am1ONyft2ACDSH//Bf+2AUPGdr+D0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uCynEAAAA3AAAAA8AAAAAAAAAAAAAAAAAmAIAAGRycy9k&#10;b3ducmV2LnhtbFBLBQYAAAAABAAEAPUAAACJAwAAAAA=&#10;" fillcolor="#aa9bc3" stroked="f"/>
                  <v:rect id="Rectangle 421" o:spid="_x0000_s1439" style="position:absolute;left:7806;top:1128;width:939;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OQxMMA&#10;AADcAAAADwAAAGRycy9kb3ducmV2LnhtbESPQWvCQBSE7wX/w/IEL0U3EbGSuooURK/VevD2yL5u&#10;gnlvQ3Zr4r/vFgoeh5n5hllvB27UnbpQezGQzzJQJKW3tTgDX+f9dAUqRBSLjRcy8KAA283oZY2F&#10;9b180v0UnUoQCQUaqGJsC61DWRFjmPmWJHnfvmOMSXZO2w77BOdGz7NsqRlrSQsVtvRRUXk7/bCB&#10;i1/pc83H8sHX/uDaxYXda27MZDzs3kFFGuIz/N8+WgOL/A3+zqQjo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iOQxMMAAADcAAAADwAAAAAAAAAAAAAAAACYAgAAZHJzL2Rv&#10;d25yZXYueG1sUEsFBgAAAAAEAAQA9QAAAIgDAAAAAA==&#10;" fillcolor="#aa9bc2" stroked="f"/>
                  <v:rect id="Rectangle 422" o:spid="_x0000_s1440" style="position:absolute;left:7806;top:1165;width:93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M92cEA&#10;AADcAAAADwAAAGRycy9kb3ducmV2LnhtbERPy4rCMBTdC/5DuMJsRFNFZKxGKcKAs3Dhg1lfm2sf&#10;NjclyWhnvt4sBJeH815tOtOIOzlfWVYwGScgiHOrKy4UnE9fo08QPiBrbCyTgj/ysFn3eytMtX3w&#10;ge7HUIgYwj5FBWUIbSqlz0sy6Me2JY7c1TqDIUJXSO3wEcNNI6dJMpcGK44NJba0LSm/HX+Ngv8F&#10;X37ctq2/s5rr+ZD2t+yqlfoYdNkSRKAuvMUv904rmE3i2ngmHgG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jPdnBAAAA3AAAAA8AAAAAAAAAAAAAAAAAmAIAAGRycy9kb3du&#10;cmV2LnhtbFBLBQYAAAAABAAEAPUAAACGAwAAAAA=&#10;" fillcolor="#a99bc2" stroked="f"/>
                  <v:rect id="Rectangle 423" o:spid="_x0000_s1441" style="position:absolute;left:7806;top:1192;width:939;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4LS8UA&#10;AADcAAAADwAAAGRycy9kb3ducmV2LnhtbESPQWvCQBSE7wX/w/IEL1I3kVJq6iaIUBC8VFM8P7LP&#10;JJh9G3e3Mfrru4VCj8PMfMOsi9F0YiDnW8sK0kUCgriyuuVawVf58fwGwgdkjZ1lUnAnD0U+eVpj&#10;pu2NDzQcQy0ihH2GCpoQ+kxKXzVk0C9sTxy9s3UGQ5SultrhLcJNJ5dJ8ioNthwXGuxp21B1OX4b&#10;BY/DoG0552tSftbzdrvZn9KzU2o2HTfvIAKN4T/8195pBS/pCn7PxCM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rgtLxQAAANwAAAAPAAAAAAAAAAAAAAAAAJgCAABkcnMv&#10;ZG93bnJldi54bWxQSwUGAAAAAAQABAD1AAAAigMAAAAA&#10;" fillcolor="#a99ac2" stroked="f"/>
                  <v:rect id="Rectangle 424" o:spid="_x0000_s1442" style="position:absolute;left:7806;top:1246;width:939;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AV2MEA&#10;AADcAAAADwAAAGRycy9kb3ducmV2LnhtbERPz2vCMBS+D/Y/hDfwMjRVN5FqlDGo6A6CTjw/mrem&#10;rHkJTbT1vzcHwePH93u57m0jrtSG2rGC8SgDQVw6XXOl4PRbDOcgQkTW2DgmBTcKsF69viwx167j&#10;A12PsRIphEOOCkyMPpcylIYshpHzxIn7c63FmGBbSd1il8JtIydZNpMWa04NBj19Gyr/jxerwI/1&#10;tNhrc37fdZ2zP5vGf9aFUoO3/msBIlIfn+KHe6sVfEzS/HQmHQG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gFdjBAAAA3AAAAA8AAAAAAAAAAAAAAAAAmAIAAGRycy9kb3du&#10;cmV2LnhtbFBLBQYAAAAABAAEAPUAAACGAwAAAAA=&#10;" fillcolor="#a99ac1" stroked="f"/>
                  <v:rect id="Rectangle 425" o:spid="_x0000_s1443" style="position:absolute;left:7806;top:1265;width:939;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75MMcA&#10;AADcAAAADwAAAGRycy9kb3ducmV2LnhtbESP3WoCMRSE74W+QzgF7zSrWCurUaQg2Ar1Z0X07jQ5&#10;3V26OVk2qW7fvikIvRxm5htmtmhtJa7U+NKxgkE/AUGsnSk5V3DMVr0JCB+QDVaOScEPeVjMHzoz&#10;TI278Z6uh5CLCGGfooIihDqV0uuCLPq+q4mj9+kaiyHKJpemwVuE20oOk2QsLZYcFwqs6aUg/XX4&#10;tgrO76elm2yeNs8fb/qiX7fZDpNMqe5ju5yCCNSG//C9vTYKRsMB/J2JR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O+TDHAAAA3AAAAA8AAAAAAAAAAAAAAAAAmAIAAGRy&#10;cy9kb3ducmV2LnhtbFBLBQYAAAAABAAEAPUAAACMAwAAAAA=&#10;" fillcolor="#a89ac1" stroked="f"/>
                  <v:rect id="Rectangle 426" o:spid="_x0000_s1444" style="position:absolute;left:7806;top:1301;width:939;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DQMYA&#10;AADcAAAADwAAAGRycy9kb3ducmV2LnhtbESP0WrCQBRE3wv9h+UW+iK6MRSR6CZIS0spFTT6Adfs&#10;NRvM3k2zq8a/7xaEPg4zZ4ZZFoNtxYV63zhWMJ0kIIgrpxuuFex37+M5CB+QNbaOScGNPBT548MS&#10;M+2uvKVLGWoRS9hnqMCE0GVS+sqQRT9xHXH0jq63GKLsa6l7vMZy28o0SWbSYsNxwWBHr4aqU3m2&#10;Cl7qj7fv82j982VuZbmZD216PEyVen4aVgsQgYbwH77TnzpyaQp/Z+IR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EDQMYAAADcAAAADwAAAAAAAAAAAAAAAACYAgAAZHJz&#10;L2Rvd25yZXYueG1sUEsFBgAAAAAEAAQA9QAAAIsDAAAAAA==&#10;" fillcolor="#a899c1" stroked="f"/>
                  <v:rect id="Rectangle 427" o:spid="_x0000_s1445" style="position:absolute;left:7806;top:259;width:930;height:1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quT8MA&#10;AADcAAAADwAAAGRycy9kb3ducmV2LnhtbESPT4vCMBTE78J+h/AWvGm6/mOpRlkFwYMXrcuyt0fz&#10;bIvNS2lijd/eCILHYWZ+wyxWwdSio9ZVlhV8DRMQxLnVFRcKTtl28A3CeWSNtWVScCcHq+VHb4Gp&#10;tjc+UHf0hYgQdikqKL1vUildXpJBN7QNcfTOtjXoo2wLqVu8Rbip5ShJZtJgxXGhxIY2JeWX49Uo&#10;CBez/s9O02oT5OF33zmd5X9eqf5n+JmD8BT8O/xq77SCyWgMzzPx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quT8MAAADcAAAADwAAAAAAAAAAAAAAAACYAgAAZHJzL2Rv&#10;d25yZXYueG1sUEsFBgAAAAAEAAQA9QAAAIgDAAAAAA==&#10;" filled="f" strokecolor="#404040" strokeweight=".45pt">
                    <v:stroke joinstyle="round" endcap="round"/>
                  </v:rect>
                  <v:rect id="Rectangle 428" o:spid="_x0000_s1446" style="position:absolute;left:8071;top:417;width:413;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tGCcEA&#10;AADcAAAADwAAAGRycy9kb3ducmV2LnhtbESP3YrCMBSE74V9h3CEvdPUIotUo4gguOKN1Qc4NKc/&#10;mJyUJGu7b28WhL0cZuYbZrMbrRFP8qFzrGAxz0AQV0533Ci4346zFYgQkTUax6TglwLsth+TDRba&#10;DXylZxkbkSAcClTQxtgXUoaqJYth7nri5NXOW4xJ+kZqj0OCWyPzLPuSFjtOCy32dGipepQ/VoG8&#10;lcdhVRqfuXNeX8z36VqTU+pzOu7XICKN8T/8bp+0gmW+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7RgnBAAAA3AAAAA8AAAAAAAAAAAAAAAAAmAIAAGRycy9kb3du&#10;cmV2LnhtbFBLBQYAAAAABAAEAPUAAACGAwAAAAA=&#10;" filled="f" stroked="f">
                    <v:textbox style="mso-fit-shape-to-text:t" inset="0,0,0,0">
                      <w:txbxContent>
                        <w:p w:rsidR="001E7BFF" w:rsidRDefault="001E7BFF">
                          <w:r>
                            <w:rPr>
                              <w:rFonts w:ascii="Calibri" w:hAnsi="Calibri" w:cs="Calibri"/>
                              <w:color w:val="000000"/>
                            </w:rPr>
                            <w:t xml:space="preserve">Host </w:t>
                          </w:r>
                        </w:p>
                      </w:txbxContent>
                    </v:textbox>
                  </v:rect>
                  <v:rect id="Rectangle 429" o:spid="_x0000_s1447" style="position:absolute;left:7878;top:679;width:80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fjksIA&#10;AADcAAAADwAAAGRycy9kb3ducmV2LnhtbESP3WoCMRSE7wXfIRzBO8262CKrUUQQbOmNqw9w2Jz9&#10;weRkSaK7ffumUOjlMDPfMLvDaI14kQ+dYwWrZQaCuHK640bB/XZebECEiKzROCYF3xTgsJ9Odlho&#10;N/CVXmVsRIJwKFBBG2NfSBmqliyGpeuJk1c7bzEm6RupPQ4Jbo3Ms+xdWuw4LbTY06ml6lE+rQJ5&#10;K8/DpjQ+c595/WU+LteanFLz2Xjcgog0xv/wX/uiFazz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t+OSwgAAANwAAAAPAAAAAAAAAAAAAAAAAJgCAABkcnMvZG93&#10;bnJldi54bWxQSwUGAAAAAAQABAD1AAAAhwMAAAAA&#10;" filled="f" stroked="f">
                    <v:textbox style="mso-fit-shape-to-text:t" inset="0,0,0,0">
                      <w:txbxContent>
                        <w:p w:rsidR="001E7BFF" w:rsidRDefault="001E7BFF">
                          <w:r>
                            <w:rPr>
                              <w:rFonts w:ascii="Calibri" w:hAnsi="Calibri" w:cs="Calibri"/>
                              <w:color w:val="000000"/>
                            </w:rPr>
                            <w:t xml:space="preserve">interface  </w:t>
                          </w:r>
                        </w:p>
                      </w:txbxContent>
                    </v:textbox>
                  </v:rect>
                  <v:rect id="Rectangle 430" o:spid="_x0000_s1448" style="position:absolute;left:8157;top:941;width:240;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95cEA&#10;AADcAAAADwAAAGRycy9kb3ducmV2LnhtbESP3YrCMBSE7xd8h3AWvFvTLSJSjbIsCCp7Y/UBDs3p&#10;DyYnJYm2vr1ZELwcZuYbZr0drRF38qFzrOB7loEgrpzuuFFwOe++liBCRNZoHJOCBwXYbiYfayy0&#10;G/hE9zI2IkE4FKigjbEvpAxVSxbDzPXEyaudtxiT9I3UHocEt0bmWbaQFjtOCy329NtSdS1vVoE8&#10;l7thWRqfuWNe/5nD/lSTU2r6Of6sQEQa4zv8au+1gnm+gP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lfeXBAAAA3AAAAA8AAAAAAAAAAAAAAAAAmAIAAGRycy9kb3du&#10;cmV2LnhtbFBLBQYAAAAABAAEAPUAAACGAwAAAAA=&#10;" filled="f" stroked="f">
                    <v:textbox style="mso-fit-shape-to-text:t" inset="0,0,0,0">
                      <w:txbxContent>
                        <w:p w:rsidR="001E7BFF" w:rsidRDefault="001E7BFF">
                          <w:r>
                            <w:rPr>
                              <w:rFonts w:ascii="Calibri" w:hAnsi="Calibri" w:cs="Calibri"/>
                              <w:b/>
                              <w:bCs/>
                              <w:color w:val="000000"/>
                            </w:rPr>
                            <w:t>FD</w:t>
                          </w:r>
                        </w:p>
                      </w:txbxContent>
                    </v:textbox>
                  </v:rect>
                  <v:shape id="Picture 431" o:spid="_x0000_s1449" type="#_x0000_t75" style="position:absolute;left:2778;top:591;width:957;height:1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pb/PEAAAA3AAAAA8AAABkcnMvZG93bnJldi54bWxEj0Frg0AUhO+F/oflFXKra0Ow0WYNbSHg&#10;JYcmKfT46r6o6L4Vd6Pm32cDhR6HmfmG2Wxn04mRBtdYVvASxSCIS6sbrhScjrvnNQjnkTV2lknB&#10;lRxs88eHDWbaTvxF48FXIkDYZaig9r7PpHRlTQZdZHvi4J3tYNAHOVRSDzgFuOnkMo4TabDhsFBj&#10;T581le3hYhT8fpdk8dz2+kcX+2JK0yT90Eotnub3NxCeZv8f/msXWsFq+Qr3M+EIyPw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jpb/PEAAAA3AAAAA8AAAAAAAAAAAAAAAAA&#10;nwIAAGRycy9kb3ducmV2LnhtbFBLBQYAAAAABAAEAPcAAACQAwAAAAA=&#10;">
                    <v:imagedata r:id="rId99" o:title=""/>
                  </v:shape>
                  <v:shape id="Picture 432" o:spid="_x0000_s1450" type="#_x0000_t75" style="position:absolute;left:2778;top:591;width:957;height:1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Q5OLBAAAA3AAAAA8AAABkcnMvZG93bnJldi54bWxET02LwjAQvS/4H8II3jRVdJVqFFEE9+CK&#10;VfA6NGNbbCa1iVr315uDsMfH+54tGlOKB9WusKyg34tAEKdWF5wpOB033QkI55E1lpZJwYscLOat&#10;rxnG2j75QI/EZyKEsItRQe59FUvp0pwMup6tiAN3sbVBH2CdSV3jM4SbUg6i6FsaLDg05FjRKqf0&#10;mtyNAh69/ppfMz7v9pSs18PbaJm4H6U67WY5BeGp8f/ij3urFQwHYW04E46AnL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uQ5OLBAAAA3AAAAA8AAAAAAAAAAAAAAAAAnwIA&#10;AGRycy9kb3ducmV2LnhtbFBLBQYAAAAABAAEAPcAAACNAwAAAAA=&#10;">
                    <v:imagedata r:id="rId100" o:title=""/>
                  </v:shape>
                  <v:rect id="Rectangle 433" o:spid="_x0000_s1451" style="position:absolute;left:2760;top:573;width:938;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j1ccA&#10;AADcAAAADwAAAGRycy9kb3ducmV2LnhtbESPS2vDMBCE74X8B7GBXEoiJ7QhdaMEEyj40ELzILku&#10;1vpBrJWRVMfpr68KhR6HmfmGWW8H04qenG8sK5jPEhDEhdUNVwpOx7fpCoQPyBpby6TgTh62m9HD&#10;GlNtb7yn/hAqESHsU1RQh9ClUvqiJoN+Zjvi6JXWGQxRukpqh7cIN61cJMlSGmw4LtTY0a6m4nr4&#10;Mgo+P97z7/KcmKuzZV88X7Jz/pgpNRkP2SuIQEP4D/+1c63gafECv2fiEZ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jo9XHAAAA3AAAAA8AAAAAAAAAAAAAAAAAmAIAAGRy&#10;cy9kb3ducmV2LnhtbFBLBQYAAAAABAAEAPUAAACMAwAAAAA=&#10;" fillcolor="#b8accd" stroked="f"/>
                  <v:rect id="Rectangle 434" o:spid="_x0000_s1452" style="position:absolute;left:2760;top:682;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O/xMQA&#10;AADcAAAADwAAAGRycy9kb3ducmV2LnhtbERPXWvCMBR9H/gfwhV8m+l0TKmmRR3CYEOYTsG3S3PX&#10;Rpubrsm0+/fLg+Dj4XzP887W4kKtN44VPA0TEMSF04ZLBV+79eMUhA/IGmvHpOCPPORZ72GOqXZX&#10;/qTLNpQihrBPUUEVQpNK6YuKLPqha4gj9+1aiyHCtpS6xWsMt7UcJcmLtGg4NlTY0Kqi4rz9tQqW&#10;k/3Bv05Ou2A+flZmMz2e3seNUoN+t5iBCNSFu/jmftMKnsdxfjwTj4D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zv8TEAAAA3AAAAA8AAAAAAAAAAAAAAAAAmAIAAGRycy9k&#10;b3ducmV2LnhtbFBLBQYAAAAABAAEAPUAAACJAwAAAAA=&#10;" fillcolor="#b7abcd" stroked="f"/>
                  <v:rect id="Rectangle 435" o:spid="_x0000_s1453" style="position:absolute;left:2760;top:710;width:938;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XpsMYA&#10;AADcAAAADwAAAGRycy9kb3ducmV2LnhtbESPQWvCQBSE7wX/w/IKXqRuUkUkzUa0UPQgoraHentk&#10;X5PU7Ns0u8b033cFocdhZr5h0kVvatFR6yrLCuJxBII4t7riQsHH+9vTHITzyBpry6TglxwsssFD&#10;iom2Vz5Qd/SFCBB2CSoovW8SKV1ekkE3tg1x8L5sa9AH2RZSt3gNcFPL5yiaSYMVh4USG3otKT8f&#10;L0YB775XJ0PzfXdaxzjaGvkz+pRKDR/75QsIT73/D9/bG61gOonhdiYc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XpsMYAAADcAAAADwAAAAAAAAAAAAAAAACYAgAAZHJz&#10;L2Rvd25yZXYueG1sUEsFBgAAAAAEAAQA9QAAAIsDAAAAAA==&#10;" fillcolor="#b7abcc" stroked="f"/>
                  <v:rect id="Rectangle 436" o:spid="_x0000_s1454" style="position:absolute;left:2760;top:792;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ri2MMA&#10;AADcAAAADwAAAGRycy9kb3ducmV2LnhtbESP3YrCMBSE7xd8h3AE79bUdhGtRhFREBYRfx7g0Bzb&#10;YnPSTbJa394IC3s5zMw3zHzZmUbcyfnasoLRMAFBXFhdc6ngct5+TkD4gKyxsUwKnuRhueh9zDHX&#10;9sFHup9CKSKEfY4KqhDaXEpfVGTQD21LHL2rdQZDlK6U2uEjwk0j0yQZS4M1x4UKW1pXVNxOv0aB&#10;P2y7780+S3+Cm9p1tinSC3qlBv1uNQMRqAv/4b/2Tiv4ylJ4n4lH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ri2MMAAADcAAAADwAAAAAAAAAAAAAAAACYAgAAZHJzL2Rv&#10;d25yZXYueG1sUEsFBgAAAAAEAAQA9QAAAIgDAAAAAA==&#10;" fillcolor="#b7aacc" stroked="f"/>
                  <v:rect id="Rectangle 437" o:spid="_x0000_s1455" style="position:absolute;left:2760;top:801;width:938;height: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7sbscA&#10;AADcAAAADwAAAGRycy9kb3ducmV2LnhtbESPQWvCQBSE70L/w/IKvZT6Yi0lRFexthURc6jtpbdH&#10;9pkEs2/T7Fbjv3cLBY/DzHzDTOe9bdSRO1870TAaJqBYCmdqKTV8fb4/pKB8IDHUOGENZ/Ywn90M&#10;ppQZd5IPPu5CqSJEfEYaqhDaDNEXFVvyQ9eyRG/vOkshyq5E09Epwm2Dj0nyjJZqiQsVtbysuDjs&#10;fq2GQ/OyyFf4jeH+Z/M2yl+3uMxTre9u+8UEVOA+XMP/7bXR8DQew9+ZeARwd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e7G7HAAAA3AAAAA8AAAAAAAAAAAAAAAAAmAIAAGRy&#10;cy9kb3ducmV2LnhtbFBLBQYAAAAABAAEAPUAAACMAwAAAAA=&#10;" fillcolor="#b6aacc" stroked="f"/>
                  <v:rect id="Rectangle 438" o:spid="_x0000_s1456" style="position:absolute;left:2760;top:846;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e5MIA&#10;AADcAAAADwAAAGRycy9kb3ducmV2LnhtbESPT2sCMRTE7wW/Q3hCbzWxishqFC2Ie/Xf/bF57i5u&#10;XtZNNNt++kYo9DjMzG+Y5bq3jXhS52vHGsYjBYK4cKbmUsP5tPuYg/AB2WDjmDR8k4f1avC2xMy4&#10;yAd6HkMpEoR9hhqqENpMSl9UZNGPXEucvKvrLIYku1KaDmOC20Z+KjWTFmtOCxW29FVRcTs+rIaL&#10;nZ2jOnHcNk5h3N/zn+s81/p92G8WIAL14T/8186NhulkCq8z6Qj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8h7kwgAAANwAAAAPAAAAAAAAAAAAAAAAAJgCAABkcnMvZG93&#10;bnJldi54bWxQSwUGAAAAAAQABAD1AAAAhwMAAAAA&#10;" fillcolor="#b6aacb" stroked="f"/>
                  <v:rect id="Rectangle 439" o:spid="_x0000_s1457" style="position:absolute;left:2760;top:855;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DIj8QA&#10;AADcAAAADwAAAGRycy9kb3ducmV2LnhtbESPzWrDMBCE74W+g9hCbo2cn5biRAmhkD/ooXX7AGtr&#10;I5taK2MpkfP2UaDQ4zAz3zDL9WBbcaHeN44VTMYZCOLK6YaNgp/v7fMbCB+QNbaOScGVPKxXjw9L&#10;zLWL/EWXIhiRIOxzVFCH0OVS+qomi37sOuLknVxvMSTZG6l7jAluWznNsldpseG0UGNH7zVVv8XZ&#10;KuB41N3kY1eE0mzmzb40ZfyMSo2ehs0CRKAh/If/2getYD57gfuZd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wyI/EAAAA3AAAAA8AAAAAAAAAAAAAAAAAmAIAAGRycy9k&#10;b3ducmV2LnhtbFBLBQYAAAAABAAEAPUAAACJAwAAAAA=&#10;" fillcolor="#b6a9cb" stroked="f"/>
                  <v:rect id="Rectangle 440" o:spid="_x0000_s1458" style="position:absolute;left:2760;top:883;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COr8YA&#10;AADcAAAADwAAAGRycy9kb3ducmV2LnhtbESPQWsCMRSE70L/Q3iF3jTbVkRWo2itIEIPauv5mTx3&#10;125e1k3qrv/eCAWPw8x8w4ynrS3FhWpfOFbw2ktAEGtnCs4UfO+W3SEIH5ANlo5JwZU8TCdPnTGm&#10;xjW8ocs2ZCJC2KeoIA+hSqX0OieLvucq4ugdXW0xRFln0tTYRLgt5VuSDKTFguNCjhV95KR/t39W&#10;wefu3Mz36/l6URyuX6fZUv8cg1bq5bmdjUAEasMj/N9eGQX99wHcz8QjIC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COr8YAAADcAAAADwAAAAAAAAAAAAAAAACYAgAAZHJz&#10;L2Rvd25yZXYueG1sUEsFBgAAAAAEAAQA9QAAAIsDAAAAAA==&#10;" fillcolor="#b5a9cb" stroked="f"/>
                  <v:rect id="Rectangle 441" o:spid="_x0000_s1459" style="position:absolute;left:2760;top:910;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pcQA&#10;AADcAAAADwAAAGRycy9kb3ducmV2LnhtbESP3WrCQBSE74W+w3IKvRHd2BaV6CoqpoiC4M8DHLLH&#10;JJg9G7Jrkr59Vyh4Ocx8M8x82ZlSNFS7wrKC0TACQZxaXXCm4HpJBlMQziNrLC2Tgl9ysFy89eYY&#10;a9vyiZqzz0QoYRejgtz7KpbSpTkZdENbEQfvZmuDPsg6k7rGNpSbUn5G0VgaLDgs5FjRJqf0fn4Y&#10;Bd9Nm9yO2ifryWG731uk/s/hqNTHe7eagfDU+Vf4n97pwH1N4Hk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z6XEAAAA3AAAAA8AAAAAAAAAAAAAAAAAmAIAAGRycy9k&#10;b3ducmV2LnhtbFBLBQYAAAAABAAEAPUAAACJAwAAAAA=&#10;" fillcolor="#b5a8cb" stroked="f"/>
                  <v:rect id="Rectangle 442" o:spid="_x0000_s1460" style="position:absolute;left:2760;top:928;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4cIA&#10;AADcAAAADwAAAGRycy9kb3ducmV2LnhtbERPy4rCMBTdD/gP4QruxtTHiFSj+EDQYQa0unF3aa5t&#10;sbkpTdTq15vFwCwP5z2dN6YUd6pdYVlBrxuBIE6tLjhTcDpuPscgnEfWWFomBU9yMJ+1PqYYa/vg&#10;A90Tn4kQwi5GBbn3VSylS3My6Lq2Ig7cxdYGfYB1JnWNjxBuStmPopE0WHBoyLGiVU7pNbkZBT+W&#10;9q/L4bhOvvbLbzrfdvL0WynVaTeLCQhPjf8X/7m3WsFwENaGM+EI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BnhwgAAANwAAAAPAAAAAAAAAAAAAAAAAJgCAABkcnMvZG93&#10;bnJldi54bWxQSwUGAAAAAAQABAD1AAAAhwMAAAAA&#10;" fillcolor="#b5a8ca" stroked="f"/>
                  <v:rect id="Rectangle 443" o:spid="_x0000_s1461" style="position:absolute;left:2760;top:93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AbV8cA&#10;AADcAAAADwAAAGRycy9kb3ducmV2LnhtbESP3WoCMRSE7wu+QziCdzVr/UFXoxTbotCK6IrXh81x&#10;s3RzsmxSXfv0TaHQy2FmvmEWq9ZW4kqNLx0rGPQTEMS50yUXCk7Z2+MUhA/IGivHpOBOHlbLzsMC&#10;U+1ufKDrMRQiQtinqMCEUKdS+tyQRd93NXH0Lq6xGKJsCqkbvEW4reRTkkykxZLjgsGa1obyz+OX&#10;VfC9z4rX3ey8NeN8w+PRe5Z8rF+U6nXb5zmIQG34D/+1t1rBaDiD3zPxCM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G1fHAAAA3AAAAA8AAAAAAAAAAAAAAAAAmAIAAGRy&#10;cy9kb3ducmV2LnhtbFBLBQYAAAAABAAEAPUAAACMAwAAAAA=&#10;" fillcolor="#b4a8ca" stroked="f"/>
                  <v:rect id="Rectangle 444" o:spid="_x0000_s1462" style="position:absolute;left:2760;top:964;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VQ/8MA&#10;AADcAAAADwAAAGRycy9kb3ducmV2LnhtbERPz2vCMBS+C/4P4Q28zXTinHRNRQVhbB6029Djo3lr&#10;i8lLaaLt/vvlMPD48f3OVoM14kadbxwreJomIIhLpxuuFHx97h6XIHxA1mgck4Jf8rDKx6MMU+16&#10;PtKtCJWIIexTVFCH0KZS+rImi37qWuLI/bjOYoiwq6TusI/h1shZkiykxYZjQ40tbWsqL8XVKgj9&#10;c3WyH9q8fLeHzfl9WRq92Ss1eRjWryACDeEu/ne/aQXzeZwfz8QjI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VQ/8MAAADcAAAADwAAAAAAAAAAAAAAAACYAgAAZHJzL2Rv&#10;d25yZXYueG1sUEsFBgAAAAAEAAQA9QAAAIgDAAAAAA==&#10;" fillcolor="#b4a7ca" stroked="f"/>
                  <v:rect id="Rectangle 445" o:spid="_x0000_s1463" style="position:absolute;left:2760;top:992;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7/cMYA&#10;AADcAAAADwAAAGRycy9kb3ducmV2LnhtbESPQWvCQBSE74X+h+UJvenGIlaiq9hSqe1FjYIeH9ln&#10;Njb7NmS3Jv77bkHocZiZb5jZorOVuFLjS8cKhoMEBHHudMmFgsN+1Z+A8AFZY+WYFNzIw2L++DDD&#10;VLuWd3TNQiEihH2KCkwIdSqlzw1Z9ANXE0fv7BqLIcqmkLrBNsJtJZ+TZCwtlhwXDNb0Zij/zn5s&#10;pGSfH2HV3sxle/zavJ/Wry/jS6fUU69bTkEE6sJ/+N5eawWj0RD+zsQj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27/cMYAAADcAAAADwAAAAAAAAAAAAAAAACYAgAAZHJz&#10;L2Rvd25yZXYueG1sUEsFBgAAAAAEAAQA9QAAAIsDAAAAAA==&#10;" fillcolor="#b3a7ca" stroked="f"/>
                  <v:rect id="Rectangle 446" o:spid="_x0000_s1464" style="position:absolute;left:2760;top:1001;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2mMUA&#10;AADcAAAADwAAAGRycy9kb3ducmV2LnhtbESPQWvCQBSE74L/YXlCb3UTkdJGVwlaofSgVD3o7ZF9&#10;JsHs25BdTfLvu4LgcZiZb5j5sjOVuFPjSssK4nEEgjizuuRcwfGwef8E4TyyxsoyKejJwXIxHMwx&#10;0bblP7rvfS4ChF2CCgrv60RKlxVk0I1tTRy8i20M+iCbXOoG2wA3lZxE0Yc0WHJYKLCmVUHZdX8z&#10;CuTX7Xt7ot36mna/u37r43OpN0q9jbp0BsJT51/hZ/tHK5hOJ/A4E4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CfaYxQAAANwAAAAPAAAAAAAAAAAAAAAAAJgCAABkcnMv&#10;ZG93bnJldi54bWxQSwUGAAAAAAQABAD1AAAAigMAAAAA&#10;" fillcolor="#b3a6c9" stroked="f"/>
                  <v:rect id="Rectangle 447" o:spid="_x0000_s1465" style="position:absolute;left:2760;top:103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5PlMUA&#10;AADcAAAADwAAAGRycy9kb3ducmV2LnhtbESPT2sCMRTE70K/Q3gFb5ptFVu2RikV0YuKq4ceH5u3&#10;f3Tzsmyirn56Iwgeh5n5DTOetqYSZ2pcaVnBRz8CQZxaXXKuYL+b975BOI+ssbJMCq7kYDp564wx&#10;1vbCWzonPhcBwi5GBYX3dSylSwsy6Pq2Jg5eZhuDPsgml7rBS4CbSn5G0UgaLDksFFjTX0HpMTkZ&#10;BTK5ZZv1cnva32i1+D9ksy8f7ZTqvre/PyA8tf4VfraXWsFwOIDHmXAE5O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rk+UxQAAANwAAAAPAAAAAAAAAAAAAAAAAJgCAABkcnMv&#10;ZG93bnJldi54bWxQSwUGAAAAAAQABAD1AAAAigMAAAAA&#10;" fillcolor="#b2a5c9" stroked="f"/>
                  <v:rect id="Rectangle 448" o:spid="_x0000_s1466" style="position:absolute;left:2760;top:1064;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o5j8UA&#10;AADcAAAADwAAAGRycy9kb3ducmV2LnhtbESPQWvCQBSE70L/w/IKvZmNutgSXUVEoVA8xLaeH9nX&#10;JDX7NmS3Sfz3bqHQ4zAz3zDr7Wgb0VPna8caZkkKgrhwpuZSw8f7cfoCwgdkg41j0nAjD9vNw2SN&#10;mXED59SfQykihH2GGqoQ2kxKX1Rk0SeuJY7el+sshii7UpoOhwi3jZyn6VJarDkuVNjSvqLiev6x&#10;Gp7V6XN5WNyO/tu9pXm+GC6qH7R+ehx3KxCBxvAf/mu/Gg1KKfg9E4+A3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KjmPxQAAANwAAAAPAAAAAAAAAAAAAAAAAJgCAABkcnMv&#10;ZG93bnJldi54bWxQSwUGAAAAAAQABAD1AAAAigMAAAAA&#10;" fillcolor="#b2a5c8" stroked="f"/>
                  <v:rect id="Rectangle 449" o:spid="_x0000_s1467" style="position:absolute;left:2760;top:1083;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2YO8QA&#10;AADcAAAADwAAAGRycy9kb3ducmV2LnhtbESPQWvCQBSE74L/YXkFL6VuFJWSuopYKlrwYNreH9ln&#10;Epp9G3bXJP57VxA8DjPzDbNc96YWLTlfWVYwGScgiHOrKy4U/P58vb2D8AFZY22ZFFzJw3o1HCwx&#10;1bbjE7VZKESEsE9RQRlCk0rp85IM+rFtiKN3ts5giNIVUjvsItzUcpokC2mw4rhQYkPbkvL/7GIU&#10;XM6uPf51tn+dH+xuw59+cv3OlRq99JsPEIH68Aw/2nutYDab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dmDvEAAAA3AAAAA8AAAAAAAAAAAAAAAAAmAIAAGRycy9k&#10;b3ducmV2LnhtbFBLBQYAAAAABAAEAPUAAACJAwAAAAA=&#10;" fillcolor="#b1a4c8" stroked="f"/>
                  <v:rect id="Rectangle 450" o:spid="_x0000_s1468" style="position:absolute;left:2760;top:1119;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ErnsMA&#10;AADcAAAADwAAAGRycy9kb3ducmV2LnhtbESPQWsCMRSE7wX/Q3iCl6JZZRFZjaJCwYM9VEU8PjbP&#10;zeLmZdmka/z3TaHQ4zAz3zCrTbSN6KnztWMF00kGgrh0uuZKweX8MV6A8AFZY+OYFLzIw2Y9eFth&#10;od2Tv6g/hUokCPsCFZgQ2kJKXxqy6CeuJU7e3XUWQ5JdJXWHzwS3jZxl2VxarDktGGxpb6h8nL6t&#10;gtm7298o9Pk0N8drH+3uk2NUajSM2yWIQDH8h//aB60gz+fweyYdAb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ErnsMAAADcAAAADwAAAAAAAAAAAAAAAACYAgAAZHJzL2Rv&#10;d25yZXYueG1sUEsFBgAAAAAEAAQA9QAAAIgDAAAAAA==&#10;" fillcolor="#b1a3c7" stroked="f"/>
                  <v:rect id="Rectangle 451" o:spid="_x0000_s1469" style="position:absolute;left:2760;top:1128;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Ki8sUA&#10;AADcAAAADwAAAGRycy9kb3ducmV2LnhtbESPW2sCMRSE3wv+h3CEvtWsF6quRhFtoW/FCwTfDpvj&#10;7mJysmyibv99Uyj4OMzMN8xy3Tkr7tSG2rOC4SADQVx4U3Op4HT8fJuBCBHZoPVMCn4owHrVe1li&#10;bvyD93Q/xFIkCIccFVQxNrmUoajIYRj4hjh5F986jEm2pTQtPhLcWTnKsnfpsOa0UGFD24qK6+Hm&#10;FGj7nR0vaPRmbM+78qT1x36ulXrtd5sFiEhdfIb/219GwWQyhb8z6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4qLyxQAAANwAAAAPAAAAAAAAAAAAAAAAAJgCAABkcnMv&#10;ZG93bnJldi54bWxQSwUGAAAAAAQABAD1AAAAigMAAAAA&#10;" fillcolor="#b0a3c7" stroked="f"/>
                  <v:rect id="Rectangle 452" o:spid="_x0000_s1470" style="position:absolute;left:2760;top:1146;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pacsIA&#10;AADcAAAADwAAAGRycy9kb3ducmV2LnhtbERPz2vCMBS+C/sfwht4kZlORFxnlCIMxMPQ6tj1rXlr&#10;OpuX0ETt/ntzEDx+fL8Xq9624kJdaBwreB1nIIgrpxuuFRwPHy9zECEia2wdk4J/CrBaPg0WmGt3&#10;5T1dyliLFMIhRwUmRp9LGSpDFsPYeeLE/brOYkywq6Xu8JrCbSsnWTaTFhtODQY9rQ1Vp/JsFRS8&#10;M3/rnf/++dp6fCuL02jyeVRq+NwX7yAi9fEhvrs3WsF0mtamM+kI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KlpywgAAANwAAAAPAAAAAAAAAAAAAAAAAJgCAABkcnMvZG93&#10;bnJldi54bWxQSwUGAAAAAAQABAD1AAAAhwMAAAAA&#10;" fillcolor="#b0a2c7" stroked="f"/>
                  <v:rect id="Rectangle 453" o:spid="_x0000_s1471" style="position:absolute;left:2760;top:1174;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ncZMUA&#10;AADcAAAADwAAAGRycy9kb3ducmV2LnhtbESP0WrCQBRE3wv9h+UKfaubSBCbuorUCtYH0W0/4JK9&#10;JiHZuyG7NenfdwXBx2FmzjDL9WhbcaXe144VpNMEBHHhTM2lgp/v3esChA/IBlvHpOCPPKxXz09L&#10;zI0b+ExXHUoRIexzVFCF0OVS+qIii37qOuLoXVxvMUTZl9L0OES4beUsSebSYs1xocKOPioqGv1r&#10;FcyPh3S3/Tynm69G19m+0ScctFIvk3HzDiLQGB7he3tvFGTZG9zOx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dxkxQAAANwAAAAPAAAAAAAAAAAAAAAAAJgCAABkcnMv&#10;ZG93bnJldi54bWxQSwUGAAAAAAQABAD1AAAAigMAAAAA&#10;" fillcolor="#afa2c6" stroked="f"/>
                  <v:rect id="Rectangle 454" o:spid="_x0000_s1472" style="position:absolute;left:2760;top:1183;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sCgcEA&#10;AADcAAAADwAAAGRycy9kb3ducmV2LnhtbERPTWvCQBC9F/wPywi91Y1F2xBdRQtCDyLUCl6H7JhE&#10;s7Mhu+r233cOgsfH+54vk2vVjfrQeDYwHmWgiEtvG64MHH43bzmoEJEttp7JwB8FWC4GL3MsrL/z&#10;D932sVISwqFAA3WMXaF1KGtyGEa+Ixbu5HuHUWBfadvjXcJdq9+z7EM7bFgaauzoq6bysr866R3v&#10;8u00z5s2pU15PH6euzWdjXkdptUMVKQUn+KH+9samExlvpyRI6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bAoHBAAAA3AAAAA8AAAAAAAAAAAAAAAAAmAIAAGRycy9kb3du&#10;cmV2LnhtbFBLBQYAAAAABAAEAPUAAACGAwAAAAA=&#10;" fillcolor="#afa1c6" stroked="f"/>
                  <v:rect id="Rectangle 455" o:spid="_x0000_s1473" style="position:absolute;left:2760;top:1210;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DFiskA&#10;AADcAAAADwAAAGRycy9kb3ducmV2LnhtbESPT0sDMRTE7wW/Q3iCF2mz659S1qZFCgVFPFh7aG/P&#10;zXN3NXnZJtnu1k9vBKHHYWZ+w8yXgzXiSD40jhXkkwwEcel0w5WC7ft6PAMRIrJG45gUnCjAcnEx&#10;mmOhXc9vdNzESiQIhwIV1DG2hZShrMlimLiWOHmfzluMSfpKao99glsjb7JsKi02nBZqbGlVU/m9&#10;6ayC/dfr9Wl9eL79+Km6F9Nlee93Rqmry+HxAUSkIZ7D/+0nreDuPoe/M+kIyM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KDFiskAAADcAAAADwAAAAAAAAAAAAAAAACYAgAA&#10;ZHJzL2Rvd25yZXYueG1sUEsFBgAAAAAEAAQA9QAAAI4DAAAAAA==&#10;" fillcolor="#aea1c6" stroked="f"/>
                  <v:rect id="Rectangle 456" o:spid="_x0000_s1474" style="position:absolute;left:2760;top:1219;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5jgsYA&#10;AADcAAAADwAAAGRycy9kb3ducmV2LnhtbESPQWsCMRSE7wX/Q3iF3mq2olZWo6hQKIJotRR6e2ye&#10;u8smL+sm1fjvm4LQ4zAz3zCzRbRGXKjztWMFL/0MBHHhdM2lgs/j2/MEhA/IGo1jUnAjD4t572GG&#10;uXZX/qDLIZQiQdjnqKAKoc2l9EVFFn3ftcTJO7nOYkiyK6Xu8Jrg1shBlo2lxZrTQoUtrSsqmsOP&#10;VbB53X6Pd+fYmOPXxMRhs8/iaqnU02NcTkEEiuE/fG+/awXD0QD+zqQj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5jgsYAAADcAAAADwAAAAAAAAAAAAAAAACYAgAAZHJz&#10;L2Rvd25yZXYueG1sUEsFBgAAAAAEAAQA9QAAAIsDAAAAAA==&#10;" fillcolor="#aea0c6" stroked="f"/>
                  <v:rect id="Rectangle 457" o:spid="_x0000_s1475" style="position:absolute;left:2760;top:1228;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HHGMUA&#10;AADcAAAADwAAAGRycy9kb3ducmV2LnhtbESPQWvCQBSE7wX/w/KEXsTs2lop0TWIVPAkNm3vj+wz&#10;CWbfJtltjP++Wyj0OMzMN8wmG20jBup97VjDIlEgiAtnai41fH4c5q8gfEA22DgmDXfykG0nDxtM&#10;jbvxOw15KEWEsE9RQxVCm0rpi4os+sS1xNG7uN5iiLIvpenxFuG2kU9KraTFmuNChS3tKyqu+bfV&#10;sLMH1Rxd+dZdzqf7DMOsU18nrR+n424NItAY/sN/7aPRsHx5ht8z8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MccYxQAAANwAAAAPAAAAAAAAAAAAAAAAAJgCAABkcnMv&#10;ZG93bnJldi54bWxQSwUGAAAAAAQABAD1AAAAigMAAAAA&#10;" fillcolor="#aea0c5" stroked="f"/>
                  <v:rect id="Rectangle 458" o:spid="_x0000_s1476" style="position:absolute;left:2760;top:1256;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E/lsYA&#10;AADcAAAADwAAAGRycy9kb3ducmV2LnhtbESPQWvCQBSE7wX/w/KE3upGibWkriKCIFhBY8XrI/ua&#10;RLNvY3bV6K/vFgoeh5n5hhlPW1OJKzWutKyg34tAEGdWl5wr+N4t3j5AOI+ssbJMCu7kYDrpvIwx&#10;0fbGW7qmPhcBwi5BBYX3dSKlywoy6Hq2Jg7ej20M+iCbXOoGbwFuKjmIondpsOSwUGBN84KyU3ox&#10;CvRCHh7pcRP7+Xmz3mfH1eryNVLqtdvOPkF4av0z/N9eagXxMIa/M+EIyM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E/lsYAAADcAAAADwAAAAAAAAAAAAAAAACYAgAAZHJz&#10;L2Rvd25yZXYueG1sUEsFBgAAAAAEAAQA9QAAAIsDAAAAAA==&#10;" fillcolor="#ad9fc5" stroked="f"/>
                  <v:rect id="Rectangle 459" o:spid="_x0000_s1477" style="position:absolute;left:2760;top:1292;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SXi8MA&#10;AADcAAAADwAAAGRycy9kb3ducmV2LnhtbESP3YrCMBSE7xd8h3AE79bUn4pUo0hRkAUXrOL1oTm2&#10;xeakNFHr25sFYS+HmfmGWa47U4sHta6yrGA0jEAQ51ZXXCg4n3bfcxDOI2usLZOCFzlYr3pfS0y0&#10;ffKRHpkvRICwS1BB6X2TSOnykgy6oW2Ig3e1rUEfZFtI3eIzwE0tx1E0kwYrDgslNpSWlN+yu1Hg&#10;f363p1GVTq7FHbOovrzi6SFVatDvNgsQnjr/H/6091rBNI7h70w4AnL1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5SXi8MAAADcAAAADwAAAAAAAAAAAAAAAACYAgAAZHJzL2Rv&#10;d25yZXYueG1sUEsFBgAAAAAEAAQA9QAAAIgDAAAAAA==&#10;" fillcolor="#ad9fc4" stroked="f"/>
                  <v:rect id="Rectangle 460" o:spid="_x0000_s1478" style="position:absolute;left:2760;top:1301;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jEtMYA&#10;AADcAAAADwAAAGRycy9kb3ducmV2LnhtbESPT2vCQBTE74V+h+UVeim6qVSR6Cr9Y9FLKEbB6yP7&#10;zAazb2N21fjtXUHocZiZ3zDTeWdrcabWV44VvPcTEMSF0xWXCrab394YhA/IGmvHpOBKHuaz56cp&#10;ptpdeE3nPJQiQtinqMCE0KRS+sKQRd93DXH09q61GKJsS6lbvES4reUgSUbSYsVxwWBD34aKQ36y&#10;CgZ/ZhG+zFuW7+xx+HPtsuX6mCn1+tJ9TkAE6sJ/+NFeaQUfwxHcz8Qj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jEtMYAAADcAAAADwAAAAAAAAAAAAAAAACYAgAAZHJz&#10;L2Rvd25yZXYueG1sUEsFBgAAAAAEAAQA9QAAAIsDAAAAAA==&#10;" fillcolor="#ad9ec4" stroked="f"/>
                  <v:rect id="Rectangle 461" o:spid="_x0000_s1479" style="position:absolute;left:2760;top:1310;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e/qMYA&#10;AADcAAAADwAAAGRycy9kb3ducmV2LnhtbESPQWvCQBSE7wX/w/KEXorZ2Kot0VWkUGr1pC05P7PP&#10;JJh9m+6umv77riB4HGbmG2a26EwjzuR8bVnBMElBEBdW11wq+Pn+GLyB8AFZY2OZFPyRh8W89zDD&#10;TNsLb+m8C6WIEPYZKqhCaDMpfVGRQZ/Yljh6B+sMhihdKbXDS4SbRj6n6UQarDkuVNjSe0XFcXcy&#10;CiZhvFlv8+74kn/+ntZPK/d14L1Sj/1uOQURqAv38K290gpG41e4no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4e/qMYAAADcAAAADwAAAAAAAAAAAAAAAACYAgAAZHJz&#10;L2Rvd25yZXYueG1sUEsFBgAAAAAEAAQA9QAAAIsDAAAAAA==&#10;" fillcolor="#ac9ec4" stroked="f"/>
                  <v:rect id="Rectangle 462" o:spid="_x0000_s1480" style="position:absolute;left:2760;top:1337;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Rsm8MA&#10;AADcAAAADwAAAGRycy9kb3ducmV2LnhtbERPXWvCMBR9H/gfwhV8m6nDiXSmRbqNDQaC1W0+Xppr&#10;W0xuSpNp/ffLg+Dj4Xyv8sEacabet44VzKYJCOLK6ZZrBfvd++MShA/IGo1jUnAlD3k2elhhqt2F&#10;t3QuQy1iCPsUFTQhdKmUvmrIop+6jjhyR9dbDBH2tdQ9XmK4NfIpSRbSYsuxocGOioaqU/lnFRyG&#10;xfcbc/v7tfmZ0fL6YYrXwig1GQ/rFxCBhnAX39yfWsH8Oa6NZ+IRkN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Rsm8MAAADcAAAADwAAAAAAAAAAAAAAAACYAgAAZHJzL2Rv&#10;d25yZXYueG1sUEsFBgAAAAAEAAQA9QAAAIgDAAAAAA==&#10;" fillcolor="#ac9dc4" stroked="f"/>
                  <v:rect id="Rectangle 463" o:spid="_x0000_s1481" style="position:absolute;left:2760;top:1356;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nIvMQA&#10;AADcAAAADwAAAGRycy9kb3ducmV2LnhtbESPQYvCMBSE74L/ITzBmyaKu6zVKKIoC4vgqqDHR/Ns&#10;i81LaaLWf79ZEDwOM/MNM503thR3qn3hWMOgr0AQp84UnGk4Hta9LxA+IBssHZOGJ3mYz9qtKSbG&#10;PfiX7vuQiQhhn6CGPIQqkdKnOVn0fVcRR+/iaoshyjqTpsZHhNtSDpX6lBYLjgs5VrTMKb3ub1bD&#10;dqvkulB290PP1el82hxxObpq3e00iwmIQE14h1/tb6Nh9DGG/zPxCM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5yLzEAAAA3AAAAA8AAAAAAAAAAAAAAAAAmAIAAGRycy9k&#10;b3ducmV2LnhtbFBLBQYAAAAABAAEAPUAAACJAwAAAAA=&#10;" fillcolor="#ab9dc3" stroked="f"/>
                  <v:rect id="Rectangle 464" o:spid="_x0000_s1482" style="position:absolute;left:2760;top:1383;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cZsIA&#10;AADcAAAADwAAAGRycy9kb3ducmV2LnhtbERPTYvCMBC9L/gfwgje1tRFilTTIuKCICKr9eBtaMa2&#10;2ExqE7X66zeHhT0+3vci600jHtS52rKCyTgCQVxYXXOpID9+f85AOI+ssbFMCl7kIEsHHwtMtH3y&#10;Dz0OvhQhhF2CCirv20RKV1Rk0I1tSxy4i+0M+gC7UuoOnyHcNPIrimJpsObQUGFLq4qK6+FuFOx3&#10;0el2wcasz6bM4/e22J55ptRo2C/nIDz1/l/8595oBdM4zA9nwhGQ6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dhxmwgAAANwAAAAPAAAAAAAAAAAAAAAAAJgCAABkcnMvZG93&#10;bnJldi54bWxQSwUGAAAAAAQABAD1AAAAhwMAAAAA&#10;" fillcolor="#ab9cc3" stroked="f"/>
                  <v:rect id="Rectangle 465" o:spid="_x0000_s1483" style="position:absolute;left:2760;top:1419;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irWcYA&#10;AADcAAAADwAAAGRycy9kb3ducmV2LnhtbESPQWsCMRSE74X+h/AKXkrNKqLL1ihSsPTgwa499PjY&#10;vO4u3bzETVZTf70RCh6HmfmGWa6j6cSJet9aVjAZZyCIK6tbrhV8HbYvOQgfkDV2lknBH3lYrx4f&#10;llhoe+ZPOpWhFgnCvkAFTQiukNJXDRn0Y+uIk/dje4Mhyb6WusdzgptOTrNsLg22nBYadPTWUPVb&#10;DkZBXsa8dTZ3h+fLLi7e98P2+D0oNXqKm1cQgWK4h//bH1rBbD6B25l0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irWcYAAADcAAAADwAAAAAAAAAAAAAAAACYAgAAZHJz&#10;L2Rvd25yZXYueG1sUEsFBgAAAAAEAAQA9QAAAIsDAAAAAA==&#10;" fillcolor="#aa9cc3" stroked="f"/>
                  <v:rect id="Rectangle 466" o:spid="_x0000_s1484" style="position:absolute;left:2760;top:1447;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JAIcIA&#10;AADcAAAADwAAAGRycy9kb3ducmV2LnhtbESPQYvCMBSE74L/IbyFvYimiohUoyyCrFd1PXh7NG/T&#10;sn0vpYm2/nsjCHscZuYbZr3tuVZ3akPlxcB0koEiKbytxBn4Oe/HS1AholisvZCBBwXYboaDNebW&#10;d3Kk+yk6lSAScjRQxtjkWoeiJMYw8Q1J8n59yxiTbJ22LXYJzrWeZdlCM1aSFkpsaFdS8Xe6sYGL&#10;X+pzxYfiwdfu2zXzC7vR1JjPj/5rBSpSH//D7/bBGpgvZvA6k46A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UkAhwgAAANwAAAAPAAAAAAAAAAAAAAAAAJgCAABkcnMvZG93&#10;bnJldi54bWxQSwUGAAAAAAQABAD1AAAAhwMAAAAA&#10;" fillcolor="#aa9bc2" stroked="f"/>
                  <v:rect id="Rectangle 467" o:spid="_x0000_s1485" style="position:absolute;left:2760;top:1483;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Hc1cYA&#10;AADcAAAADwAAAGRycy9kb3ducmV2LnhtbESPT2sCMRTE74LfITyhF3GztrK0W6MsQqE99KAtPT83&#10;z/3j5mVJom776RtB8DjMzG+Y5XownTiT841lBfMkBUFcWt1wpeD76232DMIHZI2dZVLwSx7Wq/Fo&#10;ibm2F97SeRcqESHsc1RQh9DnUvqyJoM+sT1x9A7WGQxRukpqh5cIN518TNNMGmw4LtTY06am8rg7&#10;GQV/L7z/cZu+/ShabrMpfR6Lg1bqYTIUryACDeEevrXftYJF9gTXM/EI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Hc1cYAAADcAAAADwAAAAAAAAAAAAAAAACYAgAAZHJz&#10;L2Rvd25yZXYueG1sUEsFBgAAAAAEAAQA9QAAAIsDAAAAAA==&#10;" fillcolor="#a99bc2" stroked="f"/>
                  <v:rect id="Rectangle 468" o:spid="_x0000_s1486" style="position:absolute;left:2760;top:1510;width:93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nXqMUA&#10;AADcAAAADwAAAGRycy9kb3ducmV2LnhtbESPT2vCQBTE74LfYXmFXqRuLEEkzSoiFAQv1YjnR/bl&#10;D82+jbvbJO2n7xYKHoeZ+Q2T7ybTiYGcby0rWC0TEMSl1S3XCq7F+8sGhA/IGjvLpOCbPOy281mO&#10;mbYjn2m4hFpECPsMFTQh9JmUvmzIoF/anjh6lXUGQ5SultrhGOGmk69JspYGW44LDfZ0aKj8vHwZ&#10;BT/nQdtiwfek+KgX7WF/uq0qp9Tz07R/AxFoCo/wf/uoFaTrFP7Ox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qdeoxQAAANwAAAAPAAAAAAAAAAAAAAAAAJgCAABkcnMv&#10;ZG93bnJldi54bWxQSwUGAAAAAAQABAD1AAAAigMAAAAA&#10;" fillcolor="#a99ac2" stroked="f"/>
                  <v:rect id="Rectangle 469" o:spid="_x0000_s1487" style="position:absolute;left:2760;top:1574;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0PgMQA&#10;AADcAAAADwAAAGRycy9kb3ducmV2LnhtbESPQWsCMRSE74X+h/AKXkrNqlVkNUoprGgPglY8Pzav&#10;m6Wbl7CJ7vrvjVDocZiZb5jlureNuFIbascKRsMMBHHpdM2VgtN38TYHESKyxsYxKbhRgPXq+WmJ&#10;uXYdH+h6jJVIEA45KjAx+lzKUBqyGIbOEyfvx7UWY5JtJXWLXYLbRo6zbCYt1pwWDHr6NFT+Hi9W&#10;gR/pSbHX5vy66zpnvzaNn9aFUoOX/mMBIlIf/8N/7a1W8D6bwuNMO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9D4DEAAAA3AAAAA8AAAAAAAAAAAAAAAAAmAIAAGRycy9k&#10;b3ducmV2LnhtbFBLBQYAAAAABAAEAPUAAACJAwAAAAA=&#10;" fillcolor="#a99ac1" stroked="f"/>
                  <v:rect id="Rectangle 470" o:spid="_x0000_s1488" style="position:absolute;left:2760;top:1583;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3YhMcA&#10;AADcAAAADwAAAGRycy9kb3ducmV2LnhtbESPQWvCQBSE7wX/w/IEb3VTsamkriIFQSvU1ojU23P3&#10;NQnNvg3ZVdN/7xYKPQ4z8w0znXe2FhdqfeVYwcMwAUGsnam4ULDPl/cTED4gG6wdk4If8jCf9e6m&#10;mBl35Q+67EIhIoR9hgrKEJpMSq9LsuiHriGO3pdrLYYo20KaFq8Rbms5SpJUWqw4LpTY0EtJ+nt3&#10;tgo+3w4LN9k8bp5Or/qo19v8HZNcqUG/WzyDCNSF//Bfe2UUjNMUf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N2ITHAAAA3AAAAA8AAAAAAAAAAAAAAAAAmAIAAGRy&#10;cy9kb3ducmV2LnhtbFBLBQYAAAAABAAEAPUAAACMAwAAAAA=&#10;" fillcolor="#a89ac1" stroked="f"/>
                  <v:rect id="Rectangle 471" o:spid="_x0000_s1489" style="position:absolute;left:2760;top:1619;width:938;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ZGMYA&#10;AADcAAAADwAAAGRycy9kb3ducmV2LnhtbESP0WrCQBRE3wv+w3KFvhTdKMVKdBOkpaVIhRr9gGv2&#10;mg1m76bZVePfu4VCH4eZM8Ms89424kKdrx0rmIwTEMSl0zVXCva799EchA/IGhvHpOBGHvJs8LDE&#10;VLsrb+lShErEEvYpKjAhtKmUvjRk0Y9dSxy9o+sshii7SuoOr7HcNnKaJDNpsea4YLClV0PlqThb&#10;Bc/Vx9vX+Wnzsza3ovie9830eJgo9TjsVwsQgfrwH/6jP3XkZi/weyYe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ZGMYAAADcAAAADwAAAAAAAAAAAAAAAACYAgAAZHJz&#10;L2Rvd25yZXYueG1sUEsFBgAAAAAEAAQA9QAAAIsDAAAAAA==&#10;" fillcolor="#a899c1" stroked="f"/>
                  <v:rect id="Rectangle 472" o:spid="_x0000_s1490" style="position:absolute;left:2767;top:581;width:930;height:1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F/sAA&#10;AADcAAAADwAAAGRycy9kb3ducmV2LnhtbERPTYvCMBC9C/6HMII3TV1cka6xrILgwYtWkb0NzWxb&#10;2kxKk63x328OgsfH+95kwbRioN7VlhUs5gkI4sLqmksF1/wwW4NwHllja5kUPMlBth2PNphq++Az&#10;DRdfihjCLkUFlfddKqUrKjLo5rYjjtyv7Q36CPtS6h4fMdy08iNJVtJgzbGhwo72FRXN5c8oCI3Z&#10;/eTXz3of5Pl2GpzOi7tXajoJ318gPAX/Fr/cR61guYpr45l4BO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F/sAAAADcAAAADwAAAAAAAAAAAAAAAACYAgAAZHJzL2Rvd25y&#10;ZXYueG1sUEsFBgAAAAAEAAQA9QAAAIUDAAAAAA==&#10;" filled="f" strokecolor="#404040" strokeweight=".45pt">
                    <v:stroke joinstyle="round" endcap="round"/>
                  </v:rect>
                  <v:rect id="Rectangle 473" o:spid="_x0000_s1491" style="position:absolute;left:3032;top:608;width:413;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BQV8IA&#10;AADcAAAADwAAAGRycy9kb3ducmV2LnhtbESPzYoCMRCE74LvEFrwphlFxB2NIoKgy14c9wGaSc8P&#10;Jp0hic749puFhT0WVfUVtTsM1ogX+dA6VrCYZyCIS6dbrhV838+zDYgQkTUax6TgTQEO+/Foh7l2&#10;Pd/oVcRaJAiHHBU0MXa5lKFsyGKYu444eZXzFmOSvpbaY5/g1shllq2lxZbTQoMdnRoqH8XTKpD3&#10;4txvCuMz97msvsz1cqvIKTWdDMctiEhD/A//tS9awWr9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kFBXwgAAANwAAAAPAAAAAAAAAAAAAAAAAJgCAABkcnMvZG93&#10;bnJldi54bWxQSwUGAAAAAAQABAD1AAAAhwMAAAAA&#10;" filled="f" stroked="f">
                    <v:textbox style="mso-fit-shape-to-text:t" inset="0,0,0,0">
                      <w:txbxContent>
                        <w:p w:rsidR="001E7BFF" w:rsidRDefault="001E7BFF">
                          <w:r>
                            <w:rPr>
                              <w:rFonts w:ascii="Calibri" w:hAnsi="Calibri" w:cs="Calibri"/>
                              <w:color w:val="000000"/>
                            </w:rPr>
                            <w:t xml:space="preserve">Host </w:t>
                          </w:r>
                        </w:p>
                      </w:txbxContent>
                    </v:textbox>
                  </v:rect>
                  <v:rect id="Rectangle 474" o:spid="_x0000_s1492" style="position:absolute;left:2839;top:870;width:80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vF78A&#10;AADcAAAADwAAAGRycy9kb3ducmV2LnhtbERPy4rCMBTdC/MP4Q7MTtMRUalGkQFBBze2fsCluX1g&#10;clOSaOvfTxYDLg/nvd2P1ogn+dA5VvA9y0AQV0533Ci4lcfpGkSIyBqNY1LwogD73cdki7l2A1/p&#10;WcRGpBAOOSpoY+xzKUPVksUwcz1x4mrnLcYEfSO1xyGFWyPnWbaUFjtODS329NNSdS8eVoEsi+Ow&#10;LozP3O+8vpjz6VqTU+rrczxsQEQa41v87z5pBYtV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c28XvwAAANwAAAAPAAAAAAAAAAAAAAAAAJgCAABkcnMvZG93bnJl&#10;di54bWxQSwUGAAAAAAQABAD1AAAAhAMAAAAA&#10;" filled="f" stroked="f">
                    <v:textbox style="mso-fit-shape-to-text:t" inset="0,0,0,0">
                      <w:txbxContent>
                        <w:p w:rsidR="001E7BFF" w:rsidRDefault="001E7BFF">
                          <w:r>
                            <w:rPr>
                              <w:rFonts w:ascii="Calibri" w:hAnsi="Calibri" w:cs="Calibri"/>
                              <w:color w:val="000000"/>
                            </w:rPr>
                            <w:t xml:space="preserve">interface  </w:t>
                          </w:r>
                        </w:p>
                      </w:txbxContent>
                    </v:textbox>
                  </v:rect>
                  <v:rect id="Rectangle 475" o:spid="_x0000_s1493" style="position:absolute;left:3048;top:1132;width:38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jMIA&#10;AADcAAAADwAAAGRycy9kb3ducmV2LnhtbESPzYoCMRCE74LvEFrwphlFXBmNIoLgLl4cfYBm0vOD&#10;SWdIojP79puFhT0WVfUVtTsM1og3+dA6VrCYZyCIS6dbrhU87ufZBkSIyBqNY1LwTQEO+/Foh7l2&#10;Pd/oXcRaJAiHHBU0MXa5lKFsyGKYu444eZXzFmOSvpbaY5/g1shllq2lxZbTQoMdnRoqn8XLKpD3&#10;4txvCuMz97WsrubzcqvIKTWdDMctiEhD/A//tS9awepj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P8qMwgAAANwAAAAPAAAAAAAAAAAAAAAAAJgCAABkcnMvZG93&#10;bnJldi54bWxQSwUGAAAAAAQABAD1AAAAhwMAAAAA&#10;" filled="f" stroked="f">
                    <v:textbox style="mso-fit-shape-to-text:t" inset="0,0,0,0">
                      <w:txbxContent>
                        <w:p w:rsidR="001E7BFF" w:rsidRDefault="001E7BFF">
                          <w:r>
                            <w:rPr>
                              <w:rFonts w:ascii="Calibri" w:hAnsi="Calibri" w:cs="Calibri"/>
                              <w:color w:val="000000"/>
                            </w:rPr>
                            <w:t xml:space="preserve">Port </w:t>
                          </w:r>
                        </w:p>
                      </w:txbxContent>
                    </v:textbox>
                  </v:rect>
                  <v:rect id="Rectangle 476" o:spid="_x0000_s1494" style="position:absolute;left:2927;top:1394;width:624;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1U+8IA&#10;AADcAAAADwAAAGRycy9kb3ducmV2LnhtbESP3WoCMRSE7wXfIRzBO826SC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VT7wgAAANwAAAAPAAAAAAAAAAAAAAAAAJgCAABkcnMvZG93&#10;bnJldi54bWxQSwUGAAAAAAQABAD1AAAAhwMAAAAA&#10;" filled="f" stroked="f">
                    <v:textbox style="mso-fit-shape-to-text:t" inset="0,0,0,0">
                      <w:txbxContent>
                        <w:p w:rsidR="001E7BFF" w:rsidRDefault="001E7BFF">
                          <w:r>
                            <w:rPr>
                              <w:rFonts w:ascii="Calibri" w:hAnsi="Calibri" w:cs="Calibri"/>
                              <w:color w:val="000000"/>
                            </w:rPr>
                            <w:t xml:space="preserve">netdev </w:t>
                          </w:r>
                        </w:p>
                      </w:txbxContent>
                    </v:textbox>
                  </v:rect>
                  <v:shape id="Picture 477" o:spid="_x0000_s1495" type="#_x0000_t75" style="position:absolute;left:3097;top:910;width:957;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2afHGAAAA3AAAAA8AAABkcnMvZG93bnJldi54bWxEj0FrAjEUhO9C/0N4BW+abRVbt0YplVIP&#10;Fa2K58fmuVm6eVmS6K7/3hSEHoeZ+YaZLTpbiwv5UDlW8DTMQBAXTldcKjjsPwevIEJE1lg7JgVX&#10;CrCYP/RmmGvX8g9ddrEUCcIhRwUmxiaXMhSGLIaha4iTd3LeYkzSl1J7bBPc1vI5yybSYsVpwWBD&#10;H4aK393ZKmiP17Zc7b/8ZrQ+LLff25M5TzdK9R+79zcQkbr4H763V1rB+GUEf2fSEZDz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jZp8cYAAADcAAAADwAAAAAAAAAAAAAA&#10;AACfAgAAZHJzL2Rvd25yZXYueG1sUEsFBgAAAAAEAAQA9wAAAJIDAAAAAA==&#10;">
                    <v:imagedata r:id="rId101" o:title=""/>
                  </v:shape>
                  <v:shape id="Picture 478" o:spid="_x0000_s1496" type="#_x0000_t75" style="position:absolute;left:3097;top:910;width:957;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YECvDAAAA3AAAAA8AAABkcnMvZG93bnJldi54bWxEj0GLwjAUhO/C/ofwFrzImq6KK12jLILo&#10;UasI3p7N27bYvJQkav33RhA8DjPzDTOdt6YWV3K+sqzgu5+AIM6trrhQsN8tvyYgfEDWWFsmBXfy&#10;MJ99dKaYanvjLV2zUIgIYZ+igjKEJpXS5yUZ9H3bEEfv3zqDIUpXSO3wFuGmloMkGUuDFceFEhta&#10;lJSfs4tRkOlxszn2GJ3Pd4fV+XRYDE8Dpbqf7d8viEBteIdf7bVWMPoZwfNMPAJy9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hgQK8MAAADcAAAADwAAAAAAAAAAAAAAAACf&#10;AgAAZHJzL2Rvd25yZXYueG1sUEsFBgAAAAAEAAQA9wAAAI8DAAAAAA==&#10;">
                    <v:imagedata r:id="rId102" o:title=""/>
                  </v:shape>
                  <v:rect id="Rectangle 479" o:spid="_x0000_s1497" style="position:absolute;left:3088;top:901;width:929;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2GzcYA&#10;AADcAAAADwAAAGRycy9kb3ducmV2LnhtbESPT2sCMRTE7wW/Q3hCL1KzlmplNcoiCHtooWqx18fm&#10;7R/cvCxJXLf99E1B6HGYmd8w6+1gWtGT841lBbNpAoK4sLrhSsHnaf+0BOEDssbWMin4Jg/bzehh&#10;jam2Nz5QfwyViBD2KSqoQ+hSKX1Rk0E/tR1x9ErrDIYoXSW1w1uEm1Y+J8lCGmw4LtTY0a6m4nK8&#10;GgUf72/5T3lOzMXZsi/mX9k5n2RKPY6HbAUi0BD+w/d2rhW8vM7h70w8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2GzcYAAADcAAAADwAAAAAAAAAAAAAAAACYAgAAZHJz&#10;L2Rvd25yZXYueG1sUEsFBgAAAAAEAAQA9QAAAIsDAAAAAA==&#10;" fillcolor="#b8accd" stroked="f"/>
                  <v:rect id="Rectangle 480" o:spid="_x0000_s1498" style="position:absolute;left:3088;top:1001;width:929;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768cA&#10;AADcAAAADwAAAGRycy9kb3ducmV2LnhtbESP3WoCMRSE7wt9h3AK3tVsrbiyNUprEQRLwV/w7rA5&#10;3Y3dnKybqNu3N0LBy2FmvmFGk9ZW4kyNN44VvHQTEMS504YLBZv17HkIwgdkjZVjUvBHHibjx4cR&#10;ZtpdeEnnVShEhLDPUEEZQp1J6fOSLPquq4mj9+MaiyHKppC6wUuE20r2kmQgLRqOCyXWNC0p/12d&#10;rIKPdLvzn+lhHczXcWq+h/vD4rVWqvPUvr+BCNSGe/i/PdcK+ukAbmfiEZDj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8O+vHAAAA3AAAAA8AAAAAAAAAAAAAAAAAmAIAAGRy&#10;cy9kb3ducmV2LnhtbFBLBQYAAAAABAAEAPUAAACMAwAAAAA=&#10;" fillcolor="#b7abcd" stroked="f"/>
                  <v:rect id="Rectangle 481" o:spid="_x0000_s1499" style="position:absolute;left:3088;top:1037;width:929;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ptn8YA&#10;AADcAAAADwAAAGRycy9kb3ducmV2LnhtbESPT2vCQBTE74LfYXlCL6IbS1GJrqKCtAcp9c9Bb4/s&#10;M4lm38bsNsZv7wqFHoeZ+Q0znTemEDVVLresYNCPQBAnVuecKjjs170xCOeRNRaWScGDHMxn7dYU&#10;Y23vvKV651MRIOxiVJB5X8ZSuiQjg65vS+LgnW1l0AdZpVJXeA9wU8j3KBpKgzmHhQxLWmWUXHe/&#10;RgF/X5YnQ+Of+vQ5wO7GyFv3KJV66zSLCQhPjf8P/7W/tIKP0QheZ8IRkL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ptn8YAAADcAAAADwAAAAAAAAAAAAAAAACYAgAAZHJz&#10;L2Rvd25yZXYueG1sUEsFBgAAAAAEAAQA9QAAAIsDAAAAAA==&#10;" fillcolor="#b7abcc" stroked="f"/>
                  <v:rect id="Rectangle 482" o:spid="_x0000_s1500" style="position:absolute;left:3088;top:1119;width:929;height: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DH38QA&#10;AADcAAAADwAAAGRycy9kb3ducmV2LnhtbERPTWvCQBC9C/6HZYReSp0oYiW6itVWpDSHWi/ehuyY&#10;BLOzaXar6b/vHgoeH+97sepsra7c+sqJhtEwAcWSO1NJoeH49fY0A+UDiaHaCWv4ZQ+rZb+3oNS4&#10;m3zy9RAKFUPEp6ShDKFJEX1esiU/dA1L5M6utRQibAs0Ld1iuK1xnCRTtFRJbCip4U3J+eXwYzVc&#10;6pd1tsMThsfv99dRtv3ATTbT+mHQreegAnfhLv53742GyXNcG8/EI4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Qx9/EAAAA3AAAAA8AAAAAAAAAAAAAAAAAmAIAAGRycy9k&#10;b3ducmV2LnhtbFBLBQYAAAAABAAEAPUAAACJAwAAAAA=&#10;" fillcolor="#b6aacc" stroked="f"/>
                  <v:rect id="Rectangle 483" o:spid="_x0000_s1501" style="position:absolute;left:3088;top:1174;width:92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kIusIA&#10;AADcAAAADwAAAGRycy9kb3ducmV2LnhtbESPT2sCMRTE7wW/Q3hCbzVRitXVKCoU91r/3B+b5+7i&#10;5mXdRLP10zeFQo/DzPyGWa5724gHdb52rGE8UiCIC2dqLjWcjp9vMxA+IBtsHJOGb/KwXg1elpgZ&#10;F/mLHodQigRhn6GGKoQ2k9IXFVn0I9cSJ+/iOoshya6UpsOY4LaRE6Wm0mLNaaHClnYVFdfD3Wo4&#10;2+kpqiPHbeMUxv0tf15mudavw36zABGoD//hv3ZuNLx/zOH3TDoC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mQi6wgAAANwAAAAPAAAAAAAAAAAAAAAAAJgCAABkcnMvZG93&#10;bnJldi54bWxQSwUGAAAAAAQABAD1AAAAhwMAAAAA&#10;" fillcolor="#b6aacb" stroked="f"/>
                  <v:rect id="Rectangle 484" o:spid="_x0000_s1502" style="position:absolute;left:3088;top:1183;width:92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i8MEA&#10;AADcAAAADwAAAGRycy9kb3ducmV2LnhtbERPS2rDMBDdB3oHMYXuYjkllOBEMSbQH3TROjnA2JrI&#10;JtbIWGrk3r5aBLJ8vP+unO0grjT53rGCVZaDIG6d7tkoOB1flxsQPiBrHByTgj/yUO4fFjsstIv8&#10;Q9c6GJFC2BeooAthLKT0bUcWfeZG4sSd3WQxJDgZqSeMKdwO8jnPX6TFnlNDhyMdOmov9a9VwPFT&#10;j6uvtzo0plr3741p4ndU6ulxrrYgAs3hLr65P7SC9SbNT2fSEZD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4ovDBAAAA3AAAAA8AAAAAAAAAAAAAAAAAmAIAAGRycy9kb3du&#10;cmV2LnhtbFBLBQYAAAAABAAEAPUAAACGAwAAAAA=&#10;" fillcolor="#b6a9cb" stroked="f"/>
                  <v:rect id="Rectangle 485" o:spid="_x0000_s1503" style="position:absolute;left:3088;top:1201;width:92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fPMYA&#10;AADcAAAADwAAAGRycy9kb3ducmV2LnhtbESPT2sCMRTE74LfITyhN80qUmRrFG0VitCDf+r5mTx3&#10;t928rJvUXb+9KQgeh5n5DTOdt7YUV6p94VjBcJCAINbOFJwpOOzX/QkIH5ANlo5JwY08zGfdzhRT&#10;4xre0nUXMhEh7FNUkIdQpVJ6nZNFP3AVcfTOrrYYoqwzaWpsItyWcpQkr9JiwXEhx4rec9K/uz+r&#10;YLW/NMvjZrn5KE63r5/FWn+fg1bqpdcu3kAEasMz/Gh/GgXjyRD+z8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bfPMYAAADcAAAADwAAAAAAAAAAAAAAAACYAgAAZHJz&#10;L2Rvd25yZXYueG1sUEsFBgAAAAAEAAQA9QAAAIsDAAAAAA==&#10;" fillcolor="#b5a9cb" stroked="f"/>
                  <v:rect id="Rectangle 486" o:spid="_x0000_s1504" style="position:absolute;left:3088;top:1228;width:92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el2sQA&#10;AADcAAAADwAAAGRycy9kb3ducmV2LnhtbESP3YrCMBSE7xd8h3AEbxZNV2SVahRX7CIKgj8PcGiO&#10;bbE5KU1su29vhAUvh5lvhlmsOlOKhmpXWFbwNYpAEKdWF5wpuF6S4QyE88gaS8uk4I8crJa9jwXG&#10;2rZ8oubsMxFK2MWoIPe+iqV0aU4G3chWxMG72dqgD7LOpK6xDeWmlOMo+pYGCw4LOVa0ySm9nx9G&#10;waRpk9tR++Rnetju9xbp8/dwVGrQ79ZzEJ46/w7/0zsduNkYXmfCEZ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3pdrEAAAA3AAAAA8AAAAAAAAAAAAAAAAAmAIAAGRycy9k&#10;b3ducmV2LnhtbFBLBQYAAAAABAAEAPUAAACJAwAAAAA=&#10;" fillcolor="#b5a8cb" stroked="f"/>
                  <v:rect id="Rectangle 487" o:spid="_x0000_s1505" style="position:absolute;left:3088;top:1246;width:929;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Cd8YA&#10;AADcAAAADwAAAGRycy9kb3ducmV2LnhtbESPT2vCQBTE7wW/w/IEb3VjtSIxq7QVwZYKGr14e2Rf&#10;/mD2bciumvrp3UKhx2FmfsMky87U4kqtqywrGA0jEMSZ1RUXCo6H9fMMhPPIGmvLpOCHHCwXvacE&#10;Y21vvKdr6gsRIOxiVFB638RSuqwkg25oG+Lg5bY16INsC6lbvAW4qeVLFE2lwYrDQokNfZSUndOL&#10;UfBtaXfP94dV+rp7/6LT5VMet41Sg373NgfhqfP/4b/2RiuYzMbweyYc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Cd8YAAADcAAAADwAAAAAAAAAAAAAAAACYAgAAZHJz&#10;L2Rvd25yZXYueG1sUEsFBgAAAAAEAAQA9QAAAIsDAAAAAA==&#10;" fillcolor="#b5a8ca" stroked="f"/>
                  <v:rect id="Rectangle 488" o:spid="_x0000_s1506" style="position:absolute;left:3088;top:1265;width:92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59LsYA&#10;AADcAAAADwAAAGRycy9kb3ducmV2LnhtbESPQWvCQBSE74L/YXmCN90oUTR1laKWCrWUGun5kX1m&#10;Q7NvQ3araX99tyD0OMzMN8xq09laXKn1lWMFk3ECgrhwuuJSwTl/Gi1A+ICssXZMCr7Jw2bd760w&#10;0+7G73Q9hVJECPsMFZgQmkxKXxiy6MeuIY7exbUWQ5RtKXWLtwi3tZwmyVxarDguGGxoa6j4PH1Z&#10;BT9vebl/XX4czKx45ln6kifH7U6p4aB7fAARqAv/4Xv7oBWkixT+zs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59LsYAAADcAAAADwAAAAAAAAAAAAAAAACYAgAAZHJz&#10;L2Rvd25yZXYueG1sUEsFBgAAAAAEAAQA9QAAAIsDAAAAAA==&#10;" fillcolor="#b4a8ca" stroked="f"/>
                  <v:rect id="Rectangle 489" o:spid="_x0000_s1507" style="position:absolute;left:3088;top:1283;width:929;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tJ/cUA&#10;AADcAAAADwAAAGRycy9kb3ducmV2LnhtbESPQWvCQBSE74X+h+UVvOmmojakrlIFQdSDtRV7fGRf&#10;k9DdtyG7mvjvXUHocZiZb5jpvLNGXKjxlWMFr4MEBHHudMWFgu+vVT8F4QOyRuOYFFzJw3z2/DTF&#10;TLuWP+lyCIWIEPYZKihDqDMpfV6SRT9wNXH0fl1jMUTZFFI32Ea4NXKYJBNpseK4UGJNy5Lyv8PZ&#10;KgjtuDjZrTZvx3q/+NmkudGLnVK9l+7jHUSgLvyHH+21VjBKx3A/E4+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C0n9xQAAANwAAAAPAAAAAAAAAAAAAAAAAJgCAABkcnMv&#10;ZG93bnJldi54bWxQSwUGAAAAAAQABAD1AAAAigMAAAAA&#10;" fillcolor="#b4a7ca" stroked="f"/>
                  <v:rect id="Rectangle 490" o:spid="_x0000_s1508" style="position:absolute;left:3088;top:1319;width:92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yICMUA&#10;AADcAAAADwAAAGRycy9kb3ducmV2LnhtbESPQWvCQBSE7wX/w/KE3upGKRqjaxChUCgtNIpeH9ln&#10;sib7NmS3mvrru4VCj8PMfMOs88G24kq9N44VTCcJCOLSacOVgsP+5SkF4QOyxtYxKfgmD/lm9LDG&#10;TLsbf9K1CJWIEPYZKqhD6DIpfVmTRT9xHXH0zq63GKLsK6l7vEW4beUsSebSouG4UGNHu5rKpviy&#10;Cj6SHd1pYcwinI7FPl1emrf3u1KP42G7AhFoCP/hv/arVvCczuH3TD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3IgIxQAAANwAAAAPAAAAAAAAAAAAAAAAAJgCAABkcnMv&#10;ZG93bnJldi54bWxQSwUGAAAAAAQABAD1AAAAigMAAAAA&#10;" fillcolor="#b3a7c9" stroked="f"/>
                  <v:rect id="Rectangle 491" o:spid="_x0000_s1509" style="position:absolute;left:3088;top:1328;width:929;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mscA&#10;AADcAAAADwAAAGRycy9kb3ducmV2LnhtbESPzWrDMBCE74W8g9hCb43sUprEtWJC2kDpISE/h/S2&#10;WFvbxFoZS47tt68KgRyHmfmGSbPB1OJKrassK4inEQji3OqKCwWn4+Z5DsJ5ZI21ZVIwkoNsOXlI&#10;MdG25z1dD74QAcIuQQWl900ipctLMuimtiEO3q9tDfog20LqFvsAN7V8iaI3abDisFBiQ+uS8suh&#10;Mwrkovvcnmn3cVkN37tx6+OfSm+UenocVu8gPA3+Hr61v7SC1/kM/s+EI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H75rHAAAA3AAAAA8AAAAAAAAAAAAAAAAAmAIAAGRy&#10;cy9kb3ducmV2LnhtbFBLBQYAAAAABAAEAPUAAACMAwAAAAA=&#10;" fillcolor="#b3a6c9" stroked="f"/>
                  <v:rect id="Rectangle 492" o:spid="_x0000_s1510" style="position:absolute;left:3088;top:1365;width:92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Nnf8MA&#10;AADcAAAADwAAAGRycy9kb3ducmV2LnhtbERPy2rCQBTdF/yH4Qrd1YmltBIdRSyl2dSS6MLlJXPz&#10;0MydkBlNmq/vLASXh/NebQbTiBt1rrasYD6LQBDnVtdcKjgevl4WIJxH1thYJgV/5GCznjytMNa2&#10;55RumS9FCGEXo4LK+zaW0uUVGXQz2xIHrrCdQR9gV0rdYR/CTSNfo+hdGqw5NFTY0q6i/JJdjQKZ&#10;jcXvPkmvx5F+vk/n4vPDRwelnqfDdgnC0+Af4rs70QreFmFtOB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Nnf8MAAADcAAAADwAAAAAAAAAAAAAAAACYAgAAZHJzL2Rv&#10;d25yZXYueG1sUEsFBgAAAAAEAAQA9QAAAIgDAAAAAA==&#10;" fillcolor="#b2a5c9" stroked="f"/>
                  <v:rect id="Rectangle 493" o:spid="_x0000_s1511" style="position:absolute;left:3088;top:1383;width:92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Isi8YA&#10;AADcAAAADwAAAGRycy9kb3ducmV2LnhtbESPS2vDMBCE74X+B7GF3hq5jcnDiWxKaaAQenBe58Xa&#10;2E6tlbFU2/n3VaCQ4zAz3zDrbDSN6KlztWUFr5MIBHFhdc2lgsN+87IA4TyyxsYyKbiSgyx9fFhj&#10;ou3AOfU7X4oAYZeggsr7NpHSFRUZdBPbEgfvbDuDPsiulLrDIcBNI9+iaCYN1hwWKmzpo6LiZ/dr&#10;FMzj7+Psc3rduIvdRnk+HU5xPyj1/DS+r0B4Gv09/N/+0grixRJuZ8IRk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5Isi8YAAADcAAAADwAAAAAAAAAAAAAAAACYAgAAZHJz&#10;L2Rvd25yZXYueG1sUEsFBgAAAAAEAAQA9QAAAIsDAAAAAA==&#10;" fillcolor="#b2a5c8" stroked="f"/>
                  <v:rect id="Rectangle 494" o:spid="_x0000_s1512" style="position:absolute;left:3088;top:1401;width:92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bIUMMA&#10;AADcAAAADwAAAGRycy9kb3ducmV2LnhtbESPwWrCQBCG7wXfYRnBW92osbTRVUQQPXjRlp6H7JgE&#10;s7Mhu4nx7Z1Docfhn/+b+dbbwdWqpzZUng3Mpgko4tzbigsDP9+H909QISJbrD2TgScF2G5Gb2vM&#10;rH/whfprLJRAOGRooIyxybQOeUkOw9Q3xJLdfOswytgW2rb4ELir9TxJPrTDiuVCiQ3tS8rv184J&#10;5TQclt28OC/uaU+X3+44S/XRmMl42K1ARRri//Jf+2QNpF/yvsiICOjN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bIUMMAAADcAAAADwAAAAAAAAAAAAAAAACYAgAAZHJzL2Rv&#10;d25yZXYueG1sUEsFBgAAAAAEAAQA9QAAAIgDAAAAAA==&#10;" fillcolor="#b1a5c8" stroked="f"/>
                  <v:rect id="Rectangle 495" o:spid="_x0000_s1513" style="position:absolute;left:3088;top:1410;width:929;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ayf8UA&#10;AADcAAAADwAAAGRycy9kb3ducmV2LnhtbESPQWvCQBSE74X+h+UVeim6SWmLRleRFsUKHhr1/sg+&#10;k2D2bdhdk/jvu0Khx2FmvmHmy8E0oiPna8sK0nECgriwuuZSwfGwHk1A+ICssbFMCm7kYbl4fJhj&#10;pm3PP9TloRQRwj5DBVUIbSalLyoy6Me2JY7e2TqDIUpXSu2wj3DTyNck+ZAGa44LFbb0WVFxya9G&#10;wfXsuv2pt8PL+7fdrPjLp7ddodTz07CagQg0hP/wX3urFbxNU7ifi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BrJ/xQAAANwAAAAPAAAAAAAAAAAAAAAAAJgCAABkcnMv&#10;ZG93bnJldi54bWxQSwUGAAAAAAQABAD1AAAAigMAAAAA&#10;" fillcolor="#b1a4c8" stroked="f"/>
                  <v:rect id="Rectangle 496" o:spid="_x0000_s1514" style="position:absolute;left:3088;top:1438;width:92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oB2sQA&#10;AADcAAAADwAAAGRycy9kb3ducmV2LnhtbESPQWsCMRSE7wX/Q3iCl6JZl6XoahQrCD20h6qIx8fm&#10;uVncvCybdE3/fVMo9DjMzDfMehttKwbqfeNYwXyWgSCunG64VnA+HaYLED4ga2wdk4Jv8rDdjJ7W&#10;WGr34E8ajqEWCcK+RAUmhK6U0leGLPqZ64iTd3O9xZBkX0vd4yPBbSvzLHuRFhtOCwY72huq7scv&#10;qyB/dvsrhaGYF+b9MkT7+sExKjUZx90KRKAY/sN/7TetoFjm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KAdrEAAAA3AAAAA8AAAAAAAAAAAAAAAAAmAIAAGRycy9k&#10;b3ducmV2LnhtbFBLBQYAAAAABAAEAPUAAACJAwAAAAA=&#10;" fillcolor="#b1a3c7" stroked="f"/>
                  <v:rect id="Rectangle 497" o:spid="_x0000_s1515" style="position:absolute;left:3088;top:1447;width:92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mItsQA&#10;AADcAAAADwAAAGRycy9kb3ducmV2LnhtbESPW2sCMRSE3wv+h3AE32rWC0VXo4i10DfxAsG3w+a4&#10;u5icLJtUt/++EYQ+DjPzDbNcd86KO7Wh9qxgNMxAEBfe1FwqOJ++3mcgQkQ2aD2Tgl8KsF713paY&#10;G//gA92PsRQJwiFHBVWMTS5lKCpyGIa+IU7e1bcOY5JtKU2LjwR3Vo6z7EM6rDktVNjQtqLidvxx&#10;CrTdZ6crGr2Z2MtnedZ6d5hrpQb9brMAEamL/+FX+9somM4n8DyTj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5iLbEAAAA3AAAAA8AAAAAAAAAAAAAAAAAmAIAAGRycy9k&#10;b3ducmV2LnhtbFBLBQYAAAAABAAEAPUAAACJAwAAAAA=&#10;" fillcolor="#b0a3c7" stroked="f"/>
                  <v:rect id="Rectangle 498" o:spid="_x0000_s1516" style="position:absolute;left:3088;top:1474;width:92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d8MMYA&#10;AADcAAAADwAAAGRycy9kb3ducmV2LnhtbESPQWsCMRSE74X+h/AKXopmK1LqapRFKJQeit0qXp+b&#10;52br5iVsoq7/3hQKHoeZ+YaZL3vbijN1oXGs4GWUgSCunG64VrD5eR++gQgRWWPrmBRcKcBy8fgw&#10;x1y7C3/TuYy1SBAOOSowMfpcylAZshhGzhMn7+A6izHJrpa6w0uC21aOs+xVWmw4LRj0tDJUHcuT&#10;VVDw2vyu1n633356nJbF8Xn8tVFq8NQXMxCR+ngP/7c/tILJdAJ/Z9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d8MMYAAADcAAAADwAAAAAAAAAAAAAAAACYAgAAZHJz&#10;L2Rvd25yZXYueG1sUEsFBgAAAAAEAAQA9QAAAIsDAAAAAA==&#10;" fillcolor="#b0a2c7" stroked="f"/>
                  <v:rect id="Rectangle 499" o:spid="_x0000_s1517" style="position:absolute;left:3088;top:1492;width:92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T6JsUA&#10;AADcAAAADwAAAGRycy9kb3ducmV2LnhtbESP0WrCQBRE3wv9h+UWfNNNxEobXUWsgvWh1NUPuGSv&#10;SUj2bshuTfr3XUHo4zAzZ5jlerCNuFHnK8cK0kkCgjh3puJCweW8H7+B8AHZYOOYFPySh/Xq+WmJ&#10;mXE9n+imQyEihH2GCsoQ2kxKn5dk0U9cSxy9q+sshii7QpoO+wi3jZwmyVxarDgulNjStqS81j9W&#10;wfzrmO4/dqd081nranao9Tf2WqnRy7BZgAg0hP/wo30wCmbvr3A/E4+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tPomxQAAANwAAAAPAAAAAAAAAAAAAAAAAJgCAABkcnMv&#10;ZG93bnJldi54bWxQSwUGAAAAAAQABAD1AAAAigMAAAAA&#10;" fillcolor="#afa2c6" stroked="f"/>
                  <v:rect id="Rectangle 500" o:spid="_x0000_s1518" style="position:absolute;left:3088;top:1510;width:929;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eF9MMA&#10;AADcAAAADwAAAGRycy9kb3ducmV2LnhtbESPzYrCMBSF94LvEK4wO00Vx6nVKCoIsxBhVHB7aa5t&#10;tbkpTdTM25uBAZeH8/Nx5stgavGg1lWWFQwHCQji3OqKCwWn47afgnAeWWNtmRT8koPlotuZY6bt&#10;k3/ocfCFiCPsMlRQet9kUrq8JINuYBvi6F1sa9BH2RZSt/iM46aWoySZSIMVR0KJDW1Kym+Hu4nc&#10;4T7dfaZpVYewzc/nr2uzpqtSH72wmoHwFPw7/N/+1grG0wn8nYlH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eF9MMAAADcAAAADwAAAAAAAAAAAAAAAACYAgAAZHJzL2Rv&#10;d25yZXYueG1sUEsFBgAAAAAEAAQA9QAAAIgDAAAAAA==&#10;" fillcolor="#afa1c6" stroked="f"/>
                  <v:rect id="Rectangle 501" o:spid="_x0000_s1519" style="position:absolute;left:3088;top:1529;width:92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xC/8gA&#10;AADcAAAADwAAAGRycy9kb3ducmV2LnhtbESPQUsDMRSE74L/ITzBi7TZqti6Ni0iFCqlB2sP7e25&#10;ee6uJi9rku1u/fVNQfA4zMw3zHTeWyMO5EPtWMFomIEgLpyuuVSwfV8MJiBCRNZoHJOCIwWYzy4v&#10;pphr1/EbHTaxFAnCIUcFVYxNLmUoKrIYhq4hTt6n8xZjkr6U2mOX4NbI2yx7kBZrTgsVNvRSUfG9&#10;aa2C/df65rj4eb37+C3blWmzUed3Rqnrq/75CUSkPv6H/9pLreD+cQznM+kIyNkJ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vEL/yAAAANwAAAAPAAAAAAAAAAAAAAAAAJgCAABk&#10;cnMvZG93bnJldi54bWxQSwUGAAAAAAQABAD1AAAAjQMAAAAA&#10;" fillcolor="#aea1c6" stroked="f"/>
                  <v:rect id="Rectangle 502" o:spid="_x0000_s1520" style="position:absolute;left:3088;top:1547;width:92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zv874A&#10;AADcAAAADwAAAGRycy9kb3ducmV2LnhtbERPy6rCMBDdC/5DGMGNaKKIaDWKiIIrub72QzO2xWZS&#10;m6j1783igsvDeS9WjS3Fi2pfONYwHCgQxKkzBWcaLuddfwrCB2SDpWPS8CEPq2W7tcDEuDcf6XUK&#10;mYgh7BPUkIdQJVL6NCeLfuAq4sjdXG0xRFhn0tT4juG2lCOlJtJiwbEhx4o2OaX309NqWNudKvcu&#10;2z5uf4dPD0Pvoa4HrbudZj0HEagJP/G/e280jGdxbTwTj4Bc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cs7/O+AAAA3AAAAA8AAAAAAAAAAAAAAAAAmAIAAGRycy9kb3ducmV2&#10;LnhtbFBLBQYAAAAABAAEAPUAAACDAwAAAAA=&#10;" fillcolor="#aea0c5" stroked="f">
                    <v:textbox>
                      <w:txbxContent>
                        <w:p w:rsidR="001E7BFF" w:rsidRDefault="001E7BFF" w:rsidP="00371F06">
                          <w:pPr>
                            <w:jc w:val="center"/>
                          </w:pPr>
                        </w:p>
                      </w:txbxContent>
                    </v:textbox>
                  </v:rect>
                  <v:rect id="Rectangle 503" o:spid="_x0000_s1521" style="position:absolute;left:3088;top:1574;width:92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b4/cIA&#10;AADcAAAADwAAAGRycy9kb3ducmV2LnhtbESPQYvCMBSE78L+h/AWvMiarOhiq1FEEARB0HXvj+bZ&#10;lm1eShPb+u+NIHgcZuYbZrnubSVaanzpWMP3WIEgzpwpOddw+d19zUH4gGywckwa7uRhvfoYLDE1&#10;ruMTteeQiwhhn6KGIoQ6ldJnBVn0Y1cTR+/qGoshyiaXpsEuwm0lJ0r9SIslx4UCa9oWlP2fb1aD&#10;aqv5/TiaqcSog3Jb6pLL30br4We/WYAI1Id3+NXeGw3TJIHnmXg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Fvj9wgAAANwAAAAPAAAAAAAAAAAAAAAAAJgCAABkcnMvZG93&#10;bnJldi54bWxQSwUGAAAAAAQABAD1AAAAhwMAAAAA&#10;" fillcolor="#ada0c5" stroked="f"/>
                  <v:rect id="Rectangle 504" o:spid="_x0000_s1522" style="position:absolute;left:3088;top:1583;width:92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gZFcQA&#10;AADcAAAADwAAAGRycy9kb3ducmV2LnhtbERPTWvCQBC9C/6HZYTezMbS2pJmlSIIQirYtOJ1yE6T&#10;aHY2ZtcY++u7B6HHx/tOl4NpRE+dqy0rmEUxCOLC6ppLBd9f6+krCOeRNTaWScGNHCwX41GKibZX&#10;/qQ+96UIIewSVFB53yZSuqIigy6yLXHgfmxn0AfYlVJ3eA3hppGPcTyXBmsODRW2tKqoOOUXo0Cv&#10;5eE3P+6e/Oq82+6LY5ZdPl6UepgM728gPA3+X3x3b7SC5zjMD2fCE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YGRXEAAAA3AAAAA8AAAAAAAAAAAAAAAAAmAIAAGRycy9k&#10;b3ducmV2LnhtbFBLBQYAAAAABAAEAPUAAACJAwAAAAA=&#10;" fillcolor="#ad9fc5" stroked="f"/>
                  <v:rect id="Rectangle 505" o:spid="_x0000_s1523" style="position:absolute;left:3088;top:1610;width:92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2xCMQA&#10;AADcAAAADwAAAGRycy9kb3ducmV2LnhtbESPQWvCQBSE74L/YXkFb7qbWkXSbERCBSm0YJSeH9ln&#10;Epp9G7Krxn/fLRR6HGbmGybbjrYTNxp861hDslAgiCtnWq41nE/7+QaED8gGO8ek4UEetvl0kmFq&#10;3J2PdCtDLSKEfYoamhD6VEpfNWTRL1xPHL2LGyyGKIdamgHvEW47+azUWlpsOS402FPRUPVdXq2G&#10;8P75dkraYnmpr1iq7uuxevkotJ49jbtXEIHG8B/+ax+MhpVK4PdMP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9sQjEAAAA3AAAAA8AAAAAAAAAAAAAAAAAmAIAAGRycy9k&#10;b3ducmV2LnhtbFBLBQYAAAAABAAEAPUAAACJAwAAAAA=&#10;" fillcolor="#ad9fc4" stroked="f"/>
                  <v:rect id="Rectangle 506" o:spid="_x0000_s1524" style="position:absolute;left:3088;top:1619;width:929;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HiN8UA&#10;AADcAAAADwAAAGRycy9kb3ducmV2LnhtbESPQWvCQBSE74X+h+UVehHdGFAkukprW9pLEKPg9ZF9&#10;ZoPZtzG71fjvu4LQ4zAz3zCLVW8bcaHO144VjEcJCOLS6ZorBfvd13AGwgdkjY1jUnAjD6vl89MC&#10;M+2uvKVLESoRIewzVGBCaDMpfWnIoh+5ljh6R9dZDFF2ldQdXiPcNjJNkqm0WHNcMNjS2lB5Kn6t&#10;gnRjPsO7GeTFwZ4nH7c+/96ec6VeX/q3OYhAffgPP9o/WsEkSeF+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ceI3xQAAANwAAAAPAAAAAAAAAAAAAAAAAJgCAABkcnMv&#10;ZG93bnJldi54bWxQSwUGAAAAAAQABAD1AAAAigMAAAAA&#10;" fillcolor="#ad9ec4" stroked="f"/>
                  <v:rect id="Rectangle 507" o:spid="_x0000_s1525" style="position:absolute;left:3088;top:1629;width:92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6ZK8QA&#10;AADcAAAADwAAAGRycy9kb3ducmV2LnhtbESPT4vCMBTE74LfIbyFvciaqijSNYoIoqsn/+D5bfNs&#10;i81LTaJ2v/1GEDwOM/MbZjJrTCXu5HxpWUGvm4AgzqwuOVdwPCy/xiB8QNZYWSYFf+RhNm23Jphq&#10;++Ad3fchFxHCPkUFRQh1KqXPCjLou7Ymjt7ZOoMhSpdL7fAR4aaS/SQZSYMlx4UCa1oUlF32N6Ng&#10;FIbbze7UXAan1fW26azdz5l/lfr8aObfIAI14R1+tddawTAZwPNMPAJ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umSvEAAAA3AAAAA8AAAAAAAAAAAAAAAAAmAIAAGRycy9k&#10;b3ducmV2LnhtbFBLBQYAAAAABAAEAPUAAACJAwAAAAA=&#10;" fillcolor="#ac9ec4" stroked="f"/>
                  <v:rect id="Rectangle 508" o:spid="_x0000_s1526" style="position:absolute;left:3088;top:1656;width:92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tGHsUA&#10;AADcAAAADwAAAGRycy9kb3ducmV2LnhtbESPQWvCQBSE74L/YXlCb7pJqSLRNZTY0oJQUFv1+Mi+&#10;JsHdtyG71fjvu4WCx2FmvmGWeW+NuFDnG8cK0kkCgrh0uuFKwef+dTwH4QOyRuOYFNzIQ74aDpaY&#10;aXflLV12oRIRwj5DBXUIbSalL2uy6CeuJY7et+sshii7SuoOrxFujXxMkpm02HBcqLGloqbyvPux&#10;Ck797OuFuTluPg4pzW9vplgXRqmHUf+8ABGoD/fwf/tdK5gmT/B3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G0YexQAAANwAAAAPAAAAAAAAAAAAAAAAAJgCAABkcnMv&#10;ZG93bnJldi54bWxQSwUGAAAAAAQABAD1AAAAigMAAAAA&#10;" fillcolor="#ac9dc4" stroked="f"/>
                  <v:rect id="Rectangle 509" o:spid="_x0000_s1527" style="position:absolute;left:3088;top:1674;width:929;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biOcUA&#10;AADcAAAADwAAAGRycy9kb3ducmV2LnhtbESP3WoCMRSE7wu+QziCdzVRtMjWKKJYCkVQK9jLw+Z0&#10;d9nNybJJ9+ftm4LQy2FmvmHW295WoqXGF441zKYKBHHqTMGZhtvn8XkFwgdkg5Vj0jCQh+1m9LTG&#10;xLiOL9ReQyYihH2CGvIQ6kRKn+Zk0U9dTRy9b9dYDFE2mTQNdhFuKzlX6kVaLDgu5FjTPqe0vP5Y&#10;DaeTksdC2fMHDYf71/3thvtFqfVk3O9eQQTqw3/40X43GpZqCX9n4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uI5xQAAANwAAAAPAAAAAAAAAAAAAAAAAJgCAABkcnMv&#10;ZG93bnJldi54bWxQSwUGAAAAAAQABAD1AAAAigMAAAAA&#10;" fillcolor="#ab9dc3" stroked="f"/>
                  <v:rect id="Rectangle 510" o:spid="_x0000_s1528" style="position:absolute;left:3088;top:1710;width:929;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LtMUA&#10;AADcAAAADwAAAGRycy9kb3ducmV2LnhtbESPQWvCQBSE7wX/w/KE3ppdhQaJriJSoSClaOPB2yP7&#10;TILZt2l2m6T99W6h0OMwM98wq81oG9FT52vHGmaJAkFcOFNzqSH/2D8tQPiAbLBxTBq+ycNmPXlY&#10;YWbcwEfqT6EUEcI+Qw1VCG0mpS8qsugT1xJH7+o6iyHKrpSmwyHCbSPnSqXSYs1xocKWdhUVt9OX&#10;1fD+ps6fV2zsy8WWefpzKA4XXmj9OB23SxCBxvAf/mu/Gg3PKoXf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7cu0xQAAANwAAAAPAAAAAAAAAAAAAAAAAJgCAABkcnMv&#10;ZG93bnJldi54bWxQSwUGAAAAAAQABAD1AAAAigMAAAAA&#10;" fillcolor="#ab9cc3" stroked="f"/>
                  <v:rect id="Rectangle 511" o:spid="_x0000_s1529" style="position:absolute;left:3088;top:1738;width:92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N8i8YA&#10;AADcAAAADwAAAGRycy9kb3ducmV2LnhtbESPQWsCMRSE74L/ITzBi9SsheqyNYoIFg891LWHHh+b&#10;192lm5e4yWraX98UCh6HmfmGWW+j6cSVet9aVrCYZyCIK6tbrhW8nw8POQgfkDV2lknBN3nYbsaj&#10;NRba3vhE1zLUIkHYF6igCcEVUvqqIYN+bh1x8j5tbzAk2ddS93hLcNPJxyxbSoMtp4UGHe0bqr7K&#10;wSjIy5i3zubuPPt5jauXt+Fw+RiUmk7i7hlEoBju4f/2USt4ylbwdyYd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N8i8YAAADcAAAADwAAAAAAAAAAAAAAAACYAgAAZHJz&#10;L2Rvd25yZXYueG1sUEsFBgAAAAAEAAQA9QAAAIsDAAAAAA==&#10;" fillcolor="#aa9cc3" stroked="f"/>
                  <v:rect id="Rectangle 512" o:spid="_x0000_s1530" style="position:absolute;left:3088;top:1765;width:929;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Sd9sEA&#10;AADcAAAADwAAAGRycy9kb3ducmV2LnhtbERPPWvDMBDdC/kP4gpdSiyntCW4lk0ohGRt0gzZDusq&#10;m/pOxlJj599HQ6Dj432X9cy9utAYOi8GVlkOiqTxthNn4Pu4Xa5BhYhisfdCBq4UoK4WDyUW1k/y&#10;RZdDdCqFSCjQQBvjUGgdmpYYQ+YHksT9+JExJjg6bUecUjj3+iXP3zVjJ6mhxYE+W2p+D39s4OTX&#10;+tjxvrnyedq54fXE7nllzNPjvPkAFWmO/+K7e28NvOVpbTqTjoC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EnfbBAAAA3AAAAA8AAAAAAAAAAAAAAAAAmAIAAGRycy9kb3du&#10;cmV2LnhtbFBLBQYAAAAABAAEAPUAAACGAwAAAAA=&#10;" fillcolor="#aa9bc2" stroked="f"/>
                  <v:rect id="Rectangle 513" o:spid="_x0000_s1531" style="position:absolute;left:3088;top:1811;width:92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cBAsUA&#10;AADcAAAADwAAAGRycy9kb3ducmV2LnhtbESPT2sCMRTE74V+h/AKvRTNWqi4242yCEI9eKiK59fN&#10;c//mZUlSXf30TaHQ4zAzv2Hy1Wh6cSHnG8sKZtMEBHFpdcOVguNhM1mA8AFZY2+ZFNzIw2r5+JBj&#10;pu2VP+myD5WIEPYZKqhDGDIpfVmTQT+1A3H0ztYZDFG6SmqH1wg3vXxNkrk02HBcqHGgdU1lt/82&#10;Cu4pf53cemi3Rcvt/IV2XXHWSj0/jcU7iEBj+A//tT+0grckhd8z8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VwECxQAAANwAAAAPAAAAAAAAAAAAAAAAAJgCAABkcnMv&#10;ZG93bnJldi54bWxQSwUGAAAAAAQABAD1AAAAigMAAAAA&#10;" fillcolor="#a99bc2" stroked="f"/>
                  <v:rect id="Rectangle 514" o:spid="_x0000_s1532" style="position:absolute;left:3088;top:1838;width:929;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tS8IA&#10;AADcAAAADwAAAGRycy9kb3ducmV2LnhtbERPy2rCQBTdF/yH4QrdBJ1EaJGYUUQQCm5qUrq+ZG4e&#10;mLkTZ6Yx7dd3FoUuD+ddHGYziImc7y0ryNYpCOLa6p5bBR/VebUF4QOyxsEyKfgmD4f94qnAXNsH&#10;X2kqQytiCPscFXQhjLmUvu7IoF/bkThyjXUGQ4SuldrhI4abQW7S9FUa7Dk2dDjSqaP6Vn4ZBT/X&#10;Sdsq4XtavbdJfzpePrPGKfW8nI87EIHm8C/+c79pBS9ZnB/PxCMg9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da1LwgAAANwAAAAPAAAAAAAAAAAAAAAAAJgCAABkcnMvZG93&#10;bnJldi54bWxQSwUGAAAAAAQABAD1AAAAhwMAAAAA&#10;" fillcolor="#a99ac2" stroked="f"/>
                  <v:rect id="Rectangle 515" o:spid="_x0000_s1533" style="position:absolute;left:3088;top:1892;width:929;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F1Y8QA&#10;AADcAAAADwAAAGRycy9kb3ducmV2LnhtbESPQWsCMRSE74X+h/AKXopmV1Fka5RSWLEeCtrS82Pz&#10;3CxuXsImuuu/bwShx2FmvmFWm8G24kpdaBwryCcZCOLK6YZrBT/f5XgJIkRkja1jUnCjAJv189MK&#10;C+16PtD1GGuRIBwKVGBi9IWUoTJkMUycJ07eyXUWY5JdLXWHfYLbVk6zbCEtNpwWDHr6MFSdjxer&#10;wOd6Vn5p8/v62ffO7retnzelUqOX4f0NRKQh/ocf7Z1WMM9zuJ9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hdWPEAAAA3AAAAA8AAAAAAAAAAAAAAAAAmAIAAGRycy9k&#10;b3ducmV2LnhtbFBLBQYAAAAABAAEAPUAAACJAwAAAAA=&#10;" fillcolor="#a99ac1" stroked="f"/>
                  <v:rect id="Rectangle 516" o:spid="_x0000_s1534" style="position:absolute;left:3088;top:1911;width:929;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GiZ8cA&#10;AADcAAAADwAAAGRycy9kb3ducmV2LnhtbESPW2sCMRSE34X+h3AKvmlWwQtbo4ggeAFt3VLat9Pk&#10;dHfp5mTZRF3/vREKfRxm5htmtmhtJS7U+NKxgkE/AUGsnSk5V/CerXtTED4gG6wck4IbeVjMnzoz&#10;TI278htdTiEXEcI+RQVFCHUqpdcFWfR9VxNH78c1FkOUTS5Ng9cIt5UcJslYWiw5LhRY06og/Xs6&#10;WwWfh4+lm+5H+8n3Tn/p7TF7xSRTqvvcLl9ABGrDf/ivvTEKRoMhPM7EI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RomfHAAAA3AAAAA8AAAAAAAAAAAAAAAAAmAIAAGRy&#10;cy9kb3ducmV2LnhtbFBLBQYAAAAABAAEAPUAAACMAwAAAAA=&#10;" fillcolor="#a89ac1" stroked="f"/>
                  <v:rect id="Rectangle 517" o:spid="_x0000_s1535" style="position:absolute;left:3088;top:1947;width:929;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Bj+8YA&#10;AADcAAAADwAAAGRycy9kb3ducmV2LnhtbESP0WrCQBRE34X+w3ILvohuYluR1FWKohSx0Kb9gNvs&#10;NRuavRuzq8a/dwuCj8PMnGFmi87W4kStrxwrSEcJCOLC6YpLBT/f6+EUhA/IGmvHpOBCHhbzh94M&#10;M+3O/EWnPJQiQthnqMCE0GRS+sKQRT9yDXH09q61GKJsS6lbPEe4reU4SSbSYsVxwWBDS0PFX360&#10;Cp7LzWp3HHwctuaS55/Trh7vf1Ol+o/d2yuIQF24h2/td63gJX2C/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Bj+8YAAADcAAAADwAAAAAAAAAAAAAAAACYAgAAZHJz&#10;L2Rvd25yZXYueG1sUEsFBgAAAAAEAAQA9QAAAIsDAAAAAA==&#10;" fillcolor="#a899c1" stroked="f"/>
                  <v:rect id="Rectangle 518" o:spid="_x0000_s1536" style="position:absolute;left:3090;top:903;width:929;height:1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7zG8QA&#10;AADcAAAADwAAAGRycy9kb3ducmV2LnhtbESPQWvCQBSE7wX/w/KE3urG0hSJrmIDhR56iVHE2yP7&#10;TILZtyG7Tbb/visIPQ4z8w2z2QXTiZEG11pWsFwkIIgrq1uuFRzLz5cVCOeRNXaWScEvOdhtZ08b&#10;zLSduKDx4GsRIewyVNB432dSuqohg25he+LoXe1g0Ec51FIPOEW46eRrkrxLgy3HhQZ7yhuqbocf&#10;oyDczMelPKZtHmRx+h6dLquzV+p5HvZrEJ6C/w8/2l9aQbp8g/uZe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O8xvEAAAA3AAAAA8AAAAAAAAAAAAAAAAAmAIAAGRycy9k&#10;b3ducmV2LnhtbFBLBQYAAAAABAAEAPUAAACJAwAAAAA=&#10;" filled="f" strokecolor="#404040" strokeweight=".45pt">
                    <v:stroke joinstyle="round" endcap="round"/>
                  </v:rect>
                  <v:shape id="Picture 520" o:spid="_x0000_s1537" type="#_x0000_t75" style="position:absolute;left:4500;top:591;width:956;height:1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oue3GAAAA3AAAAA8AAABkcnMvZG93bnJldi54bWxEj0FrwkAUhO8F/8PyhF5K3SgoEl2lFFpb&#10;kIqpen5kn0na7Nuwu03iv3eFgsdhZr5hluve1KIl5yvLCsajBARxbnXFhYLD99vzHIQPyBpry6Tg&#10;Qh7Wq8HDElNtO95Tm4VCRAj7FBWUITSplD4vyaAf2YY4emfrDIYoXSG1wy7CTS0nSTKTBiuOCyU2&#10;9FpS/pv9GQWZaz+7n82Gnk5f22Nf7N7308lJqcdh/7IAEagP9/B/+0MrmI5ncDsTj4BcX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ai57cYAAADcAAAADwAAAAAAAAAAAAAA&#10;AACfAgAAZHJzL2Rvd25yZXYueG1sUEsFBgAAAAAEAAQA9wAAAJIDAAAAAA==&#10;">
                    <v:imagedata r:id="rId103" o:title=""/>
                  </v:shape>
                  <v:shape id="Picture 521" o:spid="_x0000_s1538" type="#_x0000_t75" style="position:absolute;left:4500;top:591;width:956;height:1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lpGHFAAAA3AAAAA8AAABkcnMvZG93bnJldi54bWxEj0FrAjEUhO9C/0N4BW+a3aK2bI0iaqEt&#10;eFhb9PrYvG4Wk5ftJtXtv28KgsdhZr5h5sveWXGmLjSeFeTjDARx5XXDtYLPj5fRE4gQkTVaz6Tg&#10;lwIsF3eDORbaX7ik8z7WIkE4FKjAxNgWUobKkMMw9i1x8r585zAm2dVSd3hJcGflQ5bNpMOG04LB&#10;ltaGqtP+xymw24Mty+z09m0m4biT0/eNyVGp4X2/egYRqY+38LX9qhVM80f4P5OOgF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JaRhxQAAANwAAAAPAAAAAAAAAAAAAAAA&#10;AJ8CAABkcnMvZG93bnJldi54bWxQSwUGAAAAAAQABAD3AAAAkQMAAAAA&#10;">
                    <v:imagedata r:id="rId104" o:title=""/>
                  </v:shape>
                  <v:rect id="Rectangle 522" o:spid="_x0000_s1539" style="position:absolute;left:4482;top:573;width:938;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LDbsIA&#10;AADcAAAADwAAAGRycy9kb3ducmV2LnhtbERPy4rCMBTdD/gP4QqzGTRVcJBqlCIMdOGAL3R7aW4f&#10;2NyUJFM78/VmIczycN7r7WBa0ZPzjWUFs2kCgriwuuFKweX8NVmC8AFZY2uZFPySh+1m9LbGVNsH&#10;H6k/hUrEEPYpKqhD6FIpfVGTQT+1HXHkSusMhghdJbXDRww3rZwnyac02HBsqLGjXU3F/fRjFBy+&#10;9/lfeU3M3dmyLxa37Jp/ZEq9j4dsBSLQEP7FL3euFSxmcW08E4+A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4sNuwgAAANwAAAAPAAAAAAAAAAAAAAAAAJgCAABkcnMvZG93&#10;bnJldi54bWxQSwUGAAAAAAQABAD1AAAAhwMAAAAA&#10;" fillcolor="#b8accd" stroked="f"/>
                  <v:rect id="Rectangle 523" o:spid="_x0000_s1540" style="position:absolute;left:4482;top:682;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1FpMcA&#10;AADcAAAADwAAAGRycy9kb3ducmV2LnhtbESPW2sCMRSE3wv9D+EU+lazWrxtjVIVQVAK3gp9O2xO&#10;d2M3J+sm6vrvTaHQx2FmvmFGk8aW4kK1N44VtFsJCOLMacO5gv1u8TIA4QOyxtIxKbiRh8n48WGE&#10;qXZX3tBlG3IRIexTVFCEUKVS+qwgi77lKuLofbvaYoiyzqWu8RrhtpSdJOlJi4bjQoEVzQrKfrZn&#10;q2DaP3z6ef+4C2Z9mpmPwddx9Vop9fzUvL+BCNSE//Bfe6kVdNtD+D0Tj4A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1dRaTHAAAA3AAAAA8AAAAAAAAAAAAAAAAAmAIAAGRy&#10;cy9kb3ducmV2LnhtbFBLBQYAAAAABAAEAPUAAACMAwAAAAA=&#10;" fillcolor="#b7abcd" stroked="f"/>
                  <v:rect id="Rectangle 524" o:spid="_x0000_s1541" style="position:absolute;left:4482;top:710;width:938;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HVa8IA&#10;AADcAAAADwAAAGRycy9kb3ducmV2LnhtbERPTYvCMBC9C/6HMMJeRFOFFalGUUH0IItbPehtaMa2&#10;2kxqk63df785CHt8vO/5sjWlaKh2hWUFo2EEgji1uuBMwfm0HUxBOI+ssbRMCn7JwXLR7cwx1vbF&#10;39QkPhMhhF2MCnLvq1hKl+Zk0A1tRRy4m60N+gDrTOoaXyHclHIcRRNpsODQkGNFm5zSR/JjFPDX&#10;fX01ND02190I+wcjn/2LVOqj165mIDy1/l/8du+1gs9xmB/OhCMgF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8dVrwgAAANwAAAAPAAAAAAAAAAAAAAAAAJgCAABkcnMvZG93&#10;bnJldi54bWxQSwUGAAAAAAQABAD1AAAAhwMAAAAA&#10;" fillcolor="#b7abcc" stroked="f"/>
                  <v:rect id="Rectangle 525" o:spid="_x0000_s1542" style="position:absolute;left:4482;top:792;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Dl78QA&#10;AADcAAAADwAAAGRycy9kb3ducmV2LnhtbESP0WrCQBRE34X+w3ILfTMbI5U2dZUSIhRKkab5gEv2&#10;NgnN3o27q8a/dwuCj8PMnGHW28kM4kTO95YVLJIUBHFjdc+tgvpnN38B4QOyxsEyKbiQh+3mYbbG&#10;XNszf9OpCq2IEPY5KuhCGHMpfdORQZ/YkTh6v9YZDFG6VmqH5wg3g8zSdCUN9hwXOhyp6Kj5q45G&#10;gd/vps/ya5kdgnu1xbJsshq9Uk+P0/sbiEBTuIdv7Q+t4DlbwP+ZeAT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Q5e/EAAAA3AAAAA8AAAAAAAAAAAAAAAAAmAIAAGRycy9k&#10;b3ducmV2LnhtbFBLBQYAAAAABAAEAPUAAACJAwAAAAA=&#10;" fillcolor="#b7aacc" stroked="f"/>
                  <v:rect id="Rectangle 526" o:spid="_x0000_s1543" style="position:absolute;left:4482;top:801;width:938;height: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rQtccA&#10;AADcAAAADwAAAGRycy9kb3ducmV2LnhtbESPT2vCQBTE74LfYXlCL6IvBlokuoq1f5BiDlUvvT2y&#10;r0kw+zbNbjX99m6h0OMwM79hluveNurCna+daJhNE1AshTO1lBpOx5fJHJQPJIYaJ6zhhz2sV8PB&#10;kjLjrvLOl0MoVYSIz0hDFUKbIfqiYkt+6lqW6H26zlKIsivRdHSNcNtgmiQPaKmWuFBRy9uKi/Ph&#10;22o4N4+b/BU/MIy/3p5n+dMet/lc67tRv1mACtyH//Bfe2c03Kcp/J6JRw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q0LXHAAAA3AAAAA8AAAAAAAAAAAAAAAAAmAIAAGRy&#10;cy9kb3ducmV2LnhtbFBLBQYAAAAABAAEAPUAAACMAwAAAAA=&#10;" fillcolor="#b6aacc" stroked="f"/>
                  <v:rect id="Rectangle 527" o:spid="_x0000_s1544" style="position:absolute;left:4482;top:846;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Mf0MIA&#10;AADcAAAADwAAAGRycy9kb3ducmV2LnhtbESPT2sCMRTE7wW/Q3iCt5qoVGQ1ihbEvdY/98fmubu4&#10;eVk3qVn99E2h0OMwM79hVpveNuJBna8da5iMFQjiwpmaSw3n0/59AcIHZIONY9LwJA+b9eBthZlx&#10;kb/ocQylSBD2GWqoQmgzKX1RkUU/di1x8q6usxiS7EppOowJbhs5VWouLdacFips6bOi4nb8thou&#10;dn6O6sRx1ziF8XDPX9dFrvVo2G+XIAL14T/8186Nho/pDH7PpCM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Ix/QwgAAANwAAAAPAAAAAAAAAAAAAAAAAJgCAABkcnMvZG93&#10;bnJldi54bWxQSwUGAAAAAAQABAD1AAAAhwMAAAAA&#10;" fillcolor="#b6aacb" stroked="f"/>
                  <v:rect id="Rectangle 528" o:spid="_x0000_s1545" style="position:absolute;left:4482;top:855;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0VMQA&#10;AADcAAAADwAAAGRycy9kb3ducmV2LnhtbESPUWvCMBSF3wX/Q7gD32yqqIxqFBG2KezBdfsBt801&#10;LWtuSpOZ7t8vg8EeD+ec73B2h9F24k6Dbx0rWGQ5COLa6ZaNgo/3p/kjCB+QNXaOScE3eTjsp5Md&#10;FtpFfqN7GYxIEPYFKmhC6Aspfd2QRZ+5njh5NzdYDEkORuoBY4LbTi7zfCMttpwWGuzp1FD9WX5Z&#10;BRwvul+8PpehMsdV+1KZKl6jUrOH8bgFEWgM/+G/9lkrWC9X8HsmHQ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E9FTEAAAA3AAAAA8AAAAAAAAAAAAAAAAAmAIAAGRycy9k&#10;b3ducmV2LnhtbFBLBQYAAAAABAAEAPUAAACJAwAAAAA=&#10;" fillcolor="#b6a9cb" stroked="f"/>
                  <v:rect id="Rectangle 529" o:spid="_x0000_s1546" style="position:absolute;left:4482;top:883;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qJmMUA&#10;AADcAAAADwAAAGRycy9kb3ducmV2LnhtbESPQWsCMRSE70L/Q3iCN80qKLI1ilaFInhQW8/P5Lm7&#10;7eZl3aTu+u+bgtDjMDPfMLNFa0txp9oXjhUMBwkIYu1MwZmCj9O2PwXhA7LB0jEpeJCHxfylM8PU&#10;uIYPdD+GTEQI+xQV5CFUqZRe52TRD1xFHL2rqy2GKOtMmhqbCLelHCXJRFosOC7kWNFbTvr7+GMV&#10;bE63ZnXerXbr4vLYfy23+vMatFK9brt8BRGoDf/hZ/vdKBiPxvB3Jh4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ComYxQAAANwAAAAPAAAAAAAAAAAAAAAAAJgCAABkcnMv&#10;ZG93bnJldi54bWxQSwUGAAAAAAQABAD1AAAAigMAAAAA&#10;" fillcolor="#b5a9cb" stroked="f"/>
                  <v:rect id="Rectangle 530" o:spid="_x0000_s1547" style="position:absolute;left:4482;top:910;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vzfsUA&#10;AADcAAAADwAAAGRycy9kb3ducmV2LnhtbESP3WrCQBSE7wu+w3IEb4rZKK0t0VVsaUoxIFT7AIfs&#10;yQ9mz4bsmqRv3y0IXg4z8w2z2Y2mET11rrasYBHFIIhzq2suFfyc0/krCOeRNTaWScEvOdhtJw8b&#10;TLQd+Jv6ky9FgLBLUEHlfZtI6fKKDLrItsTBK2xn0AfZlVJ3OAS4aeQyjlfSYM1hocKW3ivKL6er&#10;UfDUD2lx1D59e8k+DgeL9PiZHZWaTcf9GoSn0d/Dt/aXVvC8XMH/mXAE5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i/N+xQAAANwAAAAPAAAAAAAAAAAAAAAAAJgCAABkcnMv&#10;ZG93bnJldi54bWxQSwUGAAAAAAQABAD1AAAAigMAAAAA&#10;" fillcolor="#b5a8cb" stroked="f"/>
                  <v:rect id="Rectangle 531" o:spid="_x0000_s1548" style="position:absolute;left:4482;top:928;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sU08YA&#10;AADcAAAADwAAAGRycy9kb3ducmV2LnhtbESPQWvCQBSE7wX/w/IEb3VjILakrqKWgkoLmuTS2yP7&#10;TEKzb0N21bS/3i0Uehxm5htmsRpMK67Uu8aygtk0AkFcWt1wpaDI3x6fQTiPrLG1TAq+ycFqOXpY&#10;YKrtjU90zXwlAoRdigpq77tUSlfWZNBNbUccvLPtDfog+0rqHm8BbloZR9FcGmw4LNTY0bam8iu7&#10;GAXvlo4/51P+miXHzYE+L3tZfHRKTcbD+gWEp8H/h//aO60giZ/g90w4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VsU08YAAADcAAAADwAAAAAAAAAAAAAAAACYAgAAZHJz&#10;L2Rvd25yZXYueG1sUEsFBgAAAAAEAAQA9QAAAIsDAAAAAA==&#10;" fillcolor="#b5a8ca" stroked="f"/>
                  <v:rect id="Rectangle 532" o:spid="_x0000_s1549" style="position:absolute;left:4482;top:93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njMMA&#10;AADcAAAADwAAAGRycy9kb3ducmV2LnhtbERPXWvCMBR9F/wP4Qq+zVSxw3VGEbcxYYpox54vzbUp&#10;NjelybTz15uHgY+H8z1fdrYWF2p95VjBeJSAIC6crrhU8J1/PM1A+ICssXZMCv7Iw3LR780x0+7K&#10;B7ocQyliCPsMFZgQmkxKXxiy6EeuIY7cybUWQ4RtKXWL1xhuazlJkmdpseLYYLChtaHifPy1Cm77&#10;vHzfvfxsTFp8cjr9ypPt+k2p4aBbvYII1IWH+N+90QrSSVwbz8Qj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QnjMMAAADcAAAADwAAAAAAAAAAAAAAAACYAgAAZHJzL2Rv&#10;d25yZXYueG1sUEsFBgAAAAAEAAQA9QAAAIgDAAAAAA==&#10;" fillcolor="#b4a8ca" stroked="f"/>
                  <v:rect id="Rectangle 533" o:spid="_x0000_s1550" style="position:absolute;left:4482;top:964;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ETX8YA&#10;AADcAAAADwAAAGRycy9kb3ducmV2LnhtbESPT2vCQBTE74V+h+UVequbCv6L2YgWCqV6aK2ix0f2&#10;NQnuvg3ZrYnf3hWEHoeZ+Q2TLXprxJlaXztW8DpIQBAXTtdcKtj9vL9MQfiArNE4JgUX8rDIHx8y&#10;TLXr+JvO21CKCGGfooIqhCaV0hcVWfQD1xBH79e1FkOUbSl1i12EWyOHSTKWFmuOCxU29FZRcdr+&#10;WQWhG5UHu9Zmsm++VsfPaWH0aqPU81O/nIMI1If/8L39oRWMhjO4nYlHQO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8ETX8YAAADcAAAADwAAAAAAAAAAAAAAAACYAgAAZHJz&#10;L2Rvd25yZXYueG1sUEsFBgAAAAAEAAQA9QAAAIsDAAAAAA==&#10;" fillcolor="#b4a7ca" stroked="f"/>
                  <v:rect id="Rectangle 534" o:spid="_x0000_s1551" style="position:absolute;left:4482;top:992;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mC8cA&#10;AADcAAAADwAAAGRycy9kb3ducmV2LnhtbESPwU7DMAyG70i8Q2Sk3bYUEAOVZRNDTBtcgIIER6sx&#10;TbfGqZps7d5+PkziaP3+P/ubLQbfqAN1sQ5s4HqSgSIug625MvD9tRo/gIoJ2WITmAwcKcJifnkx&#10;w9yGnj/pUKRKCYRjjgZcSm2udSwdeYyT0BJL9hc6j0nGrtK2w17gvtE3WTbVHmuWCw5benZU7oq9&#10;F0rxuk6r/ui2Hz9v7y+/m+X9dDsYM7oanh5BJRrS//K5vbEG7m7lfZEREdDzE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FJgvHAAAA3AAAAA8AAAAAAAAAAAAAAAAAmAIAAGRy&#10;cy9kb3ducmV2LnhtbFBLBQYAAAAABAAEAPUAAACMAwAAAAA=&#10;" fillcolor="#b3a7ca" stroked="f"/>
                  <v:rect id="Rectangle 535" o:spid="_x0000_s1552" style="position:absolute;left:4482;top:1001;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UD8QA&#10;AADcAAAADwAAAGRycy9kb3ducmV2LnhtbESPT4vCMBTE74LfITzBm6ZVXNxqFPEPiAdFdw/r7dE8&#10;22LzUpqo9dsbYcHjMDO/YabzxpTiTrUrLCuI+xEI4tTqgjMFvz+b3hiE88gaS8uk4EkO5rN2a4qJ&#10;tg8+0v3kMxEg7BJUkHtfJVK6NCeDrm8r4uBdbG3QB1lnUtf4CHBTykEUfUmDBYeFHCta5pReTzej&#10;QH7f1vs/Oqyui2Z3eO59fC70Rqlup1lMQHhq/Cf8395qBaNhDO8z4QjI2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8FA/EAAAA3AAAAA8AAAAAAAAAAAAAAAAAmAIAAGRycy9k&#10;b3ducmV2LnhtbFBLBQYAAAAABAAEAPUAAACJAwAAAAA=&#10;" fillcolor="#b3a6c9" stroked="f"/>
                  <v:rect id="Rectangle 536" o:spid="_x0000_s1553" style="position:absolute;left:4482;top:103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WW78YA&#10;AADcAAAADwAAAGRycy9kb3ducmV2LnhtbESPT2vCQBTE74V+h+UVvNVNLbUlzSpFKXqpYuKhx0f2&#10;5Y9m34bsRlM/fVcQPA4z8xsmmQ+mESfqXG1Zwcs4AkGcW11zqWCffT9/gHAeWWNjmRT8kYP57PEh&#10;wVjbM+/olPpSBAi7GBVU3rexlC6vyKAb25Y4eIXtDPogu1LqDs8Bbho5iaKpNFhzWKiwpUVF+THt&#10;jQKZXortZr3r9xf6Wf0eiuW7jzKlRk/D1ycIT4O/h2/ttVbw9jqB65lwBOTs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WW78YAAADcAAAADwAAAAAAAAAAAAAAAACYAgAAZHJz&#10;L2Rvd25yZXYueG1sUEsFBgAAAAAEAAQA9QAAAIsDAAAAAA==&#10;" fillcolor="#b2a5c9" stroked="f"/>
                  <v:rect id="Rectangle 537" o:spid="_x0000_s1554" style="position:absolute;left:4482;top:1064;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TdG8UA&#10;AADcAAAADwAAAGRycy9kb3ducmV2LnhtbESPQWvCQBSE74L/YXlCb7qpsVpSVxFREKSHWNvzI/tM&#10;YrNvQ3abxH/vCkKPw8x8wyzXvalES40rLSt4nUQgiDOrS84VnL/243cQziNrrCyTghs5WK+GgyUm&#10;2nacUnvyuQgQdgkqKLyvEyldVpBBN7E1cfAutjHog2xyqRvsAtxUchpFc2mw5LBQYE3bgrLf059R&#10;sJh9fs938W3vrvYYpWnc/czaTqmXUb/5AOGp9//hZ/ugFbzFMTzOh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JN0bxQAAANwAAAAPAAAAAAAAAAAAAAAAAJgCAABkcnMv&#10;ZG93bnJldi54bWxQSwUGAAAAAAQABAD1AAAAigMAAAAA&#10;" fillcolor="#b2a5c8" stroked="f"/>
                  <v:rect id="Rectangle 538" o:spid="_x0000_s1555" style="position:absolute;left:4482;top:1083;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ZBQMUA&#10;AADcAAAADwAAAGRycy9kb3ducmV2LnhtbESPQWvCQBSE7wX/w/IEL1I3Wi0lzUakRVGhh9r2/sg+&#10;k9Ds27C7JvHfdwWhx2FmvmGy9WAa0ZHztWUF81kCgriwuuZSwffX9vEFhA/IGhvLpOBKHtb56CHD&#10;VNueP6k7hVJECPsUFVQhtKmUvqjIoJ/Zljh6Z+sMhihdKbXDPsJNIxdJ8iwN1hwXKmzpraLi93Qx&#10;Ci5n13389HaYrg52t+F3P78eC6Um42HzCiLQEP7D9/ZeK1g9LeF2Jh4B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9kFAxQAAANwAAAAPAAAAAAAAAAAAAAAAAJgCAABkcnMv&#10;ZG93bnJldi54bWxQSwUGAAAAAAQABAD1AAAAigMAAAAA&#10;" fillcolor="#b1a4c8" stroked="f"/>
                  <v:rect id="Rectangle 539" o:spid="_x0000_s1556" style="position:absolute;left:4482;top:1119;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TJCcUA&#10;AADcAAAADwAAAGRycy9kb3ducmV2LnhtbESPzWrDMBCE74W+g9hALiWR80txLYc2EMihPTQNocfF&#10;2lom1spYqqO8fVQo5DjMzDdMsYm2FQP1vnGsYDbNQBBXTjdcKzh+7SbPIHxA1tg6JgVX8rApHx8K&#10;zLW78CcNh1CLBGGfowITQpdL6StDFv3UdcTJ+3G9xZBkX0vd4yXBbSvnWbaWFhtOCwY72hqqzodf&#10;q2D+5LbfFIblbGneT0O0bx8co1LjUXx9AREohnv4v73XClaLFfydSUdAl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5MkJxQAAANwAAAAPAAAAAAAAAAAAAAAAAJgCAABkcnMv&#10;ZG93bnJldi54bWxQSwUGAAAAAAQABAD1AAAAigMAAAAA&#10;" fillcolor="#b1a3c7" stroked="f"/>
                  <v:rect id="Rectangle 540" o:spid="_x0000_s1557" style="position:absolute;left:4482;top:1128;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l7icQA&#10;AADcAAAADwAAAGRycy9kb3ducmV2LnhtbESPQWsCMRSE7wX/Q3iF3mq2iqKrUURb8CauQvD22Dx3&#10;F5OXZZPq9t83QqHHYWa+YZbr3llxpy40nhV8DDMQxKU3DVcKzqev9xmIEJENWs+k4IcCrFeDlyXm&#10;xj/4SPciViJBOOSooI6xzaUMZU0Ow9C3xMm7+s5hTLKrpOnwkeDOylGWTaXDhtNCjS1taypvxbdT&#10;oO0hO13R6M3YXnbVWevP41wr9fbabxYgIvXxP/zX3hsFk/EUnmfS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Je4nEAAAA3AAAAA8AAAAAAAAAAAAAAAAAmAIAAGRycy9k&#10;b3ducmV2LnhtbFBLBQYAAAAABAAEAPUAAACJAwAAAAA=&#10;" fillcolor="#b0a3c7" stroked="f"/>
                  <v:rect id="Rectangle 541" o:spid="_x0000_s1558" style="position:absolute;left:4482;top:1146;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Ky4McA&#10;AADcAAAADwAAAGRycy9kb3ducmV2LnhtbESPQWsCMRSE70L/Q3iFXopmq7TarVEWoVA8FLsqXl83&#10;r5utm5ewSXX77xuh4HGYmW+Y+bK3rThRFxrHCh5GGQjiyumGawW77etwBiJEZI2tY1LwSwGWi5vB&#10;HHPtzvxBpzLWIkE45KjAxOhzKUNlyGIYOU+cvC/XWYxJdrXUHZ4T3LZynGVP0mLDacGgp5Wh6lj+&#10;WAUFb8z3auMPn/u1x+eyON6P33dK3d32xQuISH28hv/bb1rB42QKlzPp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SsuDHAAAA3AAAAA8AAAAAAAAAAAAAAAAAmAIAAGRy&#10;cy9kb3ducmV2LnhtbFBLBQYAAAAABAAEAPUAAACMAwAAAAA=&#10;" fillcolor="#b0a2c7" stroked="f"/>
                  <v:rect id="Rectangle 542" o:spid="_x0000_s1559" style="position:absolute;left:4482;top:1174;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IFH8IA&#10;AADcAAAADwAAAGRycy9kb3ducmV2LnhtbERP3WrCMBS+H/gO4Qi7m2k3J1KNIk5BdzFm9AEOzbEt&#10;bU5KE219e3Mx2OXH979cD7YRd+p85VhBOklAEOfOVFwouJz3b3MQPiAbbByTggd5WK9GL0vMjOv5&#10;RHcdChFD2GeooAyhzaT0eUkW/cS1xJG7us5iiLArpOmwj+G2ke9JMpMWK44NJba0LSmv9c0qmP18&#10;p/uv3SndHGtdTQ+1/sVeK/U6HjYLEIGG8C/+cx+Mgs+PuDaei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MgUfwgAAANwAAAAPAAAAAAAAAAAAAAAAAJgCAABkcnMvZG93&#10;bnJldi54bWxQSwUGAAAAAAQABAD1AAAAhwMAAAAA&#10;" fillcolor="#afa2c6" stroked="f"/>
                  <v:rect id="Rectangle 543" o:spid="_x0000_s1560" style="position:absolute;left:4482;top:1183;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9BIcMA&#10;AADcAAAADwAAAGRycy9kb3ducmV2LnhtbESPzYrCMBSF94LvEK7gbkxVnKnVKCoIsxiEUcHtpbm2&#10;1eamNFHj208GBJeH8/Nx5stganGn1lWWFQwHCQji3OqKCwXHw/YjBeE8ssbaMil4koPlotuZY6bt&#10;g3/pvveFiCPsMlRQet9kUrq8JINuYBvi6J1ta9BH2RZSt/iI46aWoyT5lAYrjoQSG9qUlF/3NxO5&#10;w136M0nTqg5hm59OX5dmTRel+r2wmoHwFPw7/Gp/awWT8RT+z8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9BIcMAAADcAAAADwAAAAAAAAAAAAAAAACYAgAAZHJzL2Rv&#10;d25yZXYueG1sUEsFBgAAAAAEAAQA9QAAAIgDAAAAAA==&#10;" fillcolor="#afa1c6" stroked="f"/>
                  <v:rect id="Rectangle 544" o:spid="_x0000_s1561" style="position:absolute;left:4482;top:1210;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T5UcUA&#10;AADcAAAADwAAAGRycy9kb3ducmV2LnhtbERPz0/CMBS+m/A/NM/Ei4EOUEIGhRgTEonxAHrQ22N9&#10;bJP2dbQdG/719mDi8cv3e7nurREX8qF2rGA8ykAQF07XXCr4eN8M5yBCRNZoHJOCKwVYrwY3S8y1&#10;63hHl30sRQrhkKOCKsYmlzIUFVkMI9cQJ+7ovMWYoC+l9tilcGvkJMtm0mLNqaHChp4rKk771ir4&#10;+n67v27O2+nhp2xfTZuNO/9plLq77Z8WICL18V/8537RCh4f0vx0Jh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1PlRxQAAANwAAAAPAAAAAAAAAAAAAAAAAJgCAABkcnMv&#10;ZG93bnJldi54bWxQSwUGAAAAAAQABAD1AAAAigMAAAAA&#10;" fillcolor="#aea1c6" stroked="f"/>
                  <v:rect id="Rectangle 545" o:spid="_x0000_s1562" style="position:absolute;left:4482;top:1219;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RktcYA&#10;AADcAAAADwAAAGRycy9kb3ducmV2LnhtbESPQWsCMRSE70L/Q3gFb5pVrJXVKFoQpFBqtQjeHpvn&#10;7rLJy3YTNf33TaHQ4zAz3zCLVbRG3KjztWMFo2EGgrhwuuZSwedxO5iB8AFZo3FMCr7Jw2r50Ftg&#10;rt2dP+h2CKVIEPY5KqhCaHMpfVGRRT90LXHyLq6zGJLsSqk7vCe4NXKcZVNpsea0UGFLLxUVzeFq&#10;Fbw+v52n71+xMcfTzMRJs8/iZq1U/zGu5yACxfAf/mvvtIKnyQh+z6Qj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lRktcYAAADcAAAADwAAAAAAAAAAAAAAAACYAgAAZHJz&#10;L2Rvd25yZXYueG1sUEsFBgAAAAAEAAQA9QAAAIsDAAAAAA==&#10;" fillcolor="#aea0c6" stroked="f"/>
                  <v:rect id="Rectangle 546" o:spid="_x0000_s1563" style="position:absolute;left:4482;top:1228;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X7w8QA&#10;AADcAAAADwAAAGRycy9kb3ducmV2LnhtbESPQWvCQBSE70L/w/IKvYjZVWqR1FVEFHKSmur9kX0m&#10;odm3Mbtq8u+7hYLHYWa+YZbr3jbiTp2vHWuYJgoEceFMzaWG0/d+sgDhA7LBxjFpGMjDevUyWmJq&#10;3IOPdM9DKSKEfYoaqhDaVEpfVGTRJ64ljt7FdRZDlF0pTYePCLeNnCn1IS3WHBcqbGlbUfGT36yG&#10;jd2rJnPl7nr5OgxjDOOrOh+0fnvtN58gAvXhGf5vZ0bD/H0G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F+8PEAAAA3AAAAA8AAAAAAAAAAAAAAAAAmAIAAGRycy9k&#10;b3ducmV2LnhtbFBLBQYAAAAABAAEAPUAAACJAwAAAAA=&#10;" fillcolor="#aea0c5" stroked="f"/>
                  <v:rect id="Rectangle 547" o:spid="_x0000_s1564" style="position:absolute;left:4482;top:1256;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A+osYA&#10;AADcAAAADwAAAGRycy9kb3ducmV2LnhtbESPQWvCQBSE74L/YXmCN920WpXUVUQQCragUen1kX1N&#10;otm3aXbV6K93CwWPw8x8w0znjSnFhWpXWFbw0o9AEKdWF5wp2O9WvQkI55E1lpZJwY0czGft1hRj&#10;ba+8pUviMxEg7GJUkHtfxVK6NCeDrm8r4uD92NqgD7LOpK7xGuCmlK9RNJIGCw4LOVa0zCk9JWej&#10;QK/k9z05boZ++bv5OqTH9fr8OVaq22kW7yA8Nf4Z/m9/aAVvwwH8nQlH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A+osYAAADcAAAADwAAAAAAAAAAAAAAAACYAgAAZHJz&#10;L2Rvd25yZXYueG1sUEsFBgAAAAAEAAQA9QAAAIsDAAAAAA==&#10;" fillcolor="#ad9fc5" stroked="f"/>
                  <v:rect id="Rectangle 548" o:spid="_x0000_s1565" style="position:absolute;left:4482;top:1292;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rUMMA&#10;AADcAAAADwAAAGRycy9kb3ducmV2LnhtbESPQYvCMBSE78L+h/AWvGnqWpelGmUpCiIo2C57fjTP&#10;tti8lCZq/fdGEDwOM/MNs1j1phFX6lxtWcFkHIEgLqyuuVTwl29GPyCcR9bYWCYFd3KwWn4MFpho&#10;e+MjXTNfigBhl6CCyvs2kdIVFRl0Y9sSB+9kO4M+yK6UusNbgJtGfkXRtzRYc1iosKW0ouKcXYwC&#10;vzus80mdTk/lBbOo+b/P4n2q1PCz/52D8NT7d/jV3moFsziG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rUMMAAADcAAAADwAAAAAAAAAAAAAAAACYAgAAZHJzL2Rv&#10;d25yZXYueG1sUEsFBgAAAAAEAAQA9QAAAIgDAAAAAA==&#10;" fillcolor="#ad9fc4" stroked="f"/>
                  <v:rect id="Rectangle 549" o:spid="_x0000_s1566" style="position:absolute;left:4482;top:1301;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LDg8YA&#10;AADcAAAADwAAAGRycy9kb3ducmV2LnhtbESPQWvCQBSE7wX/w/IKvRTdKI1I6iraKu0lFKPg9ZF9&#10;zYZm38bsVuO/d4VCj8PMfMPMl71txJk6XztWMB4lIIhLp2uuFBz22+EMhA/IGhvHpOBKHpaLwcMc&#10;M+0uvKNzESoRIewzVGBCaDMpfWnIoh+5ljh6366zGKLsKqk7vES4beQkSabSYs1xwWBLb4bKn+LX&#10;Kph8mU1Ym+e8ONpT+n7t84/dKVfq6bFfvYII1If/8F/7UytIX1K4n4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LDg8YAAADcAAAADwAAAAAAAAAAAAAAAACYAgAAZHJz&#10;L2Rvd25yZXYueG1sUEsFBgAAAAAEAAQA9QAAAIsDAAAAAA==&#10;" fillcolor="#ad9ec4" stroked="f"/>
                  <v:rect id="Rectangle 550" o:spid="_x0000_s1567" style="position:absolute;left:4482;top:1310;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Dc8UA&#10;AADcAAAADwAAAGRycy9kb3ducmV2LnhtbESPT2sCMRTE7wW/Q3hCL6VmrbrIahQpFP+dtMXzc/Pc&#10;Xdy8rEnU9ds3BaHHYWZ+w0znranFjZyvLCvo9xIQxLnVFRcKfr6/3scgfEDWWFsmBQ/yMJ91XqaY&#10;aXvnHd32oRARwj5DBWUITSalz0sy6Hu2IY7eyTqDIUpXSO3wHuGmlh9JkkqDFceFEhv6LCk/769G&#10;QRpG283u0J4Hh+XlunlbufWJj0q9dtvFBESgNvyHn+2VVjAapvB3Jh4B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84NzxQAAANwAAAAPAAAAAAAAAAAAAAAAAJgCAABkcnMv&#10;ZG93bnJldi54bWxQSwUGAAAAAAQABAD1AAAAigMAAAAA&#10;" fillcolor="#ac9ec4" stroked="f"/>
                  <v:rect id="Rectangle 551" o:spid="_x0000_s1568" style="position:absolute;left:4482;top:1337;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NhqcUA&#10;AADcAAAADwAAAGRycy9kb3ducmV2LnhtbESP3WrCQBSE7wt9h+UIvdONpVWJrlLSSgsFwfh7ecge&#10;k9DdsyG7anz7bkHo5TAz3zCzRWeNuFDra8cKhoMEBHHhdM2lgu1m2Z+A8AFZo3FMCm7kYTF/fJhh&#10;qt2V13TJQykihH2KCqoQmlRKX1Rk0Q9cQxy9k2sthijbUuoWrxFujXxOkpG0WHNcqLChrKLiJz9b&#10;BcdutPtgrg/fq/2QJrdPk71nRqmnXvc2BRGoC//he/tLK3h9GcPfmX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o2GpxQAAANwAAAAPAAAAAAAAAAAAAAAAAJgCAABkcnMv&#10;ZG93bnJldi54bWxQSwUGAAAAAAQABAD1AAAAigMAAAAA&#10;" fillcolor="#ac9dc4" stroked="f"/>
                  <v:rect id="Rectangle 552" o:spid="_x0000_s1569" style="position:absolute;left:4482;top:1356;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30Z8IA&#10;AADcAAAADwAAAGRycy9kb3ducmV2LnhtbERPXWvCMBR9H+w/hCvsbSZKJ6MaRTo6BBHUCfp4aa5t&#10;sbkpTaz13y8Pgz0ezvdiNdhG9NT52rGGyViBIC6cqbnUcPrJ3z9B+IBssHFMGp7kYbV8fVlgatyD&#10;D9QfQyliCPsUNVQhtKmUvqjIoh+7ljhyV9dZDBF2pTQdPmK4beRUqZm0WHNsqLClrKLidrxbDbud&#10;knmt7H5Lz6/z5fx9wiy5af02GtZzEIGG8C/+c2+Mho8kro1n4h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zfRnwgAAANwAAAAPAAAAAAAAAAAAAAAAAJgCAABkcnMvZG93&#10;bnJldi54bWxQSwUGAAAAAAQABAD1AAAAhwMAAAAA&#10;" fillcolor="#ab9dc3" stroked="f"/>
                  <v:rect id="Rectangle 553" o:spid="_x0000_s1570" style="position:absolute;left:4482;top:1383;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jmBsYA&#10;AADcAAAADwAAAGRycy9kb3ducmV2LnhtbESPQWvCQBSE7wX/w/KE3urG0oYYXYNIC4JIadSDt0f2&#10;mQSzb9PsGlN/fbdQ6HGYmW+YRTaYRvTUudqygukkAkFcWF1zqeCwf39KQDiPrLGxTAq+yUG2HD0s&#10;MNX2xp/U574UAcIuRQWV920qpSsqMugmtiUO3tl2Bn2QXSl1h7cAN418jqJYGqw5LFTY0rqi4pJf&#10;jYKPXXT8OmNj3k6mPMT3bbE9caLU43hYzUF4Gvx/+K+90QpeX2bweyYc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jmBsYAAADcAAAADwAAAAAAAAAAAAAAAACYAgAAZHJz&#10;L2Rvd25yZXYueG1sUEsFBgAAAAAEAAQA9QAAAIsDAAAAAA==&#10;" fillcolor="#ab9cc3" stroked="f"/>
                  <v:rect id="Rectangle 554" o:spid="_x0000_s1571" style="position:absolute;left:4482;top:1419;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nL4sMA&#10;AADcAAAADwAAAGRycy9kb3ducmV2LnhtbERPz2vCMBS+C/4P4Q12kZluoJZqFBk4dthBWw87Pppn&#10;W9a8ZE2q2f56cxjs+PH93uyi6cWVBt9ZVvA8z0AQ11Z33Cg4V4enHIQPyBp7y6TghzzsttPJBgtt&#10;b3yiaxkakULYF6igDcEVUvq6JYN+bh1x4i52MBgSHBqpB7ylcNPLlyxbSoMdp4YWHb22VH+Vo1GQ&#10;lzHvnM1dNfv9iKu343j4/hyVenyI+zWIQDH8i//c71rBYpHmpzPpCMjt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nL4sMAAADcAAAADwAAAAAAAAAAAAAAAACYAgAAZHJzL2Rv&#10;d25yZXYueG1sUEsFBgAAAAAEAAQA9QAAAIgDAAAAAA==&#10;" fillcolor="#aa9cc3" stroked="f"/>
                  <v:rect id="Rectangle 555" o:spid="_x0000_s1572" style="position:absolute;left:4482;top:1447;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0bdsMA&#10;AADcAAAADwAAAGRycy9kb3ducmV2LnhtbESPQWvCQBSE7wX/w/IEL0U3kVokdRUpiF6r9eDtkX3d&#10;BPPehuzWxH/fLQgeh5n5hlltBm7UjbpQezGQzzJQJKW3tTgD36fddAkqRBSLjRcycKcAm/XoZYWF&#10;9b180e0YnUoQCQUaqGJsC61DWRFjmPmWJHk/vmOMSXZO2w77BOdGz7PsXTPWkhYqbOmzovJ6/GUD&#10;Z7/Up5oP5Z0v/d61b2d2r7kxk/Gw/QAVaYjP8KN9sAYWixz+z6Qj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g0bdsMAAADcAAAADwAAAAAAAAAAAAAAAACYAgAAZHJzL2Rv&#10;d25yZXYueG1sUEsFBgAAAAAEAAQA9QAAAIgDAAAAAA==&#10;" fillcolor="#aa9bc2" stroked="f"/>
                  <v:rect id="Rectangle 556" o:spid="_x0000_s1573" style="position:absolute;left:4482;top:1483;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C8bsUA&#10;AADcAAAADwAAAGRycy9kb3ducmV2LnhtbESPT2sCMRTE7wW/Q3hCL6JZBUW3xmVZENpDD7XF8+vm&#10;uX/cvCxJqqufvikIPQ4z8xtmmw2mExdyvrGsYD5LQBCXVjdcKfj63E/XIHxA1thZJgU38pDtRk9b&#10;TLW98gddDqESEcI+RQV1CH0qpS9rMuhntieO3sk6gyFKV0nt8BrhppOLJFlJgw3HhRp7Kmoqz4cf&#10;o+C+4e+jK/r2LW+5XU3o/ZyftFLP4yF/ARFoCP/hR/tVK1guF/B3Jh4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LxuxQAAANwAAAAPAAAAAAAAAAAAAAAAAJgCAABkcnMv&#10;ZG93bnJldi54bWxQSwUGAAAAAAQABAD1AAAAigMAAAAA&#10;" fillcolor="#a99bc2" stroked="f"/>
                  <v:rect id="Rectangle 557" o:spid="_x0000_s1574" style="position:absolute;left:4482;top:1510;width:93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2K/MMA&#10;AADcAAAADwAAAGRycy9kb3ducmV2LnhtbESPQYvCMBSE7wv+h/AEL6KpiiJdo4ggCHtRK54fzbMt&#10;27zUJNbu/vqNIOxxmJlvmNWmM7VoyfnKsoLJOAFBnFtdcaHgku1HSxA+IGusLZOCH/KwWfc+Vphq&#10;++QTtedQiAhhn6KCMoQmldLnJRn0Y9sQR+9mncEQpSukdviMcFPLaZIspMGK40KJDe1Kyr/PD6Pg&#10;99Rqmw35nmTHYljttl/Xyc0pNeh3208QgbrwH363D1rBfD6D15l4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2K/MMAAADcAAAADwAAAAAAAAAAAAAAAACYAgAAZHJzL2Rv&#10;d25yZXYueG1sUEsFBgAAAAAEAAQA9QAAAIgDAAAAAA==&#10;" fillcolor="#a99ac2" stroked="f"/>
                  <v:rect id="Rectangle 558" o:spid="_x0000_s1575" style="position:absolute;left:4482;top:1574;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xvO8UA&#10;AADcAAAADwAAAGRycy9kb3ducmV2LnhtbESPQWsCMRSE7wX/Q3iCl1KzareUrVFKYcX2INSK58fm&#10;uVncvIRNdNd/bwqFHoeZ+YZZrgfbiit1oXGsYDbNQBBXTjdcKzj8lE+vIEJE1tg6JgU3CrBejR6W&#10;WGjX8zdd97EWCcKhQAUmRl9IGSpDFsPUeeLknVxnMSbZ1VJ32Ce4beU8y16kxYbTgkFPH4aq8/5i&#10;FfiZXpQ7bY6Pn33v7Nem9XlTKjUZD+9vICIN8T/8195qBXn+DL9n0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fG87xQAAANwAAAAPAAAAAAAAAAAAAAAAAJgCAABkcnMv&#10;ZG93bnJldi54bWxQSwUGAAAAAAQABAD1AAAAigMAAAAA&#10;" fillcolor="#a99ac1" stroked="f"/>
                  <v:rect id="Rectangle 559" o:spid="_x0000_s1576" style="position:absolute;left:4482;top:1583;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D08YA&#10;AADcAAAADwAAAGRycy9kb3ducmV2LnhtbESPQWvCQBSE70L/w/IKvemmhahEVxGh0FZQa0Ts7XX3&#10;NQlm34bsqvHfdwtCj8PMfMNM552txYVaXzlW8DxIQBBrZyouFOzz1/4YhA/IBmvHpOBGHuazh94U&#10;M+Ou/EmXXShEhLDPUEEZQpNJ6XVJFv3ANcTR+3GtxRBlW0jT4jXCbS1fkmQoLVYcF0psaFmSPu3O&#10;VsFxfVi48Spdjb4/9Jd+3+RbTHKlnh67xQREoC78h+/tN6MgTVP4OxOP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KD08YAAADcAAAADwAAAAAAAAAAAAAAAACYAgAAZHJz&#10;L2Rvd25yZXYueG1sUEsFBgAAAAAEAAQA9QAAAIsDAAAAAA==&#10;" fillcolor="#a89ac1" stroked="f"/>
                  <v:rect id="Rectangle 560" o:spid="_x0000_s1577" style="position:absolute;left:4482;top:1619;width:938;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15o8YA&#10;AADcAAAADwAAAGRycy9kb3ducmV2LnhtbESP0WrCQBRE3wv+w3KFvpS6UVQkzSqlUhGx0Kb9gNvs&#10;TTY0ezdmV41/7wpCH4eZOcNkq9424kSdrx0rGI8SEMSF0zVXCn6+358XIHxA1tg4JgUX8rBaDh4y&#10;TLU78xed8lCJCGGfogITQptK6QtDFv3ItcTRK11nMUTZVVJ3eI5w28hJksylxZrjgsGW3gwVf/nR&#10;KphWm/X++PRx2JlLnn8u+mZS/o6Vehz2ry8gAvXhP3xvb7WC2WwO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15o8YAAADcAAAADwAAAAAAAAAAAAAAAACYAgAAZHJz&#10;L2Rvd25yZXYueG1sUEsFBgAAAAAEAAQA9QAAAIsDAAAAAA==&#10;" fillcolor="#a899c1" stroked="f"/>
                  <v:rect id="Rectangle 561" o:spid="_x0000_s1578" style="position:absolute;left:4489;top:581;width:930;height:1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bUrMUA&#10;AADcAAAADwAAAGRycy9kb3ducmV2LnhtbESPzWrDMBCE74G+g9hCb7HcgpPgRAltoNBDL/4JpbfF&#10;2tgm1spYqqO+fVQo5DjMzDfM7hDMIGaaXG9ZwXOSgiBurO65VVBX78sNCOeRNQ6WScEvOTjsHxY7&#10;zLW9ckFz6VsRIexyVNB5P+ZSuqYjgy6xI3H0znYy6KOcWqknvEa4GeRLmq6kwZ7jQocjHTtqLuWP&#10;URAu5u27qrP+GGRx+pydrpovr9TTY3jdgvAU/D383/7QCrJsDX9n4hG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tSsxQAAANwAAAAPAAAAAAAAAAAAAAAAAJgCAABkcnMv&#10;ZG93bnJldi54bWxQSwUGAAAAAAQABAD1AAAAigMAAAAA&#10;" filled="f" strokecolor="#404040" strokeweight=".45pt">
                    <v:stroke joinstyle="round" endcap="round"/>
                  </v:rect>
                  <v:rect id="Rectangle 562" o:spid="_x0000_s1579" style="position:absolute;left:4753;top:739;width:413;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Ew7MAA&#10;AADcAAAADwAAAGRycy9kb3ducmV2LnhtbERPS2rDMBDdF3IHMYHsGrmBFONaDqUQSEI2sXuAwRp/&#10;qDQykhK7t68WgS4f718eFmvEg3wYHSt422YgiFunR+4VfDfH1xxEiMgajWNS8EsBDtXqpcRCu5lv&#10;9KhjL1IIhwIVDDFOhZShHchi2LqJOHGd8xZjgr6X2uOcwq2Ruyx7lxZHTg0DTvQ1UPtT360C2dTH&#10;Oa+Nz9xl113N+XTryCm1WS+fHyAiLfFf/HSftIL9Pq1NZ9IR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Ew7MAAAADcAAAADwAAAAAAAAAAAAAAAACYAgAAZHJzL2Rvd25y&#10;ZXYueG1sUEsFBgAAAAAEAAQA9QAAAIUDAAAAAA==&#10;" filled="f" stroked="f">
                    <v:textbox style="mso-fit-shape-to-text:t" inset="0,0,0,0">
                      <w:txbxContent>
                        <w:p w:rsidR="001E7BFF" w:rsidRDefault="001E7BFF">
                          <w:r>
                            <w:rPr>
                              <w:rFonts w:ascii="Calibri" w:hAnsi="Calibri" w:cs="Calibri"/>
                              <w:color w:val="000000"/>
                            </w:rPr>
                            <w:t xml:space="preserve">Host </w:t>
                          </w:r>
                        </w:p>
                      </w:txbxContent>
                    </v:textbox>
                  </v:rect>
                  <v:rect id="Rectangle 563" o:spid="_x0000_s1580" style="position:absolute;left:4560;top:1001;width:80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2Vd8IA&#10;AADcAAAADwAAAGRycy9kb3ducmV2LnhtbESPzYoCMRCE7wu+Q2jB25pRcHFHo4ggqOzFcR+gmfT8&#10;YNIZkuiMb2+EhT0WVfUVtd4O1ogH+dA6VjCbZiCIS6dbrhX8Xg+fSxAhIms0jknBkwJsN6OPNeba&#10;9XyhRxFrkSAcclTQxNjlUoayIYth6jri5FXOW4xJ+lpqj32CWyPnWfYlLbacFhrsaN9QeSvuVoG8&#10;Fod+WRifufO8+jGn46Uip9RkPOxWICIN8T/81z5qBYvFN7zPpCM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HZV3wgAAANwAAAAPAAAAAAAAAAAAAAAAAJgCAABkcnMvZG93&#10;bnJldi54bWxQSwUGAAAAAAQABAD1AAAAhwMAAAAA&#10;" filled="f" stroked="f">
                    <v:textbox style="mso-fit-shape-to-text:t" inset="0,0,0,0">
                      <w:txbxContent>
                        <w:p w:rsidR="001E7BFF" w:rsidRDefault="001E7BFF">
                          <w:r>
                            <w:rPr>
                              <w:rFonts w:ascii="Calibri" w:hAnsi="Calibri" w:cs="Calibri"/>
                              <w:color w:val="000000"/>
                            </w:rPr>
                            <w:t xml:space="preserve">interface  </w:t>
                          </w:r>
                        </w:p>
                      </w:txbxContent>
                    </v:textbox>
                  </v:rect>
                  <v:rect id="Rectangle 564" o:spid="_x0000_s1581" style="position:absolute;left:4780;top:1263;width:359;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v2V8AA&#10;AADcAAAADwAAAGRycy9kb3ducmV2LnhtbERPS2rDMBDdF3IHMYHuGjmGBuNGCSUQSEo2sXuAwRp/&#10;qDQykmK7t68WhSwf778/LtaIiXwYHCvYbjIQxI3TA3cKvuvzWwEiRGSNxjEp+KUAx8PqZY+ldjPf&#10;aapiJ1IIhxIV9DGOpZSh6cli2LiROHGt8xZjgr6T2uOcwq2ReZbtpMWBU0OPI516an6qh1Ug6+o8&#10;F5XxmfvK25u5Xu4tOaVe18vnB4hIS3yK/90XreB9l+an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v2V8AAAADcAAAADwAAAAAAAAAAAAAAAACYAgAAZHJzL2Rvd25y&#10;ZXYueG1sUEsFBgAAAAAEAAQA9QAAAIUDAAAAAA==&#10;" filled="f" stroked="f">
                    <v:textbox style="mso-fit-shape-to-text:t" inset="0,0,0,0">
                      <w:txbxContent>
                        <w:p w:rsidR="001E7BFF" w:rsidRDefault="001E7BFF">
                          <w:r>
                            <w:rPr>
                              <w:rFonts w:ascii="Calibri" w:hAnsi="Calibri" w:cs="Calibri"/>
                              <w:color w:val="000000"/>
                            </w:rPr>
                            <w:t>LAG</w:t>
                          </w:r>
                        </w:p>
                      </w:txbxContent>
                    </v:textbox>
                  </v:rect>
                  <v:shape id="Picture 565" o:spid="_x0000_s1582" type="#_x0000_t75" style="position:absolute;left:4819;top:910;width:956;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je27CAAAA3AAAAA8AAABkcnMvZG93bnJldi54bWxEj81qwzAQhO+FvIPYQm+NnEJNcKKEktSk&#10;PebnARZrbYtYK2HJP3n7qlDocZiZb5jtfradGKkPxrGC1TIDQVw5bbhRcLuWr2sQISJr7ByTggcF&#10;2O8WT1sstJv4TOMlNiJBOBSooI3RF1KGqiWLYek8cfJq11uMSfaN1D1OCW47+ZZlubRoOC206OnQ&#10;UnW/DFaBid+lQ3Nqqs9w8EM41n6610q9PM8fGxCR5vgf/mt/aQXv+Qp+z6QjIH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Y3tuwgAAANwAAAAPAAAAAAAAAAAAAAAAAJ8C&#10;AABkcnMvZG93bnJldi54bWxQSwUGAAAAAAQABAD3AAAAjgMAAAAA&#10;">
                    <v:imagedata r:id="rId105" o:title=""/>
                  </v:shape>
                  <v:shape id="Picture 566" o:spid="_x0000_s1583" type="#_x0000_t75" style="position:absolute;left:4819;top:910;width:956;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SXnGAAAA3AAAAA8AAABkcnMvZG93bnJldi54bWxEj0FrwkAUhO8F/8PyhN7qJpZajW5EFEVB&#10;D00Fr4/saxKafRuyq0n99d2C0OMwM98wi2VvanGj1lWWFcSjCARxbnXFhYLz5/ZlCsJ5ZI21ZVLw&#10;Qw6W6eBpgYm2HX/QLfOFCBB2CSoovW8SKV1ekkE3sg1x8L5sa9AH2RZSt9gFuKnlOIom0mDFYaHE&#10;htYl5d/Z1SiYvt6LWb5ZV8dTd7oedpcas/dYqedhv5qD8NT7//CjvdcK3iZj+DsTjoBM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v5JecYAAADcAAAADwAAAAAAAAAAAAAA&#10;AACfAgAAZHJzL2Rvd25yZXYueG1sUEsFBgAAAAAEAAQA9wAAAJIDAAAAAA==&#10;">
                    <v:imagedata r:id="rId106" o:title=""/>
                  </v:shape>
                  <v:rect id="Rectangle 567" o:spid="_x0000_s1584" style="position:absolute;left:4810;top:901;width:938;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AiYsYA&#10;AADcAAAADwAAAGRycy9kb3ducmV2LnhtbESPT2sCMRTE7wW/Q3iCl6JZLYqsRlmEwh5aaFX0+ti8&#10;/YOblyVJ120/fVMoeBxm5jfMdj+YVvTkfGNZwXyWgCAurG64UnA+vU7XIHxA1thaJgXf5GG/Gz1t&#10;MdX2zp/UH0MlIoR9igrqELpUSl/UZNDPbEccvdI6gyFKV0nt8B7hppWLJFlJgw3HhRo7OtRU3I5f&#10;RsHH+1v+U14Sc3O27IvlNbvkz5lSk/GQbUAEGsIj/N/OtYLl6gX+zsQjI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AiYsYAAADcAAAADwAAAAAAAAAAAAAAAACYAgAAZHJz&#10;L2Rvd25yZXYueG1sUEsFBgAAAAAEAAQA9QAAAIsDAAAAAA==&#10;" fillcolor="#b8accd" stroked="f"/>
                  <v:rect id="Rectangle 568" o:spid="_x0000_s1585" style="position:absolute;left:4810;top:1001;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qZR8YA&#10;AADcAAAADwAAAGRycy9kb3ducmV2LnhtbESPW2sCMRSE3wv+h3AE32rWemVrlNYiFBTBK/TtsDnu&#10;xm5OtptUt/++EQp9HGbmG2Y6b2wprlR741hBr5uAIM6cNpwrOOyXjxMQPiBrLB2Tgh/yMJ+1HqaY&#10;anfjLV13IRcRwj5FBUUIVSqlzwqy6LuuIo7e2dUWQ5R1LnWNtwi3pXxKkpG0aDguFFjRoqDsc/dt&#10;FbyOjyf/Nr7sg1l/Lcxm8nFZ9SulOu3m5RlEoCb8h//a71rBcDSA+5l4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1qZR8YAAADcAAAADwAAAAAAAAAAAAAAAACYAgAAZHJz&#10;L2Rvd25yZXYueG1sUEsFBgAAAAAEAAQA9QAAAIsDAAAAAA==&#10;" fillcolor="#b7abcd" stroked="f"/>
                  <v:rect id="Rectangle 569" o:spid="_x0000_s1586" style="position:absolute;left:4810;top:1037;width:938;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zPM8QA&#10;AADcAAAADwAAAGRycy9kb3ducmV2LnhtbESPQYvCMBSE74L/ITzBi2iqoEg1ii6IHpbFVQ96ezTP&#10;ttq8dJtYu//eLAh7HGbmG2a+bEwhaqpcblnBcBCBIE6szjlVcDpu+lMQziNrLCyTgl9ysFy0W3OM&#10;tX3yN9UHn4oAYRejgsz7MpbSJRkZdANbEgfvaiuDPsgqlbrCZ4CbQo6iaCIN5hwWMizpI6PkfngY&#10;Bfx1W18MTff1ZTvE3qeRP72zVKrbaVYzEJ4a/x9+t3dawXgyhr8z4QjIx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szzPEAAAA3AAAAA8AAAAAAAAAAAAAAAAAmAIAAGRycy9k&#10;b3ducmV2LnhtbFBLBQYAAAAABAAEAPUAAACJAwAAAAA=&#10;" fillcolor="#b7abcc" stroked="f"/>
                  <v:rect id="Rectangle 570" o:spid="_x0000_s1587" style="position:absolute;left:4810;top:1119;width:938;height: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tvdscA&#10;AADcAAAADwAAAGRycy9kb3ducmV2LnhtbESPT2vCQBTE7wW/w/IEL0VfFBokuoq1f5BiDlUvvT2y&#10;r0kw+zbNbjV++26h0OMwM79hluveNurCna+daJhOElAshTO1lBpOx5fxHJQPJIYaJ6zhxh7Wq8Hd&#10;kjLjrvLOl0MoVYSIz0hDFUKbIfqiYkt+4lqW6H26zlKIsivRdHSNcNvgLElStFRLXKio5W3Fxfnw&#10;bTWcm8dN/oofGO6/3p6n+dMet/lc69Gw3yxABe7Df/ivvTMaHtIUfs/EI4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7b3bHAAAA3AAAAA8AAAAAAAAAAAAAAAAAmAIAAGRy&#10;cy9kb3ducmV2LnhtbFBLBQYAAAAABAAEAPUAAACMAwAAAAA=&#10;" fillcolor="#b6aacc" stroked="f"/>
                  <v:rect id="Rectangle 571" o:spid="_x0000_s1588" style="position:absolute;left:4810;top:1174;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KgE8IA&#10;AADcAAAADwAAAGRycy9kb3ducmV2LnhtbESPQWsCMRSE7wX/Q3hCbzVR6Cpbo9iCuNeqvT82z93F&#10;zcu6iWbbX98IgsdhZr5hluvBtuJGvW8ca5hOFAji0pmGKw3Hw/ZtAcIHZIOtY9LwSx7Wq9HLEnPj&#10;In/TbR8qkSDsc9RQh9DlUvqyJot+4jri5J1cbzEk2VfS9BgT3LZyplQmLTacFmrs6Kum8ry/Wg0/&#10;NjtGdeD42TqFcXcp/k6LQuvX8bD5ABFoCM/wo10YDe/ZHO5n0h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cqATwgAAANwAAAAPAAAAAAAAAAAAAAAAAJgCAABkcnMvZG93&#10;bnJldi54bWxQSwUGAAAAAAQABAD1AAAAhwMAAAAA&#10;" fillcolor="#b6aacb" stroked="f"/>
                  <v:rect id="Rectangle 572" o:spid="_x0000_s1589" style="position:absolute;left:4810;top:1183;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NHkcEA&#10;AADcAAAADwAAAGRycy9kb3ducmV2LnhtbERP3WrCMBS+H/gO4Qi7m6nDyaimRYTpBrvYqg9w2hzT&#10;YnNSmmi6t18uBrv8+P635WR7cafRd44VLBcZCOLG6Y6NgvPp7ekVhA/IGnvHpOCHPJTF7GGLuXaR&#10;v+leBSNSCPscFbQhDLmUvmnJol+4gThxFzdaDAmORuoRYwq3vXzOsrW02HFqaHGgfUvNtbpZBRw/&#10;9LD8PFShNrtVd6xNHb+iUo/zabcBEWgK/+I/97tW8LJOa9OZdAR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jR5HBAAAA3AAAAA8AAAAAAAAAAAAAAAAAmAIAAGRycy9kb3du&#10;cmV2LnhtbFBLBQYAAAAABAAEAPUAAACGAwAAAAA=&#10;" fillcolor="#b6a9cb" stroked="f"/>
                  <v:rect id="Rectangle 573" o:spid="_x0000_s1590" style="position:absolute;left:4810;top:1201;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06XcYA&#10;AADcAAAADwAAAGRycy9kb3ducmV2LnhtbESPT2sCMRTE74V+h/AKvdVshUpdjeKfCiJ4UFvPz+S5&#10;u3bzsm5Sd/32Rih4HGbmN8xw3NpSXKj2hWMF750EBLF2puBMwfdu8fYJwgdkg6VjUnAlD+PR89MQ&#10;U+Ma3tBlGzIRIexTVJCHUKVSep2TRd9xFXH0jq62GKKsM2lqbCLclrKbJD1pseC4kGNFs5z07/bP&#10;KvjanZvpfjVdzYvDdX2aLPTPMWilXl/ayQBEoDY8wv/tpVHw0evD/Uw8AnJ0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06XcYAAADcAAAADwAAAAAAAAAAAAAAAACYAgAAZHJz&#10;L2Rvd25yZXYueG1sUEsFBgAAAAAEAAQA9QAAAIsDAAAAAA==&#10;" fillcolor="#b5a9cb" stroked="f"/>
                  <v:rect id="Rectangle 574" o:spid="_x0000_s1591" style="position:absolute;left:4810;top:1228;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3hjMMA&#10;AADcAAAADwAAAGRycy9kb3ducmV2LnhtbERP3WrCMBS+H/gO4Qi7GZpO3Do6Y3FiZVQQ7PYAh+bY&#10;FpuT0mRt9/bLhbDLj+9/k06mFQP1rrGs4HkZgSAurW64UvD9lS3eQDiPrLG1TAp+yUG6nT1sMNF2&#10;5AsNha9ECGGXoILa+y6R0pU1GXRL2xEH7mp7gz7AvpK6xzGEm1auouhVGmw4NNTY0b6m8lb8GAXr&#10;YcyuZ+2zj/h0yHOL9HQ8nZV6nE+7dxCeJv8vvrs/tYKXOMwPZ8IR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3hjMMAAADcAAAADwAAAAAAAAAAAAAAAACYAgAAZHJzL2Rv&#10;d25yZXYueG1sUEsFBgAAAAAEAAQA9QAAAIgDAAAAAA==&#10;" fillcolor="#b5a8cb" stroked="f"/>
                  <v:rect id="Rectangle 575" o:spid="_x0000_s1592" style="position:absolute;left:4810;top:1246;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0GIcYA&#10;AADcAAAADwAAAGRycy9kb3ducmV2LnhtbESPQWvCQBSE74X+h+UJvdWNgrakrmIVoZYKGr309sg+&#10;k9Ds27C7idFf3y0UPA4z8w0zW/SmFh05X1lWMBomIIhzqysuFJyOm+dXED4ga6wtk4IreVjMHx9m&#10;mGp74QN1WShEhLBPUUEZQpNK6fOSDPqhbYijd7bOYIjSFVI7vES4qeU4SabSYMVxocSGViXlP1lr&#10;FHxZ2t/Oh+M6m+zfP+m73crTrlHqadAv30AE6sM9/N/+0AomLyP4O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0GIcYAAADcAAAADwAAAAAAAAAAAAAAAACYAgAAZHJz&#10;L2Rvd25yZXYueG1sUEsFBgAAAAAEAAQA9QAAAIsDAAAAAA==&#10;" fillcolor="#b5a8ca" stroked="f"/>
                  <v:rect id="Rectangle 576" o:spid="_x0000_s1593" style="position:absolute;left:4810;top:1265;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8/e8YA&#10;AADcAAAADwAAAGRycy9kb3ducmV2LnhtbESPQWvCQBSE7wX/w/KE3uqmYlqNrlK0UsGKaMTzI/ua&#10;Dc2+DdlV0/76bqHQ4zAz3zCzRWdrcaXWV44VPA4SEMSF0xWXCk75+mEMwgdkjbVjUvBFHhbz3t0M&#10;M+1ufKDrMZQiQthnqMCE0GRS+sKQRT9wDXH0PlxrMUTZllK3eItwW8thkjxJixXHBYMNLQ0Vn8eL&#10;VfC9z8vX3eS8MWnxxulomyfvy5VS9/3uZQoiUBf+w3/tjVaQPg/h90w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8/e8YAAADcAAAADwAAAAAAAAAAAAAAAACYAgAAZHJz&#10;L2Rvd25yZXYueG1sUEsFBgAAAAAEAAQA9QAAAIsDAAAAAA==&#10;" fillcolor="#b4a8ca" stroked="f"/>
                  <v:rect id="Rectangle 577" o:spid="_x0000_s1594" style="position:absolute;left:4810;top:1283;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oLqMUA&#10;AADcAAAADwAAAGRycy9kb3ducmV2LnhtbESPQWsCMRSE74L/ITzBm2ZVrLIaRQVBag9VW9rjY/Pc&#10;XUxelk10t//eFAo9DjPzDbNct9aIB9W+dKxgNExAEGdOl5wr+LjsB3MQPiBrNI5JwQ95WK+6nSWm&#10;2jV8osc55CJC2KeooAihSqX0WUEW/dBVxNG7utpiiLLOpa6xiXBr5DhJXqTFkuNCgRXtCspu57tV&#10;EJpp/mWP2sw+q/ft9+s8M3r7plS/124WIAK14T/81z5oBdPZBH7Px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mguoxQAAANwAAAAPAAAAAAAAAAAAAAAAAJgCAABkcnMv&#10;ZG93bnJldi54bWxQSwUGAAAAAAQABAD1AAAAigMAAAAA&#10;" fillcolor="#b4a7ca" stroked="f"/>
                  <v:rect id="Rectangle 578" o:spid="_x0000_s1595" style="position:absolute;left:4810;top:1319;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bMXsUA&#10;AADcAAAADwAAAGRycy9kb3ducmV2LnhtbESPQWvCQBSE7wX/w/KE3uqmRRuNrlIEQRALjaLXR/aZ&#10;bM2+DdmtRn+9Wyj0OMzMN8xs0dlaXKj1xrGC10ECgrhw2nCpYL9bvYxB+ICssXZMCm7kYTHvPc0w&#10;0+7KX3TJQykihH2GCqoQmkxKX1Rk0Q9cQxy9k2sthijbUuoWrxFua/mWJO/SouG4UGFDy4qKc/5j&#10;FXwmS7pTakwajod8N558nzfbu1LP/e5jCiJQF/7Df+21VjBKh/B7Jh4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dsxexQAAANwAAAAPAAAAAAAAAAAAAAAAAJgCAABkcnMv&#10;ZG93bnJldi54bWxQSwUGAAAAAAQABAD1AAAAigMAAAAA&#10;" fillcolor="#b3a7c9" stroked="f"/>
                  <v:rect id="Rectangle 579" o:spid="_x0000_s1596" style="position:absolute;left:4810;top:1328;width:93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2rzMQA&#10;AADcAAAADwAAAGRycy9kb3ducmV2LnhtbESPS6vCMBSE9xf8D+EI7q6pgletRhEfIC4UHwvdHZpj&#10;W2xOShO1/vsbQXA5zMw3zHham0I8qHK5ZQWddgSCOLE651TB6bj6HYBwHlljYZkUvMjBdNL4GWOs&#10;7ZP39Dj4VAQIuxgVZN6XsZQuyciga9uSOHhXWxn0QVap1BU+A9wUshtFf9JgzmEhw5LmGSW3w90o&#10;kMP7cnum3eI2qze719Z3LrleKdVq1rMRCE+1/4Y/7bVW0Ov34H0mHAE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tq8zEAAAA3AAAAA8AAAAAAAAAAAAAAAAAmAIAAGRycy9k&#10;b3ducmV2LnhtbFBLBQYAAAAABAAEAPUAAACJAwAAAAA=&#10;" fillcolor="#b3a6c9" stroked="f"/>
                  <v:rect id="Rectangle 580" o:spid="_x0000_s1597" style="position:absolute;left:4810;top:1365;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QpLMUA&#10;AADcAAAADwAAAGRycy9kb3ducmV2LnhtbESPT4vCMBTE78J+h/AWvGm6grpUoywrohcVq4c9PprX&#10;P27zUpqo1U9vBMHjMDO/Yabz1lTiQo0rLSv46kcgiFOrS84VHA/L3jcI55E1VpZJwY0czGcfnSnG&#10;2l55T5fE5yJA2MWooPC+jqV0aUEGXd/WxMHLbGPQB9nkUjd4DXBTyUEUjaTBksNCgTX9FpT+J2ej&#10;QCb3bLdd78/HO21Wf6dsMfbRQanuZ/szAeGp9e/wq73WCobjETzPh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VCksxQAAANwAAAAPAAAAAAAAAAAAAAAAAJgCAABkcnMv&#10;ZG93bnJldi54bWxQSwUGAAAAAAQABAD1AAAAigMAAAAA&#10;" fillcolor="#b2a5c9" stroked="f"/>
                  <v:rect id="Rectangle 581" o:spid="_x0000_s1598" style="position:absolute;left:4810;top:1383;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Vi2MUA&#10;AADcAAAADwAAAGRycy9kb3ducmV2LnhtbESPT4vCMBTE78J+h/AWvGm6q2ulGmURBUH2UPfP+dE8&#10;27rNS2liW7+9EQSPw8z8hlmue1OJlhpXWlbwNo5AEGdWl5wr+PnejeYgnEfWWFkmBVdysF69DJaY&#10;aNtxSu3R5yJA2CWooPC+TqR0WUEG3djWxME72cagD7LJpW6wC3BTyfcomkmDJYeFAmvaFJT9Hy9G&#10;QTz9+p1tJ9edO9tDlKaT7m/adkoNX/vPBQhPvX+GH+29VvARx3A/E4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WLYxQAAANwAAAAPAAAAAAAAAAAAAAAAAJgCAABkcnMv&#10;ZG93bnJldi54bWxQSwUGAAAAAAQABAD1AAAAigMAAAAA&#10;" fillcolor="#b2a5c8" stroked="f"/>
                  <v:rect id="Rectangle 582" o:spid="_x0000_s1599" style="position:absolute;left:4810;top:1401;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tMcMA&#10;AADcAAAADwAAAGRycy9kb3ducmV2LnhtbESPTYvCQAyG74L/YciCN536vXQdRQTRw178wHPoZNti&#10;J1M601r//eawsMfw5n2SZ7PrXaU6akLp2cB0koAizrwtOTdwvx3Hn6BCRLZYeSYDbwqw2w4HG0yt&#10;f/GFumvMlUA4pGigiLFOtQ5ZQQ7DxNfEkv34xmGUscm1bfAlcFfpWZKstMOS5UKBNR0Kyp7X1gnl&#10;3B+X7Sz/nj8XHV0e7Wm60CdjRh/9/gtUpD7+L/+1z9bAci3fioyIgN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tMcMAAADcAAAADwAAAAAAAAAAAAAAAACYAgAAZHJzL2Rv&#10;d25yZXYueG1sUEsFBgAAAAAEAAQA9QAAAIgDAAAAAA==&#10;" fillcolor="#b1a5c8" stroked="f"/>
                  <v:rect id="Rectangle 583" o:spid="_x0000_s1600" style="position:absolute;left:4810;top:1410;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1XHsQA&#10;AADcAAAADwAAAGRycy9kb3ducmV2LnhtbESPQWvCQBSE7wX/w/IEL6VuFLQ2uoooFhV60Nb7I/tM&#10;gtm3YXdN4r/vCoUeh5n5hlmsOlOJhpwvLSsYDRMQxJnVJecKfr53bzMQPiBrrCyTggd5WC17LwtM&#10;tW35RM055CJC2KeooAihTqX0WUEG/dDWxNG7WmcwROlyqR22EW4qOU6SqTRYclwosKZNQdntfDcK&#10;7lfXfF1a271ODvZzzVs/ehwzpQb9bj0HEagL/+G/9l4rmLx/wPN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dVx7EAAAA3AAAAA8AAAAAAAAAAAAAAAAAmAIAAGRycy9k&#10;b3ducmV2LnhtbFBLBQYAAAAABAAEAPUAAACJAwAAAAA=&#10;" fillcolor="#b1a4c8" stroked="f"/>
                  <v:rect id="Rectangle 584" o:spid="_x0000_s1601" style="position:absolute;left:4810;top:1438;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yjdsAA&#10;AADcAAAADwAAAGRycy9kb3ducmV2LnhtbERPTYvCMBC9C/sfwizsRTRVdJFqlF1B2IMe1EU8Ds3Y&#10;FJtJaWKN/94cBI+P971YRVuLjlpfOVYwGmYgiAunKy4V/B83gxkIH5A11o5JwYM8rJYfvQXm2t15&#10;T90hlCKFsM9RgQmhyaX0hSGLfuga4sRdXGsxJNiWUrd4T+G2luMs+5YWK04NBhtaGyquh5tVMO67&#10;9ZlCNxlNzPbURfu74xiV+vqMP3MQgWJ4i1/uP61gOkvz05l0BO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yjdsAAAADcAAAADwAAAAAAAAAAAAAAAACYAgAAZHJzL2Rvd25y&#10;ZXYueG1sUEsFBgAAAAAEAAQA9QAAAIUDAAAAAA==&#10;" fillcolor="#b1a3c7" stroked="f"/>
                  <v:rect id="Rectangle 585" o:spid="_x0000_s1602" style="position:absolute;left:4810;top:144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8qGsQA&#10;AADcAAAADwAAAGRycy9kb3ducmV2LnhtbESPW2sCMRSE3wX/QzhC3zRrS0XXjSK2hb4VLxB8O2zO&#10;XjA5WTapbv99Uyj4OMzMN0yxHZwVN+pD61nBfJaBIC69ablWcD59TJcgQkQ2aD2Tgh8KsN2MRwXm&#10;xt/5QLdjrEWCcMhRQRNjl0sZyoYchpnviJNX+d5hTLKvpenxnuDOyucsW0iHLaeFBjvaN1Rej99O&#10;gbZf2alCo3cv9vJWn7V+P6y0Uk+TYbcGEWmIj/B/+9MoeF3O4e9MOg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fKhrEAAAA3AAAAA8AAAAAAAAAAAAAAAAAmAIAAGRycy9k&#10;b3ducmV2LnhtbFBLBQYAAAAABAAEAPUAAACJAwAAAAA=&#10;" fillcolor="#b0a3c7" stroked="f"/>
                  <v:rect id="Rectangle 586" o:spid="_x0000_s1603" style="position:absolute;left:4810;top:1474;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rYn8YA&#10;AADcAAAADwAAAGRycy9kb3ducmV2LnhtbESPQWsCMRSE7wX/Q3iCl6LZLrTYrVEWoSA9FN1avL5u&#10;XjdbNy9hk+r6741Q6HGYmW+YxWqwnThRH1rHCh5mGQji2umWGwX7j9fpHESIyBo7x6TgQgFWy9Hd&#10;AgvtzryjUxUbkSAcClRgYvSFlKE2ZDHMnCdO3rfrLcYk+0bqHs8JbjuZZ9mTtNhyWjDoaW2oPla/&#10;VkHJW/Oz3vrD1+ebx+eqPN7n73ulJuOhfAERaYj/4b/2Rit4nOdwO5OO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rYn8YAAADcAAAADwAAAAAAAAAAAAAAAACYAgAAZHJz&#10;L2Rvd25yZXYueG1sUEsFBgAAAAAEAAQA9QAAAIsDAAAAAA==&#10;" fillcolor="#b0a2c7" stroked="f"/>
                  <v:rect id="Rectangle 587" o:spid="_x0000_s1604" style="position:absolute;left:4810;top:1492;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icUA&#10;AADcAAAADwAAAGRycy9kb3ducmV2LnhtbESP0WrCQBRE3wv+w3ILvtVNqg2SuopYBe1Dqdt+wCV7&#10;m4Rk74bsauLfu4VCH4eZOcOsNqNtxZV6XztWkM4SEMSFMzWXCr6/Dk9LED4gG2wdk4IbedisJw8r&#10;zI0b+ExXHUoRIexzVFCF0OVS+qIii37mOuLo/bjeYoiyL6XpcYhw28rnJMmkxZrjQoUd7SoqGn2x&#10;CrKP9/Twtj+n21Oj68Wx0Z84aKWmj+P2FUSgMfyH/9pHo+BlOYff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V6JxQAAANwAAAAPAAAAAAAAAAAAAAAAAJgCAABkcnMv&#10;ZG93bnJldi54bWxQSwUGAAAAAAQABAD1AAAAigMAAAAA&#10;" fillcolor="#afa2c6" stroked="f"/>
                  <v:rect id="Rectangle 588" o:spid="_x0000_s1605" style="position:absolute;left:4810;top:1510;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EnWMMA&#10;AADcAAAADwAAAGRycy9kb3ducmV2LnhtbESPX2vCMBTF34V9h3CFvWnqmFuoRtkEwQcZrA58vTTX&#10;ttrclCZq/PZmIPh4OH9+nPky2lZcqPeNYw2TcQaCuHSm4UrD3249UiB8QDbYOiYNN/KwXLwM5pgb&#10;d+VfuhShEmmEfY4a6hC6XEpf1mTRj11HnLyD6y2GJPtKmh6vady28i3LPqTFhhOhxo5WNZWn4mwT&#10;d/KjtlOlmjbGdbnffx67bzpq/TqMXzMQgWJ4hh/tjdEwVe/wfyYdAb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EnWMMAAADcAAAADwAAAAAAAAAAAAAAAACYAgAAZHJzL2Rv&#10;d25yZXYueG1sUEsFBgAAAAAEAAQA9QAAAIgDAAAAAA==&#10;" fillcolor="#afa1c6" stroked="f"/>
                  <v:rect id="Rectangle 589" o:spid="_x0000_s1606" style="position:absolute;left:4810;top:1529;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rgU8gA&#10;AADcAAAADwAAAGRycy9kb3ducmV2LnhtbESPQWsCMRSE74X+h/AKvYhmbVFkNUopCC2lh6oHvT03&#10;r7vbJi/bJOuu/fWNIPQ4zMw3zGLVWyNO5EPtWMF4lIEgLpyuuVSw266HMxAhIms0jknBmQKslrc3&#10;C8y16/iDTptYigThkKOCKsYmlzIUFVkMI9cQJ+/TeYsxSV9K7bFLcGvkQ5ZNpcWa00KFDT1XVHxv&#10;Wqvg8PU+OK9/Xh+Pv2X7Ztps3Pm9Uer+rn+ag4jUx//wtf2iFUxmE7icSUdAL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GuBTyAAAANwAAAAPAAAAAAAAAAAAAAAAAJgCAABk&#10;cnMvZG93bnJldi54bWxQSwUGAAAAAAQABAD1AAAAjQMAAAAA&#10;" fillcolor="#aea1c6" stroked="f"/>
                  <v:rect id="Rectangle 590" o:spid="_x0000_s1607" style="position:absolute;left:4810;top:154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dHWsAA&#10;AADcAAAADwAAAGRycy9kb3ducmV2LnhtbESPzarCMBSE9xd8h3AEN6KJgiLVKCIKrsTf/aE5tsXm&#10;pDZR69sbQbjLYWa+YWaLxpbiSbUvHGsY9BUI4tSZgjMN59OmNwHhA7LB0jFpeJOHxbz1N8PEuBcf&#10;6HkMmYgQ9glqyEOoEil9mpNF33cVcfSurrYYoqwzaWp8Rbgt5VCpsbRYcFzIsaJVTunt+LAalnaj&#10;yq3L1vfrfvfuYuje1WWndafdLKcgAjXhP/xrb42G0WQM3zPxCM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dHWsAAAADcAAAADwAAAAAAAAAAAAAAAACYAgAAZHJzL2Rvd25y&#10;ZXYueG1sUEsFBgAAAAAEAAQA9QAAAIUDAAAAAA==&#10;" fillcolor="#aea0c5" stroked="f"/>
                  <v:rect id="Rectangle 591" o:spid="_x0000_s1608" style="position:absolute;left:4810;top:1574;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QVMQA&#10;AADcAAAADwAAAGRycy9kb3ducmV2LnhtbESPS2vDMBCE74X8B7GBXEojpZDGcaMYYygECoXmcV+s&#10;rW1qrYyl+PHvq0Khx2FmvmEO2WRbMVDvG8caNmsFgrh0puFKw/Xy9pSA8AHZYOuYNMzkITsuHg6Y&#10;GjfyJw3nUIkIYZ+ihjqELpXSlzVZ9GvXEUfvy/UWQ5R9JU2PY4TbVj4r9SItNhwXauyoqKn8Pt+t&#10;BjW0yfzxuFV7o96VK2jcX2+51qvllL+CCDSF//Bf+2Q0bJMd/J6JR0Ae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9UFTEAAAA3AAAAA8AAAAAAAAAAAAAAAAAmAIAAGRycy9k&#10;b3ducmV2LnhtbFBLBQYAAAAABAAEAPUAAACJAwAAAAA=&#10;" fillcolor="#ada0c5" stroked="f"/>
                  <v:rect id="Rectangle 592" o:spid="_x0000_s1609" style="position:absolute;left:4810;top:1583;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0WScIA&#10;AADcAAAADwAAAGRycy9kb3ducmV2LnhtbERPTYvCMBC9C/6HMII3TRVdpRpFBEHQBe3ustehGdtq&#10;M6lN1K6/3hwWPD7e93zZmFLcqXaFZQWDfgSCOLW64EzB99emNwXhPLLG0jIp+CMHy0W7NcdY2wcf&#10;6Z74TIQQdjEqyL2vYildmpNB17cVceBOtjboA6wzqWt8hHBTymEUfUiDBYeGHCta55RekptRoDfy&#10;95mcDyO/vh4+f9LzbnfbT5TqdprVDISnxr/F/+6tVjCehrXhTDgC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RZJwgAAANwAAAAPAAAAAAAAAAAAAAAAAJgCAABkcnMvZG93&#10;bnJldi54bWxQSwUGAAAAAAQABAD1AAAAhwMAAAAA&#10;" fillcolor="#ad9fc5" stroked="f"/>
                  <v:rect id="Rectangle 593" o:spid="_x0000_s1610" style="position:absolute;left:4810;top:1610;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i+VMUA&#10;AADcAAAADwAAAGRycy9kb3ducmV2LnhtbESPQWvCQBSE74L/YXlCb81GrSVNXYMEC6VQwaT0/Mg+&#10;k9Ds25DdaPz33ULB4zAz3zDbbDKduNDgWssKllEMgriyuuVawVf59piAcB5ZY2eZFNzIQbabz7aY&#10;anvlE10KX4sAYZeigsb7PpXSVQ0ZdJHtiYN3toNBH+RQSz3gNcBNJ1dx/CwNthwWGuwpb6j6KUaj&#10;wH8cD+WyzdfnesQi7r5vm6fPXKmHxbR/BeFp8vfwf/tdK9gkL/B3Jhw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WL5UxQAAANwAAAAPAAAAAAAAAAAAAAAAAJgCAABkcnMv&#10;ZG93bnJldi54bWxQSwUGAAAAAAQABAD1AAAAigMAAAAA&#10;" fillcolor="#ad9fc4" stroked="f"/>
                  <v:rect id="Rectangle 594" o:spid="_x0000_s1611" style="position:absolute;left:4810;top:1619;width:93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VMXMIA&#10;AADcAAAADwAAAGRycy9kb3ducmV2LnhtbERPz2vCMBS+C/sfwht4EU0VHLMaZVPHvJRhFbw+mrem&#10;rHmpTdT635vDwOPH93ux6mwtrtT6yrGC8SgBQVw4XXGp4Hj4Gr6D8AFZY+2YFNzJw2r50ltgqt2N&#10;93TNQyliCPsUFZgQmlRKXxiy6EeuIY7cr2sthgjbUuoWbzHc1nKSJG/SYsWxwWBDa0PFX36xCiY/&#10;Zhs+zSDLT/Y83dy77Ht/zpTqv3YfcxCBuvAU/7t3WsF0FufH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5UxcwgAAANwAAAAPAAAAAAAAAAAAAAAAAJgCAABkcnMvZG93&#10;bnJldi54bWxQSwUGAAAAAAQABAD1AAAAhwMAAAAA&#10;" fillcolor="#ad9ec4" stroked="f"/>
                  <v:rect id="Rectangle 595" o:spid="_x0000_s1612" style="position:absolute;left:4810;top:1629;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o3QMUA&#10;AADcAAAADwAAAGRycy9kb3ducmV2LnhtbESPQWsCMRSE74L/ITyhF6lZLYpdjSKCVO1JLZ5fN8/d&#10;xc3LmkTd/nsjCD0OM/MNM503phI3cr60rKDfS0AQZ1aXnCv4OazexyB8QNZYWSYFf+RhPmu3pphq&#10;e+cd3fYhFxHCPkUFRQh1KqXPCjLoe7Ymjt7JOoMhSpdL7fAe4aaSgyQZSYMlx4UCa1oWlJ33V6Ng&#10;FIbf292xOX8cvy7XbXftNif+Veqt0ywmIAI14T/8aq+1guFnH55n4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ejdAxQAAANwAAAAPAAAAAAAAAAAAAAAAAJgCAABkcnMv&#10;ZG93bnJldi54bWxQSwUGAAAAAAQABAD1AAAAigMAAAAA&#10;" fillcolor="#ac9ec4" stroked="f"/>
                  <v:rect id="Rectangle 596" o:spid="_x0000_s1613" style="position:absolute;left:4810;top:1656;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TudsUA&#10;AADcAAAADwAAAGRycy9kb3ducmV2LnhtbESPQWvCQBSE74L/YXmCN90YUGx0lZK2tFAQtK16fGRf&#10;k9DdtyG7NfHfdwuCx2FmvmHW294acaHW144VzKYJCOLC6ZpLBZ8fL5MlCB+QNRrHpOBKHrab4WCN&#10;mXYd7+lyCKWIEPYZKqhCaDIpfVGRRT91DXH0vl1rMUTZllK32EW4NTJNkoW0WHNcqLChvKLi5/Br&#10;FZz7xdczc3163x1ntLy+mvwpN0qNR/3jCkSgPtzDt/abVjB/SOH/TD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tO52xQAAANwAAAAPAAAAAAAAAAAAAAAAAJgCAABkcnMv&#10;ZG93bnJldi54bWxQSwUGAAAAAAQABAD1AAAAigMAAAAA&#10;" fillcolor="#ac9dc4" stroked="f"/>
                  <v:rect id="Rectangle 597" o:spid="_x0000_s1614" style="position:absolute;left:4810;top:1674;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lKUcUA&#10;AADcAAAADwAAAGRycy9kb3ducmV2LnhtbESPQWvCQBSE7wX/w/KE3ppdbSs1zSpisRREsCqkx0f2&#10;mQSzb0N2q/HfdwWhx2FmvmGyeW8bcabO1441jBIFgrhwpuZSw2G/enoD4QOywcYxabiSh/ls8JBh&#10;atyFv+m8C6WIEPYpaqhCaFMpfVGRRZ+4ljh6R9dZDFF2pTQdXiLcNnKs1ERarDkuVNjSsqLitPu1&#10;GjYbJVe1sts1XT/yn/zzgMuXk9aPw37xDiJQH/7D9/aX0fA6fYbbmXgE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CUpRxQAAANwAAAAPAAAAAAAAAAAAAAAAAJgCAABkcnMv&#10;ZG93bnJldi54bWxQSwUGAAAAAAQABAD1AAAAigMAAAAA&#10;" fillcolor="#ab9dc3" stroked="f"/>
                  <v:rect id="Rectangle 598" o:spid="_x0000_s1615" style="position:absolute;left:4810;top:1710;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ll38YA&#10;AADcAAAADwAAAGRycy9kb3ducmV2LnhtbESPQWvCQBSE7wX/w/KE3urG0oYYXYNIC4JIadSDt0f2&#10;mQSzb9PsGlN/fbdQ6HGYmW+YRTaYRvTUudqygukkAkFcWF1zqeCwf39KQDiPrLGxTAq+yUG2HD0s&#10;MNX2xp/U574UAcIuRQWV920qpSsqMugmtiUO3tl2Bn2QXSl1h7cAN418jqJYGqw5LFTY0rqi4pJf&#10;jYKPXXT8OmNj3k6mPMT3bbE9caLU43hYzUF4Gvx/+K+90QpeZy/weyYc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ll38YAAADcAAAADwAAAAAAAAAAAAAAAACYAgAAZHJz&#10;L2Rvd25yZXYueG1sUEsFBgAAAAAEAAQA9QAAAIsDAAAAAA==&#10;" fillcolor="#ab9cc3" stroked="f"/>
                  <v:rect id="Rectangle 599" o:spid="_x0000_s1616" style="position:absolute;left:4810;top:1738;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fS4McA&#10;AADcAAAADwAAAGRycy9kb3ducmV2LnhtbESPQWsCMRSE74X+h/AEL1KzFWy3W6MUQfHgoV176PGx&#10;ed1d3Lykm6zG/vpGEHocZuYbZrGKphMn6n1rWcHjNANBXFndcq3g87B5yEH4gKyxs0wKLuRhtby/&#10;W2Ch7Zk/6FSGWiQI+wIVNCG4QkpfNWTQT60jTt637Q2GJPta6h7PCW46OcuyJ2mw5bTQoKN1Q9Wx&#10;HIyCvIx562zuDpPffXzevg+bn69BqfEovr2CCBTDf/jW3mkF85c5XM+kI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X0uDHAAAA3AAAAA8AAAAAAAAAAAAAAAAAmAIAAGRy&#10;cy9kb3ducmV2LnhtbFBLBQYAAAAABAAEAPUAAACMAwAAAAA=&#10;" fillcolor="#aa9cc3" stroked="f"/>
                  <v:rect id="Rectangle 600" o:spid="_x0000_s1617" style="position:absolute;left:4810;top:1765;width:938;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05mMQA&#10;AADcAAAADwAAAGRycy9kb3ducmV2LnhtbESPzWrDMBCE74W8g9hALyWWU9qQOFZCKZTm2vwcclus&#10;jWziXRlLjZ23rwqFHoeZ+YYptyO36kZ9aLwYmGc5KJLK20acgePhY7YEFSKKxdYLGbhTgO1m8lBi&#10;Yf0gX3TbR6cSREKBBuoYu0LrUNXEGDLfkSTv4nvGmGTvtO1xSHBu9XOeLzRjI2mhxo7ea6qu+282&#10;cPJLfWh4V935PHy67uXE7mluzON0fFuDijTG//Bfe2cNvK4W8HsmHQG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dOZjEAAAA3AAAAA8AAAAAAAAAAAAAAAAAmAIAAGRycy9k&#10;b3ducmV2LnhtbFBLBQYAAAAABAAEAPUAAACJAwAAAAA=&#10;" fillcolor="#aa9bc2" stroked="f"/>
                  <v:rect id="Rectangle 601" o:spid="_x0000_s1618" style="position:absolute;left:4810;top:1811;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6lbMUA&#10;AADcAAAADwAAAGRycy9kb3ducmV2LnhtbESPT2sCMRTE74V+h/CEXopmW9DqulEWQaiHHrTF83Pz&#10;9p+blyWJuu2nbwpCj8PM/IbJ1oPpxJWcbywreJkkIIgLqxuuFHx9bsdzED4ga+wsk4Jv8rBePT5k&#10;mGp74z1dD6ESEcI+RQV1CH0qpS9qMugntieOXmmdwRClq6R2eItw08nXJJlJgw3HhRp72tRUnA8X&#10;o+Bnwaej2/TtLm+5nT3TxzkvtVJPoyFfggg0hP/wvf2uFUwXb/B3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jqVsxQAAANwAAAAPAAAAAAAAAAAAAAAAAJgCAABkcnMv&#10;ZG93bnJldi54bWxQSwUGAAAAAAQABAD1AAAAigMAAAAA&#10;" fillcolor="#a99bc2" stroked="f"/>
                  <v:rect id="Rectangle 602" o:spid="_x0000_s1619" style="position:absolute;left:4810;top:1838;width:938;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CiF8IA&#10;AADcAAAADwAAAGRycy9kb3ducmV2LnhtbERPyWrDMBC9B/oPYgq9mEZ2oaF1ogRjKBR6aeLQ82CN&#10;F2KNXEl13Hx9dAjk+Hj7ZjebQUzkfG9ZQbZMQRDXVvfcKjhWH89vIHxA1jhYJgX/5GG3fVhsMNf2&#10;zHuaDqEVMYR9jgq6EMZcSl93ZNAv7UgcucY6gyFC10rt8BzDzSBf0nQlDfYcGzocqeyoPh3+jILL&#10;ftK2Svg3rb7bpC+Lr5+scUo9Pc7FGkSgOdzFN/enVvD6HtfGM/EIyO0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0KIXwgAAANwAAAAPAAAAAAAAAAAAAAAAAJgCAABkcnMvZG93&#10;bnJldi54bWxQSwUGAAAAAAQABAD1AAAAhwMAAAAA&#10;" fillcolor="#a99ac2" stroked="f"/>
                  <v:rect id="Rectangle 603" o:spid="_x0000_s1620" style="position:absolute;left:4810;top:1892;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R6P8QA&#10;AADcAAAADwAAAGRycy9kb3ducmV2LnhtbESPQWsCMRSE70L/Q3iCl6JZLRbdGqUIK20PhVrx/Ni8&#10;bhY3L2ET3fXfN4LgcZiZb5jVpreNuFAbascKppMMBHHpdM2VgsNvMV6ACBFZY+OYFFwpwGb9NFhh&#10;rl3HP3TZx0okCIccFZgYfS5lKA1ZDBPniZP351qLMcm2krrFLsFtI2dZ9iot1pwWDHraGipP+7NV&#10;4Kf6pfjW5vj82XXOfu0aP68LpUbD/v0NRKQ+PsL39odWMF8u4XYmHQ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Eej/EAAAA3AAAAA8AAAAAAAAAAAAAAAAAmAIAAGRycy9k&#10;b3ducmV2LnhtbFBLBQYAAAAABAAEAPUAAACJAwAAAAA=&#10;" fillcolor="#a99ac1" stroked="f"/>
                  <v:rect id="Rectangle 604" o:spid="_x0000_s1621" style="position:absolute;left:4810;top:1911;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NuKsMA&#10;AADcAAAADwAAAGRycy9kb3ducmV2LnhtbERPy2oCMRTdF/oP4Ra6q4mFWhmNIkKhreBrROzuNrnO&#10;DE5uhkmq49+bRcHl4bzH087V4kxtqDxr6PcUCGLjbcWFhl3+8TIEESKyxdozabhSgOnk8WGMmfUX&#10;3tB5GwuRQjhkqKGMscmkDKYkh6HnG+LEHX3rMCbYFtK2eEnhrpavSg2kw4pTQ4kNzUsyp+2f03BY&#10;7md+uHhbvP9+mx/ztcrXqHKtn5+62QhEpC7exf/uT6thoNL8dCYdAT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nNuKsMAAADcAAAADwAAAAAAAAAAAAAAAACYAgAAZHJzL2Rv&#10;d25yZXYueG1sUEsFBgAAAAAEAAQA9QAAAIgDAAAAAA==&#10;" fillcolor="#a89ac1" stroked="f"/>
                  <v:rect id="Rectangle 605" o:spid="_x0000_s1622" style="position:absolute;left:4810;top:1947;width:938;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KvtsUA&#10;AADcAAAADwAAAGRycy9kb3ducmV2LnhtbESP0WrCQBRE3wv+w3KFvhTdREQkuopYWopY0OgHXLPX&#10;bDB7N82uGv/eLRT6OMzMGWa+7GwtbtT6yrGCdJiAIC6crrhUcDx8DKYgfEDWWDsmBQ/ysFz0XuaY&#10;aXfnPd3yUIoIYZ+hAhNCk0npC0MW/dA1xNE7u9ZiiLItpW7xHuG2lqMkmUiLFccFgw2tDRWX/GoV&#10;jMvP9+317ftnYx55vpt29eh8SpV67XerGYhAXfgP/7W/tIJJksLvmXgE5O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Uq+2xQAAANwAAAAPAAAAAAAAAAAAAAAAAJgCAABkcnMv&#10;ZG93bnJldi54bWxQSwUGAAAAAAQABAD1AAAAigMAAAAA&#10;" fillcolor="#a899c1" stroked="f"/>
                  <v:rect id="Rectangle 606" o:spid="_x0000_s1623" style="position:absolute;left:4811;top:903;width:930;height:1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c5VcQA&#10;AADcAAAADwAAAGRycy9kb3ducmV2LnhtbESPwWrDMBBE74X8g9hAb7VcQ0NxLYc0EOihl8QppbfF&#10;2tjG1spYiq38fVQo9DjMzBum2AYziJkm11lW8JykIIhrqztuFJyrw9MrCOeRNQ6WScGNHGzL1UOB&#10;ubYLH2k++UZECLscFbTej7mUrm7JoEvsSBy9i50M+iinRuoJlwg3g8zSdCMNdhwXWhxp31Ldn65G&#10;QejN+091fun2QR6/Pmenq/rbK/W4Drs3EJ6C/w//tT+0gk2awe+ZeARk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XOVXEAAAA3AAAAA8AAAAAAAAAAAAAAAAAmAIAAGRycy9k&#10;b3ducmV2LnhtbFBLBQYAAAAABAAEAPUAAACJAwAAAAA=&#10;" filled="f" strokecolor="#404040" strokeweight=".45pt">
                    <v:stroke joinstyle="round" endcap="round"/>
                  </v:rect>
                  <v:rect id="Rectangle 607" o:spid="_x0000_s1624" style="position:absolute;left:5075;top:1061;width:413;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Ps/MEA&#10;AADcAAAADwAAAGRycy9kb3ducmV2LnhtbESP3WoCMRSE74W+QzhC7zTRgsjWKCIIVnrj6gMcNmd/&#10;aHKyJKm7fXtTELwcZuYbZrMbnRV3CrHzrGExVyCIK286bjTcrsfZGkRMyAatZ9LwRxF227fJBgvj&#10;B77QvUyNyBCOBWpoU+oLKWPVksM49z1x9mofHKYsQyNNwCHDnZVLpVbSYcd5ocWeDi1VP+Wv0yCv&#10;5XFYlzYof17W3/brdKnJa/0+HfefIBKN6RV+tk9Gw0p9wP+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j7PzBAAAA3AAAAA8AAAAAAAAAAAAAAAAAmAIAAGRycy9kb3du&#10;cmV2LnhtbFBLBQYAAAAABAAEAPUAAACGAwAAAAA=&#10;" filled="f" stroked="f">
                    <v:textbox style="mso-fit-shape-to-text:t" inset="0,0,0,0">
                      <w:txbxContent>
                        <w:p w:rsidR="001E7BFF" w:rsidRDefault="001E7BFF">
                          <w:r>
                            <w:rPr>
                              <w:rFonts w:ascii="Calibri" w:hAnsi="Calibri" w:cs="Calibri"/>
                              <w:color w:val="000000"/>
                            </w:rPr>
                            <w:t xml:space="preserve">Host </w:t>
                          </w:r>
                        </w:p>
                      </w:txbxContent>
                    </v:textbox>
                  </v:rect>
                  <v:rect id="Rectangle 608" o:spid="_x0000_s1625" style="position:absolute;left:4883;top:1323;width:80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p0iMEA&#10;AADcAAAADwAAAGRycy9kb3ducmV2LnhtbESP3WoCMRSE74W+QzhC7zRRisjWKCIIVnrj6gMcNmd/&#10;aHKyJKm7fXtTELwcZuYbZrMbnRV3CrHzrGExVyCIK286bjTcrsfZGkRMyAatZ9LwRxF227fJBgvj&#10;B77QvUyNyBCOBWpoU+oLKWPVksM49z1x9mofHKYsQyNNwCHDnZVLpVbSYcd5ocWeDi1VP+Wv0yCv&#10;5XFYlzYof17W3/brdKnJa/0+HfefIBKN6RV+tk9Gw0p9wP+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KdIjBAAAA3AAAAA8AAAAAAAAAAAAAAAAAmAIAAGRycy9kb3du&#10;cmV2LnhtbFBLBQYAAAAABAAEAPUAAACGAwAAAAA=&#10;" filled="f" stroked="f">
                    <v:textbox style="mso-fit-shape-to-text:t" inset="0,0,0,0">
                      <w:txbxContent>
                        <w:p w:rsidR="001E7BFF" w:rsidRDefault="001E7BFF">
                          <w:r>
                            <w:rPr>
                              <w:rFonts w:ascii="Calibri" w:hAnsi="Calibri" w:cs="Calibri"/>
                              <w:color w:val="000000"/>
                            </w:rPr>
                            <w:t xml:space="preserve">Interface  </w:t>
                          </w:r>
                        </w:p>
                      </w:txbxContent>
                    </v:textbox>
                  </v:rect>
                </v:group>
                <v:rect id="Rectangle 610" o:spid="_x0000_s1626" style="position:absolute;left:32372;top:10064;width:2330;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bRE8EA&#10;AADcAAAADwAAAGRycy9kb3ducmV2LnhtbESP3WoCMRSE74W+QzhC7zRRqMjWKCIIVnrj6gMcNmd/&#10;aHKyJKm7fXtTELwcZuYbZrMbnRV3CrHzrGExVyCIK286bjTcrsfZGkRMyAatZ9LwRxF227fJBgvj&#10;B77QvUyNyBCOBWpoU+oLKWPVksM49z1x9mofHKYsQyNNwCHDnZVLpVbSYcd5ocWeDi1VP+Wv0yCv&#10;5XFYlzYof17W3/brdKnJa/0+HfefIBKN6RV+tk9Gw0p9wP+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G0RPBAAAA3AAAAA8AAAAAAAAAAAAAAAAAmAIAAGRycy9kb3du&#10;cmV2LnhtbFBLBQYAAAAABAAEAPUAAACGAwAAAAA=&#10;" filled="f" stroked="f">
                  <v:textbox style="mso-fit-shape-to-text:t" inset="0,0,0,0">
                    <w:txbxContent>
                      <w:p w:rsidR="001E7BFF" w:rsidRDefault="001E7BFF">
                        <w:r>
                          <w:rPr>
                            <w:rFonts w:ascii="Calibri" w:hAnsi="Calibri" w:cs="Calibri"/>
                            <w:b/>
                            <w:bCs/>
                            <w:color w:val="000000"/>
                          </w:rPr>
                          <w:t>LAG</w:t>
                        </w:r>
                      </w:p>
                    </w:txbxContent>
                  </v:textbox>
                </v:rect>
                <v:shape id="Picture 611" o:spid="_x0000_s1627" type="#_x0000_t75" style="position:absolute;left:40144;top:3752;width:6071;height:7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1qU7FAAAA3AAAAA8AAABkcnMvZG93bnJldi54bWxEj0FrwkAUhO9C/8PyCr3pRqGhRFeRUsFa&#10;PDR60Nsj+8wGs29Ddhtjf70rCB6HmfmGmS16W4uOWl85VjAeJSCIC6crLhXsd6vhBwgfkDXWjknB&#10;lTws5i+DGWbaXfiXujyUIkLYZ6jAhNBkUvrCkEU/cg1x9E6utRiibEupW7xEuK3lJElSabHiuGCw&#10;oU9DxTn/swq+OyOP73t33JpNmv/kp8P/13it1Ntrv5yCCNSHZ/jRXmsFaZLC/Uw8AnJ+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dalOxQAAANwAAAAPAAAAAAAAAAAAAAAA&#10;AJ8CAABkcnMvZG93bnJldi54bWxQSwUGAAAAAAQABAD3AAAAkQMAAAAA&#10;">
                  <v:imagedata r:id="rId107" o:title=""/>
                </v:shape>
                <v:shape id="Picture 612" o:spid="_x0000_s1628" type="#_x0000_t75" style="position:absolute;left:40144;top:3752;width:6071;height:7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1v37GAAAA3AAAAA8AAABkcnMvZG93bnJldi54bWxEj81qwkAUhfcF32G4Qnd1ogUraSbBBC1d&#10;FbQScHfJ3CbBzJ2QGU3q03cKhS4P5+fjJNlkOnGjwbWWFSwXEQjiyuqWawWnz/3TBoTzyBo7y6Tg&#10;mxxk6ewhwVjbkQ90O/pahBF2MSpovO9jKV3VkEG3sD1x8L7sYNAHOdRSDziGcdPJVRStpcGWA6HB&#10;noqGqsvxagKk2L3dr+XHWJ7zw74sVny6589KPc6n7SsIT5P/D/+137WCdfQCv2fCEZDp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W/fsYAAADcAAAADwAAAAAAAAAAAAAA&#10;AACfAgAAZHJzL2Rvd25yZXYueG1sUEsFBgAAAAAEAAQA9wAAAJIDAAAAAA==&#10;">
                  <v:imagedata r:id="rId108" o:title=""/>
                </v:shape>
                <v:rect id="Rectangle 613" o:spid="_x0000_s1629" style="position:absolute;left:40024;top:3638;width:5962;height: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40z8IA&#10;AADcAAAADwAAAGRycy9kb3ducmV2LnhtbERPy2oCMRTdF/yHcAU3RROFShmNMhQKs1BobbHby+TO&#10;Ayc3QxLH0a9vFoUuD+e93Y+2EwP50DrWsFwoEMSlMy3XGr6/3uevIEJENtg5Jg13CrDfTZ62mBl3&#10;408aTrEWKYRDhhqaGPtMylA2ZDEsXE+cuMp5izFBX0vj8ZbCbSdXSq2lxZZTQ4M9vTVUXk5Xq+Hj&#10;eCge1VnZi3fVUL785OfiOdd6Nh3zDYhIY/wX/7kLo2Gt0tp0Jh0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jTPwgAAANwAAAAPAAAAAAAAAAAAAAAAAJgCAABkcnMvZG93&#10;bnJldi54bWxQSwUGAAAAAAQABAD1AAAAhwMAAAAA&#10;" fillcolor="#b8accd" stroked="f"/>
                <v:rect id="Rectangle 614" o:spid="_x0000_s1630" style="position:absolute;left:40024;top:4330;width:5962;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GyBccA&#10;AADcAAAADwAAAGRycy9kb3ducmV2LnhtbESPW2sCMRSE3wv+h3AE32q2FbxsjdIqBUER6g36dtic&#10;7sZuTtZN1PXfN4LQx2FmvmHG08aW4kK1N44VvHQTEMSZ04ZzBbvt5/MQhA/IGkvHpOBGHqaT1tMY&#10;U+2u/EWXTchFhLBPUUERQpVK6bOCLPquq4ij9+NqiyHKOpe6xmuE21K+JklfWjQcFwqsaFZQ9rs5&#10;WwUfg/3BzwfHbTCr08ysh9/HZa9SqtNu3t9ABGrCf/jRXmgF/WQE9zPxCMj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hsgXHAAAA3AAAAA8AAAAAAAAAAAAAAAAAmAIAAGRy&#10;cy9kb3ducmV2LnhtbFBLBQYAAAAABAAEAPUAAACMAwAAAAA=&#10;" fillcolor="#b7abcd" stroked="f"/>
                <v:rect id="Rectangle 615" o:spid="_x0000_s1631" style="position:absolute;left:40024;top:4508;width:5962;height: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h+qsEA&#10;AADcAAAADwAAAGRycy9kb3ducmV2LnhtbERPy4rCMBTdC/5DuMJsRNO6EKlGUUF0ITI+Frq7NNe2&#10;2tzUJlM7fz9ZDLg8nPds0ZpSNFS7wrKCeBiBIE6tLjhTcDlvBhMQziNrLC2Tgl9ysJh3OzNMtH3z&#10;kZqTz0QIYZeggtz7KpHSpTkZdENbEQfubmuDPsA6k7rGdwg3pRxF0VgaLDg05FjROqf0efoxCvjw&#10;WN0MTb6b2zbG/t7IV/8qlfrqtcspCE+t/4j/3TutYByH+eFMOAJ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4fqrBAAAA3AAAAA8AAAAAAAAAAAAAAAAAmAIAAGRycy9kb3du&#10;cmV2LnhtbFBLBQYAAAAABAAEAPUAAACGAwAAAAA=&#10;" fillcolor="#b7abcc" stroked="f"/>
                <v:rect id="Rectangle 616" o:spid="_x0000_s1632" style="position:absolute;left:40024;top:5029;width:596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lOLsQA&#10;AADcAAAADwAAAGRycy9kb3ducmV2LnhtbESP3WrCQBSE7wt9h+UUvGs2PxDa6CoiCkIRqc0DHLLH&#10;JJg9m+5uNX17t1DwcpiZb5jFajKDuJLzvWUFWZKCIG6s7rlVUH/tXt9A+ICscbBMCn7Jw2r5/LTA&#10;Stsbf9L1FFoRIewrVNCFMFZS+qYjgz6xI3H0ztYZDFG6VmqHtwg3g8zTtJQGe44LHY606ai5nH6M&#10;An/cTR/bQ5F/B/duN8W2yWv0Ss1epvUcRKApPML/7b1WUGYZ/J2JR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ZTi7EAAAA3AAAAA8AAAAAAAAAAAAAAAAAmAIAAGRycy9k&#10;b3ducmV2LnhtbFBLBQYAAAAABAAEAPUAAACJAwAAAAA=&#10;" fillcolor="#b7aacc" stroked="f"/>
                <v:rect id="Rectangle 617" o:spid="_x0000_s1633" style="position:absolute;left:40024;top:5086;width:596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7dMYA&#10;AADcAAAADwAAAGRycy9kb3ducmV2LnhtbESPQWvCQBSE74X+h+UVvBR9iQeR6CpqW5HSHGq9eHtk&#10;n0kw+zbNrpr++26h4HGYmW+Y+bK3jbpy52snGtJRAoqlcKaWUsPh6204BeUDiaHGCWv4YQ/LxePD&#10;nDLjbvLJ130oVYSIz0hDFUKbIfqiYkt+5FqW6J1cZylE2ZVoOrpFuG1wnCQTtFRLXKio5U3FxXl/&#10;sRrOzXqVb/GI4fn7/TXNXz5wk0+1Hjz1qxmowH24h//bO6Nhko7h70w8Arj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7dMYAAADcAAAADwAAAAAAAAAAAAAAAACYAgAAZHJz&#10;L2Rvd25yZXYueG1sUEsFBgAAAAAEAAQA9QAAAIsDAAAAAA==&#10;" fillcolor="#b6aacc" stroked="f"/>
                <v:rect id="Rectangle 618" o:spid="_x0000_s1634" style="position:absolute;left:40024;top:5372;width:596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q0EcEA&#10;AADcAAAADwAAAGRycy9kb3ducmV2LnhtbESPQYvCMBSE7wv+h/AEb2viCkW6RlFhsddV9/5onm2x&#10;ealNNNVfbxYW9jjMzDfMcj3YVtyp941jDbOpAkFcOtNwpeF0/HpfgPAB2WDrmDQ8yMN6NXpbYm5c&#10;5G+6H0IlEoR9jhrqELpcSl/WZNFPXUecvLPrLYYk+0qaHmOC21Z+KJVJiw2nhRo72tVUXg43q+HH&#10;Zqeojhy3rVMY99fieV4UWk/Gw+YTRKAh/If/2oXRkM3m8HsmHQG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tBHBAAAA3AAAAA8AAAAAAAAAAAAAAAAAmAIAAGRycy9kb3du&#10;cmV2LnhtbFBLBQYAAAAABAAEAPUAAACGAwAAAAA=&#10;" fillcolor="#b6aacb" stroked="f"/>
                <v:rect id="Rectangle 619" o:spid="_x0000_s1635" style="position:absolute;left:40024;top:5429;width:5962;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1flcQA&#10;AADcAAAADwAAAGRycy9kb3ducmV2LnhtbESPUWvCMBSF3wf+h3AF32baITKqUURwOtjDVv0Bt801&#10;LTY3pYmm+/fLYLDHwznnO5z1drSdeNDgW8cK8nkGgrh2umWj4HI+PL+C8AFZY+eYFHyTh+1m8rTG&#10;QrvIX/QogxEJwr5ABU0IfSGlrxuy6OeuJ07e1Q0WQ5KDkXrAmOC2ky9ZtpQWW04LDfa0b6i+lXer&#10;gOO77vOPtzJUZrdoj5Wp4mdUajYddysQgcbwH/5rn7SCZb6A3zPpCM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NX5XEAAAA3AAAAA8AAAAAAAAAAAAAAAAAmAIAAGRycy9k&#10;b3ducmV2LnhtbFBLBQYAAAAABAAEAPUAAACJAwAAAAA=&#10;" fillcolor="#b6a9cb" stroked="f"/>
                <v:rect id="Rectangle 620" o:spid="_x0000_s1636" style="position:absolute;left:40024;top:5607;width:5962;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MiWcYA&#10;AADcAAAADwAAAGRycy9kb3ducmV2LnhtbESPT2sCMRTE74LfITyhN80qKLI1irYKRejBP/X8TJ67&#10;225e1k3qrt++KQgeh5n5DTNbtLYUN6p94VjBcJCAINbOFJwpOB42/SkIH5ANlo5JwZ08LObdzgxT&#10;4xre0W0fMhEh7FNUkIdQpVJ6nZNFP3AVcfQurrYYoqwzaWpsItyWcpQkE2mx4LiQY0VvOemf/a9V&#10;sD5cm9Vpu9q+F+f75/dyo78uQSv10muXryACteEZfrQ/jILJcAz/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0MiWcYAAADcAAAADwAAAAAAAAAAAAAAAACYAgAAZHJz&#10;L2Rvd25yZXYueG1sUEsFBgAAAAAEAAQA9QAAAIsDAAAAAA==&#10;" fillcolor="#b5a9cb" stroked="f"/>
                <v:rect id="Rectangle 621" o:spid="_x0000_s1637" style="position:absolute;left:40024;top:5778;width:5962;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JYv8UA&#10;AADcAAAADwAAAGRycy9kb3ducmV2LnhtbESP3WrCQBSE7wu+w3KE3hTdWEoqMau0pSmiIFR9gEP2&#10;5AezZ0N2m6Rv7wqCl8PMfMOkm9E0oqfO1ZYVLOYRCOLc6ppLBedTNluCcB5ZY2OZFPyTg8168pRi&#10;ou3Av9QffSkChF2CCirv20RKl1dk0M1tSxy8wnYGfZBdKXWHQ4CbRr5GUSwN1hwWKmzpq6L8cvwz&#10;Ct76ISsO2mef7/vv3c4ivfzsD0o9T8ePFQhPo3+E7+2tVhAvYridCUd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li/xQAAANwAAAAPAAAAAAAAAAAAAAAAAJgCAABkcnMv&#10;ZG93bnJldi54bWxQSwUGAAAAAAQABAD1AAAAigMAAAAA&#10;" fillcolor="#b5a8cb" stroked="f"/>
                <v:rect id="Rectangle 622" o:spid="_x0000_s1638" style="position:absolute;left:40024;top:5892;width:596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K/EsUA&#10;AADcAAAADwAAAGRycy9kb3ducmV2LnhtbESPT4vCMBTE74LfIbwFb5oq+IdqlFURdFlBqxdvj+bZ&#10;FpuX0kTt7qffLAgeh5n5DTNbNKYUD6pdYVlBvxeBIE6tLjhTcD5tuhMQziNrLC2Tgh9ysJi3WzOM&#10;tX3ykR6Jz0SAsItRQe59FUvp0pwMup6tiIN3tbVBH2SdSV3jM8BNKQdRNJIGCw4LOVa0yim9JXej&#10;4NvS4fd6PK2T4WH5RZf7Tp73lVKdj+ZzCsJT49/hV3urFYz6Y/g/E46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r8SxQAAANwAAAAPAAAAAAAAAAAAAAAAAJgCAABkcnMv&#10;ZG93bnJldi54bWxQSwUGAAAAAAQABAD1AAAAigMAAAAA&#10;" fillcolor="#b5a8ca" stroked="f"/>
                <v:rect id="Rectangle 623" o:spid="_x0000_s1639" style="position:absolute;left:40024;top:5949;width:5962;height: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2MTcMA&#10;AADcAAAADwAAAGRycy9kb3ducmV2LnhtbERPXWvCMBR9H/gfwhX2NlOHilajSOeYsA3Ris+X5toU&#10;m5vSZLbbr18eBns8nO/Vpre1uFPrK8cKxqMEBHHhdMWlgnP++jQH4QOyxtoxKfgmD5v14GGFqXYd&#10;H+l+CqWIIexTVGBCaFIpfWHIoh+5hjhyV9daDBG2pdQtdjHc1vI5SWbSYsWxwWBDmaHidvqyCn4O&#10;ebn7XFz2Zlq88XTynicf2YtSj8N+uwQRqA//4j/3XiuYjePaeC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2MTcMAAADcAAAADwAAAAAAAAAAAAAAAACYAgAAZHJzL2Rv&#10;d25yZXYueG1sUEsFBgAAAAAEAAQA9QAAAIgDAAAAAA==&#10;" fillcolor="#b4a8ca" stroked="f"/>
                <v:rect id="Rectangle 624" o:spid="_x0000_s1640" style="position:absolute;left:40024;top:6121;width:5962;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i4nsUA&#10;AADcAAAADwAAAGRycy9kb3ducmV2LnhtbESPQWsCMRSE74L/ITzBm2YVtHY1igqC1B6qttTjY/Pc&#10;XUxelk10t//eFAo9DjPzDbNYtdaIB9W+dKxgNExAEGdOl5wr+DzvBjMQPiBrNI5JwQ95WC27nQWm&#10;2jV8pMcp5CJC2KeooAihSqX0WUEW/dBVxNG7utpiiLLOpa6xiXBr5DhJptJiyXGhwIq2BWW3090q&#10;CM0k/7YHbV6+qo/N5W2WGb15V6rfa9dzEIHa8B/+a++1gunoFX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iLiexQAAANwAAAAPAAAAAAAAAAAAAAAAAJgCAABkcnMv&#10;ZG93bnJldi54bWxQSwUGAAAAAAQABAD1AAAAigMAAAAA&#10;" fillcolor="#b4a7ca" stroked="f"/>
                <v:rect id="Rectangle 625" o:spid="_x0000_s1641" style="position:absolute;left:40024;top:6299;width:596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nRqsYA&#10;AADcAAAADwAAAGRycy9kb3ducmV2LnhtbESPwU7DMAyG70i8Q2Qkbixlh4LKsgkmJgYXtg5pO1qN&#10;abo1TtWEtXt7fEDiaP3+P/ubLUbfqjP1sQls4H6SgSKugm24NvC1W909gooJ2WIbmAxcKMJifn01&#10;w8KGgbd0LlOtBMKxQAMupa7QOlaOPMZJ6Igl+w69xyRjX2vb4yBw3+ppluXaY8NywWFHS0fVqfzx&#10;Qinf39JquLjjZv/x+XpYvzzkx9GY25vx+QlUojH9L/+119ZAPpX3RUZEQ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nRqsYAAADcAAAADwAAAAAAAAAAAAAAAACYAgAAZHJz&#10;L2Rvd25yZXYueG1sUEsFBgAAAAAEAAQA9QAAAIsDAAAAAA==&#10;" fillcolor="#b3a7ca" stroked="f"/>
                <v:rect id="Rectangle 626" o:spid="_x0000_s1642" style="position:absolute;left:40024;top:6356;width:5962;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jrsUA&#10;AADcAAAADwAAAGRycy9kb3ducmV2LnhtbESPQWvCQBSE7wX/w/KE3uomHqSNriJVoXiIVD3o7ZF9&#10;TYLZtyG7icm/dwuCx2FmvmEWq95UoqPGlZYVxJMIBHFmdcm5gvNp9/EJwnlkjZVlUjCQg9Vy9LbA&#10;RNs7/1J39LkIEHYJKii8rxMpXVaQQTexNXHw/mxj0AfZ5FI3eA9wU8lpFM2kwZLDQoE1fReU3Y6t&#10;USC/2m16ocPmtu73hyH18bXUO6Xex/16DsJT71/hZ/tHK5hNY/g/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wOOuxQAAANwAAAAPAAAAAAAAAAAAAAAAAJgCAABkcnMv&#10;ZG93bnJldi54bWxQSwUGAAAAAAQABAD1AAAAigMAAAAA&#10;" fillcolor="#b3a6c9" stroked="f"/>
                <v:rect id="Rectangle 627" o:spid="_x0000_s1643" style="position:absolute;left:40024;top:6584;width:5962;height: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lhTsUA&#10;AADcAAAADwAAAGRycy9kb3ducmV2LnhtbESPT4vCMBTE7wt+h/AEb2tqD+5SjSLKsl5UrB48PprX&#10;P9q8lCZq9dNvhAWPw8z8hpnOO1OLG7WusqxgNIxAEGdWV1woOB5+Pr9BOI+ssbZMCh7kYD7rfUwx&#10;0fbOe7qlvhABwi5BBaX3TSKly0oy6Ia2IQ5ebluDPsi2kLrFe4CbWsZRNJYGKw4LJTa0LCm7pFej&#10;QKbPfLdd76/HJ21+T+d89eWjg1KDfreYgPDU+Xf4v73WCsZxD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WFOxQAAANwAAAAPAAAAAAAAAAAAAAAAAJgCAABkcnMv&#10;ZG93bnJldi54bWxQSwUGAAAAAAQABAD1AAAAigMAAAAA&#10;" fillcolor="#b2a5c9" stroked="f"/>
                <v:rect id="Rectangle 628" o:spid="_x0000_s1644" style="position:absolute;left:40024;top:6756;width:5962;height: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gqusUA&#10;AADcAAAADwAAAGRycy9kb3ducmV2LnhtbESPQWvCQBSE7wX/w/IK3uqmRqKkriKiIEgP0dbzI/ua&#10;pM2+Ddk1if++Kwgeh5n5hlmuB1OLjlpXWVbwPolAEOdWV1wo+Drv3xYgnEfWWFsmBTdysF6NXpaY&#10;attzRt3JFyJA2KWooPS+SaV0eUkG3cQ2xMH7sa1BH2RbSN1iH+CmltMoSqTBisNCiQ1tS8r/Tlej&#10;YD77/E528W3vfu0xyrK4v8y6Xqnx67D5AOFp8M/wo33QCpJpDPcz4Qj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2Cq6xQAAANwAAAAPAAAAAAAAAAAAAAAAAJgCAABkcnMv&#10;ZG93bnJldi54bWxQSwUGAAAAAAQABAD1AAAAigMAAAAA&#10;" fillcolor="#b2a5c8" stroked="f"/>
                <v:rect id="Rectangle 629" o:spid="_x0000_s1645" style="position:absolute;left:40024;top:6877;width:5962;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24cQA&#10;AADcAAAADwAAAGRycy9kb3ducmV2LnhtbESPT2vCQBTE70K/w/IKXqRulBpKdBVpsbSCB//dH9ln&#10;Esy+DbtrEr99tyB4HGbmN8xi1ZtatOR8ZVnBZJyAIM6trrhQcDpu3j5A+ICssbZMCu7kYbV8GSww&#10;07bjPbWHUIgIYZ+hgjKEJpPS5yUZ9GPbEEfvYp3BEKUrpHbYRbip5TRJUmmw4rhQYkOfJeXXw80o&#10;uF1cuzt3th/Nfu33mr/85L7NlRq+9us5iEB9eIYf7R+tIJ2+w/+Ze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KtuHEAAAA3AAAAA8AAAAAAAAAAAAAAAAAmAIAAGRycy9k&#10;b3ducmV2LnhtbFBLBQYAAAAABAAEAPUAAACJAwAAAAA=&#10;" fillcolor="#b1a4c8" stroked="f"/>
                <v:rect id="Rectangle 630" o:spid="_x0000_s1646" style="position:absolute;left:40024;top:7105;width:596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g+qMUA&#10;AADcAAAADwAAAGRycy9kb3ducmV2LnhtbESPQWvCQBSE7wX/w/IEL6VuDFYkdROsIHioh9oiPT6y&#10;r9lg9m3IbuP677tCocdhZr5hNlW0nRhp8K1jBYt5BoK4drrlRsHnx/5pDcIHZI2dY1JwIw9VOXnY&#10;YKHdld9pPIVGJAj7AhWYEPpCSl8bsujnridO3rcbLIYkh0bqAa8JbjuZZ9lKWmw5LRjsaWeovpx+&#10;rIL80e2+KIzLxdK8ncdoX48co1Kzady+gAgUw3/4r33QClb5M9zPpCMg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GD6oxQAAANwAAAAPAAAAAAAAAAAAAAAAAJgCAABkcnMv&#10;ZG93bnJldi54bWxQSwUGAAAAAAQABAD1AAAAigMAAAAA&#10;" fillcolor="#b1a3c7" stroked="f"/>
                <v:rect id="Rectangle 631" o:spid="_x0000_s1647" style="position:absolute;left:40024;top:7162;width:5962;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WMKMQA&#10;AADcAAAADwAAAGRycy9kb3ducmV2LnhtbESPT2sCMRTE7wW/Q3hCbzWrhcWuRhGr4E38A6G3x+a5&#10;u5i8LJtU129vCgWPw8z8hpkve2fFjbrQeFYwHmUgiEtvGq4UnE/bjymIEJENWs+k4EEBlovB2xwL&#10;4+98oNsxViJBOBSooI6xLaQMZU0Ow8i3xMm7+M5hTLKrpOnwnuDOykmW5dJhw2mhxpbWNZXX469T&#10;oO0+O13Q6NWn/fmuzlpvDl9aqfdhv5qBiNTHV/i/vTMK8kkOf2fS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1jCjEAAAA3AAAAA8AAAAAAAAAAAAAAAAAmAIAAGRycy9k&#10;b3ducmV2LnhtbFBLBQYAAAAABAAEAPUAAACJAwAAAAA=&#10;" fillcolor="#b0a3c7" stroked="f"/>
                <v:rect id="Rectangle 632" o:spid="_x0000_s1648" style="position:absolute;left:40024;top:7277;width:5962;height: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5FQcYA&#10;AADcAAAADwAAAGRycy9kb3ducmV2LnhtbESPQUvDQBSE7wX/w/IEL8VuzKHV2G0JhULxIDVGen3N&#10;PrOx2bdLdm3jv3eFgsdhZr5hluvR9uJMQ+gcK3iYZSCIG6c7bhXU79v7RxAhImvsHZOCHwqwXt1M&#10;llhod+E3OlexFQnCoUAFJkZfSBkaQxbDzHni5H26wWJMcmilHvCS4LaXeZbNpcWO04JBTxtDzan6&#10;tgpK3puvzd4fjh8vHp+q8jTNX2ul7m7H8hlEpDH+h6/tnVYwzxfwdyYd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5FQcYAAADcAAAADwAAAAAAAAAAAAAAAACYAgAAZHJz&#10;L2Rvd25yZXYueG1sUEsFBgAAAAAEAAQA9QAAAIsDAAAAAA==&#10;" fillcolor="#b0a2c7" stroked="f"/>
                <v:rect id="Rectangle 633" o:spid="_x0000_s1649" style="position:absolute;left:40024;top:7454;width:5962;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7yvsEA&#10;AADcAAAADwAAAGRycy9kb3ducmV2LnhtbERPzWrCQBC+F/oOyxS81U1EpKSuIraC7aHUtQ8wZMck&#10;JDsbsquJb985FHr8+P7X28l36kZDbAIbyOcZKOIyuIYrAz/nw/MLqJiQHXaBycCdImw3jw9rLFwY&#10;+UQ3myolIRwLNFCn1Bdax7Imj3EeemLhLmHwmAQOlXYDjhLuO73IspX22LA01NjTvqaytVdvYPX1&#10;mR/e3k/57qO1zfLY2m8crTGzp2n3CirRlP7Ff+6jE99C1soZOQJ6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O8r7BAAAA3AAAAA8AAAAAAAAAAAAAAAAAmAIAAGRycy9kb3du&#10;cmV2LnhtbFBLBQYAAAAABAAEAPUAAACGAwAAAAA=&#10;" fillcolor="#afa2c6" stroked="f"/>
                <v:rect id="Rectangle 634" o:spid="_x0000_s1650" style="position:absolute;left:40024;top:7512;width:5962;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O2gMIA&#10;AADcAAAADwAAAGRycy9kb3ducmV2LnhtbESPzYrCMBSF9wO+Q7iCuzFV0KnVKCoILkQYZ8Dtpbm2&#10;1eamNFHj2xtBcHk4Px9ntgimFjdqXWVZwaCfgCDOra64UPD/t/lOQTiPrLG2TAoe5GAx73zNMNP2&#10;zr90O/hCxBF2GSoovW8yKV1ekkHXtw1x9E62NeijbAupW7zHcVPLYZKMpcGKI6HEhtYl5ZfD1UTu&#10;YJ/uRmla1SFs8uPx59ys6KxUrxuWUxCegv+E3+2tVjAeTuB1Jh4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I7aAwgAAANwAAAAPAAAAAAAAAAAAAAAAAJgCAABkcnMvZG93&#10;bnJldi54bWxQSwUGAAAAAAQABAD1AAAAhwMAAAAA&#10;" fillcolor="#afa1c6" stroked="f"/>
                <v:rect id="Rectangle 635" o:spid="_x0000_s1651" style="position:absolute;left:40024;top:7683;width:596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rUMUA&#10;AADcAAAADwAAAGRycy9kb3ducmV2LnhtbERPy2oCMRTdC/2HcIVuimasIDIaRQpCS+nCx6LdXSfX&#10;mWmTm2mSccZ+vVkUXB7Oe7nurREX8qF2rGAyzkAQF07XXCo4HrajOYgQkTUax6TgSgHWq4fBEnPt&#10;Ot7RZR9LkUI45KigirHJpQxFRRbD2DXEiTs7bzEm6EupPXYp3Br5nGUzabHm1FBhQy8VFT/71ir4&#10;+v54um5/36anv7J9N2026fynUepx2G8WICL18S7+d79qBbNpmp/Op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9+tQxQAAANwAAAAPAAAAAAAAAAAAAAAAAJgCAABkcnMv&#10;ZG93bnJldi54bWxQSwUGAAAAAAQABAD1AAAAigMAAAAA&#10;" fillcolor="#aea1c6" stroked="f"/>
                <v:rect id="Rectangle 636" o:spid="_x0000_s1652" style="position:absolute;left:40024;top:7740;width:596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d2tMYA&#10;AADcAAAADwAAAGRycy9kb3ducmV2LnhtbESPQWsCMRSE74L/ITzBm2atZZWtUVQQSqG0ain09tg8&#10;d5dNXrabVNN/3xQKPQ4z8w2z2kRrxJV63zhWMJtmIIhLpxuuFLydD5MlCB+QNRrHpOCbPGzWw8EK&#10;C+1ufKTrKVQiQdgXqKAOoSuk9GVNFv3UdcTJu7jeYkiyr6Tu8Zbg1si7LMulxYbTQo0d7Wsq29OX&#10;VfC0eP7IXz5ja87vSxPv29cs7rZKjUdx+wAiUAz/4b/2o1aQz2fweyYd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d2tMYAAADcAAAADwAAAAAAAAAAAAAAAACYAgAAZHJz&#10;L2Rvd25yZXYueG1sUEsFBgAAAAAEAAQA9QAAAIsDAAAAAA==&#10;" fillcolor="#aea0c6" stroked="f"/>
                <v:rect id="Rectangle 637" o:spid="_x0000_s1653" style="position:absolute;left:40024;top:7797;width:5962;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bpwsQA&#10;AADcAAAADwAAAGRycy9kb3ducmV2LnhtbESPT2vCQBTE70K/w/IKXqTuVkFKmlVCqZCTWNveH9mX&#10;PzT7Nsmumnx7Vyh4HGbmN0y6G20rLjT4xrGG16UCQVw403Cl4ed7//IGwgdkg61j0jCRh932aZZi&#10;YtyVv+hyCpWIEPYJaqhD6BIpfVGTRb90HXH0SjdYDFEOlTQDXiPctnKl1EZabDgu1NjRR03F3+ls&#10;NWR2r9rcVZ99eTxMCwyLXv0etJ4/j9k7iEBjeIT/27nRsFmv4H4mHgG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m6cLEAAAA3AAAAA8AAAAAAAAAAAAAAAAAmAIAAGRycy9k&#10;b3ducmV2LnhtbFBLBQYAAAAABAAEAPUAAACJAwAAAAA=&#10;" fillcolor="#aea0c5" stroked="f"/>
                <v:rect id="Rectangle 638" o:spid="_x0000_s1654" style="position:absolute;left:40024;top:7975;width:5962;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Mso8YA&#10;AADcAAAADwAAAGRycy9kb3ducmV2LnhtbESPQWvCQBSE70L/w/KE3nSjFivRVYogFKygUfH6yL4m&#10;sdm3MbvR2F/vFoQeh5n5hpktWlOKK9WusKxg0I9AEKdWF5wpOOxXvQkI55E1lpZJwZ0cLOYvnRnG&#10;2t54R9fEZyJA2MWoIPe+iqV0aU4GXd9WxMH7trVBH2SdSV3jLcBNKYdRNJYGCw4LOVa0zCn9SRqj&#10;QK/k6Tc5b9/88rLdHNPzet18vSv12m0/piA8tf4//Gx/agXj0Qj+zoQj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Mso8YAAADcAAAADwAAAAAAAAAAAAAAAACYAgAAZHJz&#10;L2Rvd25yZXYueG1sUEsFBgAAAAAEAAQA9QAAAIsDAAAAAA==&#10;" fillcolor="#ad9fc5" stroked="f"/>
                <v:rect id="Rectangle 639" o:spid="_x0000_s1655" style="position:absolute;left:40024;top:8204;width:596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5UcQA&#10;AADcAAAADwAAAGRycy9kb3ducmV2LnhtbESPQWvCQBSE7wX/w/IEb3UTY0VS1yChBREsNBbPj+wz&#10;Cc2+DdnVxH/vCoUeh5n5htlko2nFjXrXWFYQzyMQxKXVDVcKfk6fr2sQziNrbC2Tgjs5yLaTlw2m&#10;2g78TbfCVyJA2KWooPa+S6V0ZU0G3dx2xMG72N6gD7KvpO5xCHDTykUUraTBhsNCjR3lNZW/xdUo&#10;8Ievj1Pc5MmlumIRtef72/KYKzWbjrt3EJ5G/x/+a++1glWyhOeZcATk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uVHEAAAA3AAAAA8AAAAAAAAAAAAAAAAAmAIAAGRycy9k&#10;b3ducmV2LnhtbFBLBQYAAAAABAAEAPUAAACJAwAAAAA=&#10;" fillcolor="#ad9fc4" stroked="f"/>
                <v:rect id="Rectangle 640" o:spid="_x0000_s1656" style="position:absolute;left:40024;top:8261;width:596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HRgsYA&#10;AADcAAAADwAAAGRycy9kb3ducmV2LnhtbESPT2vCQBTE74V+h+UVeim6qUWR6Cr9Y9FLKEbB6yP7&#10;zAazb2N21fjtXUHocZiZ3zDTeWdrcabWV44VvPcTEMSF0xWXCrab394YhA/IGmvHpOBKHuaz56cp&#10;ptpdeE3nPJQiQtinqMCE0KRS+sKQRd93DXH09q61GKJsS6lbvES4reUgSUbSYsVxwWBD34aKQ36y&#10;CgZ/ZhG+zFuW7+xx+HPtsuX6mCn1+tJ9TkAE6sJ/+NFeaQWjjyHcz8Qj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dHRgsYAAADcAAAADwAAAAAAAAAAAAAAAACYAgAAZHJz&#10;L2Rvd25yZXYueG1sUEsFBgAAAAAEAAQA9QAAAIsDAAAAAA==&#10;" fillcolor="#ad9ec4" stroked="f"/>
                <v:rect id="Rectangle 641" o:spid="_x0000_s1657" style="position:absolute;left:40024;top:8318;width:5962;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CRcsUA&#10;AADcAAAADwAAAGRycy9kb3ducmV2LnhtbESPQWvCQBSE70L/w/IKXqTZqDSU1FVKoVTtSVs8v2af&#10;STD7Nu6uMf57VxA8DjPfDDNb9KYRHTlfW1YwTlIQxIXVNZcK/n6/Xt5A+ICssbFMCi7kYTF/Gsww&#10;1/bMG+q2oRSxhH2OCqoQ2lxKX1Rk0Ce2JY7e3jqDIUpXSu3wHMtNIydpmkmDNceFClv6rKg4bE9G&#10;QRZef9abXX+Y7r6Pp/Vo6VZ7/ldq+Nx/vIMI1IdH+E4vdeSmGdzOx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0JFyxQAAANwAAAAPAAAAAAAAAAAAAAAAAJgCAABkcnMv&#10;ZG93bnJldi54bWxQSwUGAAAAAAQABAD1AAAAigMAAAAA&#10;" fillcolor="#ac9ec4" stroked="f"/>
                <v:rect id="Rectangle 642" o:spid="_x0000_s1658" style="position:absolute;left:40024;top:8489;width:5962;height: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BzqMUA&#10;AADcAAAADwAAAGRycy9kb3ducmV2LnhtbESP3WrCQBSE74W+w3IKvdONCjGkrlJSpQVBUPt3ecie&#10;JqG7Z0N2q/HtXUHwcpiZb5j5srdGHKnzjWMF41ECgrh0uuFKwcdhPcxA+ICs0TgmBWfysFw8DOaY&#10;a3fiHR33oRIRwj5HBXUIbS6lL2uy6EeuJY7er+sshii7SuoOTxFujZwkSSotNhwXamypqKn82/9b&#10;BT99+rlibr43268xZec3U7wWRqmnx/7lGUSgPtzDt/a7VpBOZ3A9E4+A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gHOoxQAAANwAAAAPAAAAAAAAAAAAAAAAAJgCAABkcnMv&#10;ZG93bnJldi54bWxQSwUGAAAAAAQABAD1AAAAigMAAAAA&#10;" fillcolor="#ac9dc4" stroked="f"/>
                <v:rect id="Rectangle 643" o:spid="_x0000_s1659" style="position:absolute;left:40024;top:8610;width:5962;height: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mZsEA&#10;AADcAAAADwAAAGRycy9kb3ducmV2LnhtbERPy4rCMBTdD/gP4QruxsRRRDpNZVAUQQRf4CwvzZ22&#10;2NyUJqP1781CcHk473Te2VrcqPWVYw2joQJBnDtTcaHhfFp9zkD4gGywdkwaHuRhnvU+UkyMu/OB&#10;bsdQiBjCPkENZQhNIqXPS7Loh64hjtyfay2GCNtCmhbvMdzW8kupqbRYcWwosaFFSfn1+G817HZK&#10;ripl91t6LC+/l/UZF5Or1oN+9/MNIlAX3uKXe2M0TMdxbTwTj4DM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u5mbBAAAA3AAAAA8AAAAAAAAAAAAAAAAAmAIAAGRycy9kb3du&#10;cmV2LnhtbFBLBQYAAAAABAAEAPUAAACGAwAAAAA=&#10;" fillcolor="#ab9dc3" stroked="f"/>
                <v:rect id="Rectangle 644" o:spid="_x0000_s1660" style="position:absolute;left:40024;top:8782;width:5962;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v0B8QA&#10;AADcAAAADwAAAGRycy9kb3ducmV2LnhtbESPT4vCMBTE74LfITzBm6YqFK1GEVlBEFn8d/D2aJ5t&#10;sXnpNlHrfvrNguBxmJnfMLNFY0rxoNoVlhUM+hEI4tTqgjMFp+O6NwbhPLLG0jIpeJGDxbzdmmGi&#10;7ZP39Dj4TAQIuwQV5N5XiZQuzcmg69uKOHhXWxv0QdaZ1DU+A9yUchhFsTRYcFjIsaJVTuntcDcK&#10;vnfR+eeKpfm6mOwU/27T7YXHSnU7zXIKwlPjP+F3e6MVxKMJ/J8JR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79AfEAAAA3AAAAA8AAAAAAAAAAAAAAAAAmAIAAGRycy9k&#10;b3ducmV2LnhtbFBLBQYAAAAABAAEAPUAAACJAwAAAAA=&#10;" fillcolor="#ab9cc3" stroked="f"/>
                <v:rect id="Rectangle 645" o:spid="_x0000_s1661" style="position:absolute;left:40024;top:9010;width:5962;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U8Q8MA&#10;AADcAAAADwAAAGRycy9kb3ducmV2LnhtbERPz2vCMBS+C/4P4Q28yEwnQ0s1igiOHXbYWg87Pppn&#10;W9a8xCbVbH/9chjs+PH93u6j6cWNBt9ZVvC0yEAQ11Z33Cg4V6fHHIQPyBp7y6Tgmzzsd9PJFgtt&#10;7/xBtzI0IoWwL1BBG4IrpPR1Swb9wjrixF3sYDAkODRSD3hP4aaXyyxbSYMdp4YWHR1bqr/K0SjI&#10;y5h3zuaumv+8xfXL+3i6fo5KzR7iYQMiUAz/4j/3q1awek7z05l0BO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U8Q8MAAADcAAAADwAAAAAAAAAAAAAAAACYAgAAZHJzL2Rv&#10;d25yZXYueG1sUEsFBgAAAAAEAAQA9QAAAIgDAAAAAA==&#10;" fillcolor="#aa9cc3" stroked="f"/>
                <v:rect id="Rectangle 646" o:spid="_x0000_s1662" style="position:absolute;left:40024;top:9188;width:5962;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Hs18MA&#10;AADcAAAADwAAAGRycy9kb3ducmV2LnhtbESPT2vCQBTE74LfYXmCF9FNRERSVylCqdf65+DtkX3d&#10;hOa9DdnVxG/fLRQ8DjPzG2a7H7hRD+pC7cVAvshAkZTe1uIMXM4f8w2oEFEsNl7IwJMC7Hfj0RYL&#10;63v5oscpOpUgEgo0UMXYFlqHsiLGsPAtSfK+fccYk+ycth32Cc6NXmbZWjPWkhYqbOlQUflzurOB&#10;q9/oc83H8sm3/tO1qyu7WW7MdDK8v4GKNMRX+L99tAbWqxz+zqQjo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Hs18MAAADcAAAADwAAAAAAAAAAAAAAAACYAgAAZHJzL2Rv&#10;d25yZXYueG1sUEsFBgAAAAAEAAQA9QAAAIgDAAAAAA==&#10;" fillcolor="#aa9bc2" stroked="f"/>
                <v:rect id="Rectangle 647" o:spid="_x0000_s1663" style="position:absolute;left:40024;top:9417;width:5962;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xLz8UA&#10;AADcAAAADwAAAGRycy9kb3ducmV2LnhtbESPT2sCMRTE74V+h/AKXkSzFVnarVEWoaAHD2rp+bl5&#10;7h83L0uS6uqnN4LQ4zAzv2Fmi9604kzO15YVvI8TEMSF1TWXCn7236MPED4ga2wtk4IreVjMX19m&#10;mGl74S2dd6EUEcI+QwVVCF0mpS8qMujHtiOO3tE6gyFKV0rt8BLhppWTJEmlwZrjQoUdLSsqTrs/&#10;o+D2yYdft+yadd5wkw5pc8qPWqnBW59/gQjUh//ws73SCtLpBB5n4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vEvPxQAAANwAAAAPAAAAAAAAAAAAAAAAAJgCAABkcnMv&#10;ZG93bnJldi54bWxQSwUGAAAAAAQABAD1AAAAigMAAAAA&#10;" fillcolor="#a99bc2" stroked="f"/>
                <v:rect id="Rectangle 648" o:spid="_x0000_s1664" style="position:absolute;left:40024;top:9588;width:5962;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F9XcMA&#10;AADcAAAADwAAAGRycy9kb3ducmV2LnhtbESPQYvCMBSE78L+h/AWvIimriJLNYoIwoIXtbLnR/Ns&#10;yzYv3STW6q83guBxmJlvmMWqM7VoyfnKsoLxKAFBnFtdcaHglG2H3yB8QNZYWyYFN/KwWn70Fphq&#10;e+UDtcdQiAhhn6KCMoQmldLnJRn0I9sQR+9sncEQpSukdniNcFPLrySZSYMVx4USG9qUlP8dL0bB&#10;/dBqmw34P8n2xaDarHe/47NTqv/ZrecgAnXhHX61f7SC2XQCzzPx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F9XcMAAADcAAAADwAAAAAAAAAAAAAAAACYAgAAZHJzL2Rv&#10;d25yZXYueG1sUEsFBgAAAAAEAAQA9QAAAIgDAAAAAA==&#10;" fillcolor="#a99ac2" stroked="f"/>
                <v:rect id="Rectangle 649" o:spid="_x0000_s1665" style="position:absolute;left:40024;top:9994;width:5962;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CYmsQA&#10;AADcAAAADwAAAGRycy9kb3ducmV2LnhtbESPQWsCMRSE70L/Q3iCl6JZrRXZGqUIK20PhVrx/Ni8&#10;bhY3L2ET3fXfN4LgcZiZb5jVpreNuFAbascKppMMBHHpdM2VgsNvMV6CCBFZY+OYFFwpwGb9NFhh&#10;rl3HP3TZx0okCIccFZgYfS5lKA1ZDBPniZP351qLMcm2krrFLsFtI2dZtpAWa04LBj1tDZWn/dkq&#10;8FP9Unxrc3z+7Dpnv3aNf60LpUbD/v0NRKQ+PsL39odWsJjP4XYmHQ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AmJrEAAAA3AAAAA8AAAAAAAAAAAAAAAAAmAIAAGRycy9k&#10;b3ducmV2LnhtbFBLBQYAAAAABAAEAPUAAACJAwAAAAA=&#10;" fillcolor="#a99ac1" stroked="f"/>
                <v:rect id="Rectangle 650" o:spid="_x0000_s1666" style="position:absolute;left:40024;top:10052;width:5962;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50cscA&#10;AADcAAAADwAAAGRycy9kb3ducmV2LnhtbESP3WoCMRSE7wu+QziF3tVsS/1haxQpCFZBrVtKe3dM&#10;jruLm5NlE3V9+0YQvBxm5htmNGltJU7U+NKxgpduAoJYO1NyruA7mz0PQfiAbLByTAou5GEy7jyM&#10;MDXuzF902oZcRAj7FBUUIdSplF4XZNF3XU0cvb1rLIYom1yaBs8Rbiv5miR9abHkuFBgTR8F6cP2&#10;aBX8rn6mbrjsLQe7hf7Tn+tsg0mm1NNjO30HEagN9/CtPTcK+m89uJ6JR0C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udHLHAAAA3AAAAA8AAAAAAAAAAAAAAAAAmAIAAGRy&#10;cy9kb3ducmV2LnhtbFBLBQYAAAAABAAEAPUAAACMAwAAAAA=&#10;" fillcolor="#a89ac1" stroked="f"/>
                <v:rect id="Rectangle 651" o:spid="_x0000_s1667" style="position:absolute;left:40024;top:10280;width:5962;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GOAsUA&#10;AADcAAAADwAAAGRycy9kb3ducmV2LnhtbESP0WrCQBRE3wv+w3IFX0rdKBIkukpRKiIVNPYDrtlr&#10;NjR7N82uGv++KxT6OMzMGWa+7GwtbtT6yrGC0TABQVw4XXGp4Ov08TYF4QOyxtoxKXiQh+Wi9zLH&#10;TLs7H+mWh1JECPsMFZgQmkxKXxiy6IeuIY7exbUWQ5RtKXWL9wi3tRwnSSotVhwXDDa0MlR851er&#10;YFJu1p/X1/3Pzjzy/DDt6vHlPFJq0O/eZyACdeE//NfeagXpJIXnmX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0Y4CxQAAANwAAAAPAAAAAAAAAAAAAAAAAJgCAABkcnMv&#10;ZG93bnJldi54bWxQSwUGAAAAAAQABAD1AAAAigMAAAAA&#10;" fillcolor="#a899c1" stroked="f"/>
                <v:rect id="Rectangle 652" o:spid="_x0000_s1668" style="position:absolute;left:40062;top:3689;width:5905;height:7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ojDcUA&#10;AADcAAAADwAAAGRycy9kb3ducmV2LnhtbESPQWvCQBSE74X+h+UVequbSqslukoNFDx40VhKb4/s&#10;Mwlm34bdbbL+e7cgeBxm5htmuY6mEwM531pW8DrJQBBXVrdcKziWXy8fIHxA1thZJgUX8rBePT4s&#10;Mdd25D0Nh1CLBGGfo4ImhD6X0lcNGfQT2xMn72SdwZCkq6V2OCa46eQ0y2bSYMtpocGeioaq8+HP&#10;KIhns/ktj+9tEeX+ezd4XVY/Qannp/i5ABEohnv41t5qBbO3OfyfSUdAr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iMNxQAAANwAAAAPAAAAAAAAAAAAAAAAAJgCAABkcnMv&#10;ZG93bnJldi54bWxQSwUGAAAAAAQABAD1AAAAigMAAAAA&#10;" filled="f" strokecolor="#404040" strokeweight=".45pt">
                  <v:stroke joinstyle="round" endcap="round"/>
                </v:rect>
                <v:rect id="Rectangle 653" o:spid="_x0000_s1669" style="position:absolute;left:41738;top:4692;width:2623;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3HTcAA&#10;AADcAAAADwAAAGRycy9kb3ducmV2LnhtbERPS2rDMBDdF3IHMYHuGjmmBONGCSUQSEo2sXuAwRp/&#10;qDQykmK7t68WhSwf778/LtaIiXwYHCvYbjIQxI3TA3cKvuvzWwEiRGSNxjEp+KUAx8PqZY+ldjPf&#10;aapiJ1IIhxIV9DGOpZSh6cli2LiROHGt8xZjgr6T2uOcwq2ReZbtpMWBU0OPI516an6qh1Ug6+o8&#10;F5XxmfvK25u5Xu4tOaVe18vnB4hIS3yK/90XrWD3ntam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K3HTcAAAADcAAAADwAAAAAAAAAAAAAAAACYAgAAZHJzL2Rvd25y&#10;ZXYueG1sUEsFBgAAAAAEAAQA9QAAAIUDAAAAAA==&#10;" filled="f" stroked="f">
                  <v:textbox style="mso-fit-shape-to-text:t" inset="0,0,0,0">
                    <w:txbxContent>
                      <w:p w:rsidR="001E7BFF" w:rsidRDefault="001E7BFF">
                        <w:r>
                          <w:rPr>
                            <w:rFonts w:ascii="Calibri" w:hAnsi="Calibri" w:cs="Calibri"/>
                            <w:color w:val="000000"/>
                          </w:rPr>
                          <w:t xml:space="preserve">Host </w:t>
                        </w:r>
                      </w:p>
                    </w:txbxContent>
                  </v:textbox>
                </v:rect>
                <v:rect id="Rectangle 654" o:spid="_x0000_s1670" style="position:absolute;left:40513;top:6356;width:5086;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i1sIA&#10;AADcAAAADwAAAGRycy9kb3ducmV2LnhtbESPzYoCMRCE74LvEFrwphlFxB2NIoKgy14c9wGaSc8P&#10;Jp0hic749puFhT0WVfUVtTsM1ogX+dA6VrCYZyCIS6dbrhV838+zDYgQkTUax6TgTQEO+/Foh7l2&#10;Pd/oVcRaJAiHHBU0MXa5lKFsyGKYu444eZXzFmOSvpbaY5/g1shllq2lxZbTQoMdnRoqH8XTKpD3&#10;4txvCuMz97msvsz1cqvIKTWdDMctiEhD/A//tS9awXr1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4WLWwgAAANwAAAAPAAAAAAAAAAAAAAAAAJgCAABkcnMvZG93&#10;bnJldi54bWxQSwUGAAAAAAQABAD1AAAAhwMAAAAA&#10;" filled="f" stroked="f">
                  <v:textbox style="mso-fit-shape-to-text:t" inset="0,0,0,0">
                    <w:txbxContent>
                      <w:p w:rsidR="001E7BFF" w:rsidRDefault="001E7BFF">
                        <w:r>
                          <w:rPr>
                            <w:rFonts w:ascii="Calibri" w:hAnsi="Calibri" w:cs="Calibri"/>
                            <w:color w:val="000000"/>
                          </w:rPr>
                          <w:t xml:space="preserve">interface  </w:t>
                        </w:r>
                      </w:p>
                    </w:txbxContent>
                  </v:textbox>
                </v:rect>
                <v:rect id="Rectangle 655" o:spid="_x0000_s1671" style="position:absolute;left:41871;top:8020;width:2356;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JdlsAA&#10;AADcAAAADwAAAGRycy9kb3ducmV2LnhtbERPS2rDMBDdF3IHMYHuGjmGBuNGCSUQSEo2sXuAwRp/&#10;qDQykmK7t68WhSwf778/LtaIiXwYHCvYbjIQxI3TA3cKvuvzWwEiRGSNxjEp+KUAx8PqZY+ldjPf&#10;aapiJ1IIhxIV9DGOpZSh6cli2LiROHGt8xZjgr6T2uOcwq2ReZbtpMWBU0OPI516an6qh1Ug6+o8&#10;F5XxmfvK25u5Xu4tOaVe18vnB4hIS3yK/90XrWD3nuan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JdlsAAAADcAAAADwAAAAAAAAAAAAAAAACYAgAAZHJzL2Rvd25y&#10;ZXYueG1sUEsFBgAAAAAEAAQA9QAAAIUDAAAAAA==&#10;" filled="f" stroked="f">
                  <v:textbox style="mso-fit-shape-to-text:t" inset="0,0,0,0">
                    <w:txbxContent>
                      <w:p w:rsidR="001E7BFF" w:rsidRDefault="001E7BFF">
                        <w:r>
                          <w:rPr>
                            <w:rFonts w:ascii="Calibri" w:hAnsi="Calibri" w:cs="Calibri"/>
                            <w:color w:val="000000"/>
                          </w:rPr>
                          <w:t xml:space="preserve">vlan </w:t>
                        </w:r>
                      </w:p>
                    </w:txbxContent>
                  </v:textbox>
                </v:rect>
                <v:shape id="Picture 656" o:spid="_x0000_s1672" type="#_x0000_t75" style="position:absolute;left:42170;top:5778;width:6070;height:7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zRZzGAAAA3AAAAA8AAABkcnMvZG93bnJldi54bWxEj0FrwkAUhO+F/oflFXqrGysViW6CVQIt&#10;0oMx6PWRfSbB7NuY3Zr037uFQo/DzHzDrNLRtOJGvWssK5hOIhDEpdUNVwqKQ/ayAOE8ssbWMin4&#10;IQdp8viwwljbgfd0y30lAoRdjApq77tYSlfWZNBNbEccvLPtDfog+0rqHocAN618jaK5NNhwWKix&#10;o01N5SX/Ngrs13X7Xs74tLkeBxvtPrNLUWRKPT+N6yUIT6P/D/+1P7SC+dsUfs+EIyCT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NFnMYAAADcAAAADwAAAAAAAAAAAAAA&#10;AACfAgAAZHJzL2Rvd25yZXYueG1sUEsFBgAAAAAEAAQA9wAAAJIDAAAAAA==&#10;">
                  <v:imagedata r:id="rId109" o:title=""/>
                </v:shape>
                <v:shape id="Picture 657" o:spid="_x0000_s1673" type="#_x0000_t75" style="position:absolute;left:42170;top:5778;width:6070;height:7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Fv2vDAAAA3AAAAA8AAABkcnMvZG93bnJldi54bWxEj82qwjAUhPcXfIdwBHfXVEGt1ShyoXA3&#10;LvwBt4fm2Babk9rEWn16Iwguh5n5hlmuO1OJlhpXWlYwGkYgiDOrS84VHA/pbwzCeWSNlWVS8CAH&#10;61XvZ4mJtnfeUbv3uQgQdgkqKLyvEyldVpBBN7Q1cfDOtjHog2xyqRu8B7ip5DiKptJgyWGhwJr+&#10;Csou+5tRkM4Nn/WpPj1311ubupmLt9tYqUG/2yxAeOr8N/xp/2sF08kY3mfCEZC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AW/a8MAAADcAAAADwAAAAAAAAAAAAAAAACf&#10;AgAAZHJzL2Rvd25yZXYueG1sUEsFBgAAAAAEAAQA9wAAAI8DAAAAAA==&#10;">
                  <v:imagedata r:id="rId110" o:title=""/>
                </v:shape>
                <v:rect id="Rectangle 658" o:spid="_x0000_s1674" style="position:absolute;left:42106;top:5721;width:5963;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mJo8YA&#10;AADcAAAADwAAAGRycy9kb3ducmV2LnhtbESPT2sCMRTE7wW/Q3iCl6JZLYqsRlmEwh5aaFX0+ti8&#10;/YOblyVJ120/fVMoeBxm5jfMdj+YVvTkfGNZwXyWgCAurG64UnA+vU7XIHxA1thaJgXf5GG/Gz1t&#10;MdX2zp/UH0MlIoR9igrqELpUSl/UZNDPbEccvdI6gyFKV0nt8B7hppWLJFlJgw3HhRo7OtRU3I5f&#10;RsHH+1v+U14Sc3O27IvlNbvkz5lSk/GQbUAEGsIj/N/OtYLV8gX+zsQjI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mJo8YAAADcAAAADwAAAAAAAAAAAAAAAACYAgAAZHJz&#10;L2Rvd25yZXYueG1sUEsFBgAAAAAEAAQA9QAAAIsDAAAAAA==&#10;" fillcolor="#b8accd" stroked="f"/>
                <v:rect id="Rectangle 659" o:spid="_x0000_s1675" style="position:absolute;left:42106;top:6356;width:5963;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yhsYA&#10;AADcAAAADwAAAGRycy9kb3ducmV2LnhtbESPW2sCMRSE3wv+h3AE32rWemVrlNYiFBTBK/TtsDnu&#10;xm5OtptUt/++EQp9HGbmG2Y6b2wprlR741hBr5uAIM6cNpwrOOyXjxMQPiBrLB2Tgh/yMJ+1HqaY&#10;anfjLV13IRcRwj5FBUUIVSqlzwqy6LuuIo7e2dUWQ5R1LnWNtwi3pXxKkpG0aDguFFjRoqDsc/dt&#10;FbyOjyf/Nr7sg1l/Lcxm8nFZ9SulOu3m5RlEoCb8h//a71rBaDiA+5l4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MyhsYAAADcAAAADwAAAAAAAAAAAAAAAACYAgAAZHJz&#10;L2Rvd25yZXYueG1sUEsFBgAAAAAEAAQA9QAAAIsDAAAAAA==&#10;" fillcolor="#b7abcd" stroked="f"/>
                <v:rect id="Rectangle 660" o:spid="_x0000_s1676" style="position:absolute;left:42106;top:6584;width:5963;height: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Vk8sQA&#10;AADcAAAADwAAAGRycy9kb3ducmV2LnhtbESPQYvCMBSE74L/ITzBi2iqoEg1ii6IHpbFVQ96ezTP&#10;ttq8dJtYu//eLAh7HGbmG2a+bEwhaqpcblnBcBCBIE6szjlVcDpu+lMQziNrLCyTgl9ysFy0W3OM&#10;tX3yN9UHn4oAYRejgsz7MpbSJRkZdANbEgfvaiuDPsgqlbrCZ4CbQo6iaCIN5hwWMizpI6PkfngY&#10;Bfx1W18MTff1ZTvE3qeRP72zVKrbaVYzEJ4a/x9+t3dawWQ8hr8z4QjIx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lZPLEAAAA3AAAAA8AAAAAAAAAAAAAAAAAmAIAAGRycy9k&#10;b3ducmV2LnhtbFBLBQYAAAAABAAEAPUAAACJAwAAAAA=&#10;" fillcolor="#b7abcc" stroked="f"/>
                <v:rect id="Rectangle 661" o:spid="_x0000_s1677" style="position:absolute;left:42106;top:7105;width:5963;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LEt8cA&#10;AADcAAAADwAAAGRycy9kb3ducmV2LnhtbESPT2vCQBTE7wW/w/IEL0VfFBokuoq1f5BiDlUvvT2y&#10;r0kw+zbNbjV++26h0OMwM79hluveNurCna+daJhOElAshTO1lBpOx5fxHJQPJIYaJ6zhxh7Wq8Hd&#10;kjLjrvLOl0MoVYSIz0hDFUKbIfqiYkt+4lqW6H26zlKIsivRdHSNcNvgLElStFRLXKio5W3Fxfnw&#10;bTWcm8dN/oofGO6/3p6n+dMet/lc69Gw3yxABe7Df/ivvTMa0ocUfs/EI4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yxLfHAAAA3AAAAA8AAAAAAAAAAAAAAAAAmAIAAGRy&#10;cy9kb3ducmV2LnhtbFBLBQYAAAAABAAEAPUAAACMAwAAAAA=&#10;" fillcolor="#b6aacc" stroked="f"/>
                <v:rect id="Rectangle 662" o:spid="_x0000_s1678" style="position:absolute;left:42106;top:7454;width:5963;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sL0sIA&#10;AADcAAAADwAAAGRycy9kb3ducmV2LnhtbESPQWsCMRSE7wX/Q3hCbzVR6Cpbo9iCuNeqvT82z93F&#10;zcu6iWbbX98IgsdhZr5hluvBtuJGvW8ca5hOFAji0pmGKw3Hw/ZtAcIHZIOtY9LwSx7Wq9HLEnPj&#10;In/TbR8qkSDsc9RQh9DlUvqyJot+4jri5J1cbzEk2VfS9BgT3LZyplQmLTacFmrs6Kum8ry/Wg0/&#10;NjtGdeD42TqFcXcp/k6LQuvX8bD5ABFoCM/wo10YDdn7HO5n0h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OwvSwgAAANwAAAAPAAAAAAAAAAAAAAAAAJgCAABkcnMvZG93&#10;bnJldi54bWxQSwUGAAAAAAQABAD1AAAAhwMAAAAA&#10;" fillcolor="#b6aacb" stroked="f"/>
                <v:rect id="Rectangle 663" o:spid="_x0000_s1679" style="position:absolute;left:42106;top:7512;width:5963;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MEA&#10;AADcAAAADwAAAGRycy9kb3ducmV2LnhtbERP3WrCMBS+H/gO4Qi7m6nDyaimRYTpBrvYqg9w2hzT&#10;YnNSmmi6t18uBrv8+P635WR7cafRd44VLBcZCOLG6Y6NgvPp7ekVhA/IGnvHpOCHPJTF7GGLuXaR&#10;v+leBSNSCPscFbQhDLmUvmnJol+4gThxFzdaDAmORuoRYwq3vXzOsrW02HFqaHGgfUvNtbpZBRw/&#10;9LD8PFShNrtVd6xNHb+iUo/zabcBEWgK/+I/97tWsH5Ja9OZdAR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7FDBAAAA3AAAAA8AAAAAAAAAAAAAAAAAmAIAAGRycy9kb3du&#10;cmV2LnhtbFBLBQYAAAAABAAEAPUAAACGAwAAAAA=&#10;" fillcolor="#b6a9cb" stroked="f"/>
                <v:rect id="Rectangle 664" o:spid="_x0000_s1680" style="position:absolute;left:42106;top:7626;width:596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RnMYA&#10;AADcAAAADwAAAGRycy9kb3ducmV2LnhtbESPT2sCMRTE74V+h/AKvdVshUpdjeKfCiJ4UFvPz+S5&#10;u3bzsm5Sd/32Rih4HGbmN8xw3NpSXKj2hWMF750EBLF2puBMwfdu8fYJwgdkg6VjUnAlD+PR89MQ&#10;U+Ma3tBlGzIRIexTVJCHUKVSep2TRd9xFXH0jq62GKKsM2lqbCLclrKbJD1pseC4kGNFs5z07/bP&#10;KvjanZvpfjVdzYvDdX2aLPTPMWilXl/ayQBEoDY8wv/tpVHQ++jD/Uw8AnJ0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SRnMYAAADcAAAADwAAAAAAAAAAAAAAAACYAgAAZHJz&#10;L2Rvd25yZXYueG1sUEsFBgAAAAAEAAQA9QAAAIsDAAAAAA==&#10;" fillcolor="#b5a9cb" stroked="f"/>
                <v:rect id="Rectangle 665" o:spid="_x0000_s1681" style="position:absolute;left:42106;top:7797;width:5963;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EWLcEA&#10;AADcAAAADwAAAGRycy9kb3ducmV2LnhtbERPzYrCMBC+C/sOYRa8yJoqUpdqlFWsiIKwrg8wNGNb&#10;tpmUJrb17c1B8Pjx/S/XvalES40rLSuYjCMQxJnVJecKrn/p1zcI55E1VpZJwYMcrFcfgyUm2nb8&#10;S+3F5yKEsEtQQeF9nUjpsoIMurGtiQN3s41BH2CTS91gF8JNJadRFEuDJYeGAmvaFpT9X+5Gwazt&#10;0ttZ+3QzP+2OR4s02p/OSg0/+58FCE+9f4tf7oNWEMdhfjgTjo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hFi3BAAAA3AAAAA8AAAAAAAAAAAAAAAAAmAIAAGRycy9kb3du&#10;cmV2LnhtbFBLBQYAAAAABAAEAPUAAACGAwAAAAA=&#10;" fillcolor="#b5a8cb" stroked="f"/>
                <v:rect id="Rectangle 666" o:spid="_x0000_s1682" style="position:absolute;left:42106;top:7912;width:5963;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HxgMYA&#10;AADcAAAADwAAAGRycy9kb3ducmV2LnhtbESPT2vCQBTE70K/w/IKvekmhQZJXUNtKbRFQaOX3h7Z&#10;lz+YfRuyG0399K4g9DjMzG+YRTaaVpyod41lBfEsAkFcWN1wpeCw/5zOQTiPrLG1TAr+yEG2fJgs&#10;MNX2zDs65b4SAcIuRQW1910qpStqMuhmtiMOXml7gz7IvpK6x3OAm1Y+R1EiDTYcFmrs6L2m4pgP&#10;RsHa0vZS7vYf+ct29UO/w7c8bDqlnh7Ht1cQnkb/H763v7SCJInhdiYc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HxgMYAAADcAAAADwAAAAAAAAAAAAAAAACYAgAAZHJz&#10;L2Rvd25yZXYueG1sUEsFBgAAAAAEAAQA9QAAAIsDAAAAAA==&#10;" fillcolor="#b5a8ca" stroked="f"/>
                <v:rect id="Rectangle 667" o:spid="_x0000_s1683" style="position:absolute;left:42106;top:8032;width:5963;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PI2sYA&#10;AADcAAAADwAAAGRycy9kb3ducmV2LnhtbESPQWvCQBSE74X+h+UVeqsbpYYaXUVsSwUtohHPj+wz&#10;G8y+Ddmtpv56Vyj0OMzMN8xk1tlanKn1lWMF/V4CgrhwuuJSwT7/fHkD4QOyxtoxKfglD7Pp48ME&#10;M+0uvKXzLpQiQthnqMCE0GRS+sKQRd9zDXH0jq61GKJsS6lbvES4reUgSVJpseK4YLChhaHitPux&#10;Cq6bvPz4Hh2WZlh88fB1lSfrxbtSz0/dfAwiUBf+w3/tpVaQpgO4n4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5PI2sYAAADcAAAADwAAAAAAAAAAAAAAAACYAgAAZHJz&#10;L2Rvd25yZXYueG1sUEsFBgAAAAAEAAQA9QAAAIsDAAAAAA==&#10;" fillcolor="#b4a8ca" stroked="f"/>
                <v:rect id="Rectangle 668" o:spid="_x0000_s1684" style="position:absolute;left:42106;top:8147;width:5963;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b8CcUA&#10;AADcAAAADwAAAGRycy9kb3ducmV2LnhtbESPT2vCQBTE74LfYXlCb7qxpVGiq2ihUNoe/IseH9ln&#10;Etx9G7Jbk377bkHwOMzMb5j5srNG3KjxlWMF41ECgjh3uuJCwWH/PpyC8AFZo3FMCn7Jw3LR780x&#10;067lLd12oRARwj5DBWUIdSalz0uy6EeuJo7exTUWQ5RNIXWDbYRbI5+TJJUWK44LJdb0VlJ+3f1Y&#10;BaF9LU72S5vJsd6sz5/T3Oj1t1JPg241AxGoC4/wvf2hFaTpC/yfi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ZvwJxQAAANwAAAAPAAAAAAAAAAAAAAAAAJgCAABkcnMv&#10;ZG93bnJldi54bWxQSwUGAAAAAAQABAD1AAAAigMAAAAA&#10;" fillcolor="#b4a7ca" stroked="f"/>
                <v:rect id="Rectangle 669" o:spid="_x0000_s1685" style="position:absolute;left:42106;top:8375;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o7/8UA&#10;AADcAAAADwAAAGRycy9kb3ducmV2LnhtbESPQWvCQBSE70L/w/IK3nTTItGmrlIEQRAFY2mvj+xr&#10;sjX7NmRXjf56VxA8DjPzDTOdd7YWJ2q9cazgbZiAIC6cNlwq+N4vBxMQPiBrrB2Tggt5mM9eelPM&#10;tDvzjk55KEWEsM9QQRVCk0npi4os+qFriKP351qLIcq2lLrFc4TbWr4nSSotGo4LFTa0qKg45Eer&#10;YJss6EpjY8bh9yffTz7+D+vNVan+a/f1CSJQF57hR3ulFaTpCO5n4hG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ijv/xQAAANwAAAAPAAAAAAAAAAAAAAAAAJgCAABkcnMv&#10;ZG93bnJldi54bWxQSwUGAAAAAAQABAD1AAAAigMAAAAA&#10;" fillcolor="#b3a7c9" stroked="f"/>
                <v:rect id="Rectangle 670" o:spid="_x0000_s1686" style="position:absolute;left:42106;top:8432;width:5963;height: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FcbcQA&#10;AADcAAAADwAAAGRycy9kb3ducmV2LnhtbESPzarCMBSE94LvEI7g7pp6wXKtRhGvgrhQ/Fno7tAc&#10;22JzUpqo9e2NILgcZuYbZjxtTCnuVLvCsoJ+LwJBnFpdcKbgeFj+/IFwHlljaZkUPMnBdNJujTHR&#10;9sE7uu99JgKEXYIKcu+rREqX5mTQ9WxFHLyLrQ36IOtM6hofAW5K+RtFsTRYcFjIsaJ5Tul1fzMK&#10;5PC22Jxo+3+dNevtc+P750Ivlep2mtkIhKfGf8Of9koriOMBvM+EIyA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XG3EAAAA3AAAAA8AAAAAAAAAAAAAAAAAmAIAAGRycy9k&#10;b3ducmV2LnhtbFBLBQYAAAAABAAEAPUAAACJAwAAAAA=&#10;" fillcolor="#b3a6c9" stroked="f"/>
                <v:rect id="Rectangle 671" o:spid="_x0000_s1687" style="position:absolute;left:42106;top:8667;width:5963;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jejcYA&#10;AADcAAAADwAAAGRycy9kb3ducmV2LnhtbESPS2vDMBCE74X8B7GB3hq5ObjFiRJCS4kvTYmTQ4+L&#10;tX4k1spY8iP59VWh0OMwM98w6+1kGjFQ52rLCp4XEQji3OqaSwXn08fTKwjnkTU2lknBjRxsN7OH&#10;NSbajnykIfOlCBB2CSqovG8TKV1ekUG3sC1x8ArbGfRBdqXUHY4Bbhq5jKJYGqw5LFTY0ltF+TXr&#10;jQKZ3YuvQ3rsz3f63H9fivcXH52UepxPuxUIT5P/D/+1U60gjmP4PROO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jejcYAAADcAAAADwAAAAAAAAAAAAAAAACYAgAAZHJz&#10;L2Rvd25yZXYueG1sUEsFBgAAAAAEAAQA9QAAAIsDAAAAAA==&#10;" fillcolor="#b2a5c9" stroked="f"/>
                <v:rect id="Rectangle 672" o:spid="_x0000_s1688" style="position:absolute;left:42106;top:8782;width:5963;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mVecQA&#10;AADcAAAADwAAAGRycy9kb3ducmV2LnhtbESPQWvCQBSE70L/w/IK3nRTlSjRVUpREKSH2Or5kX0m&#10;sdm3Ibsm8d93BcHjMDPfMKtNbyrRUuNKywo+xhEI4szqknMFvz+70QKE88gaK8uk4E4ONuu3wQoT&#10;bTtOqT36XAQIuwQVFN7XiZQuK8igG9uaOHgX2xj0QTa51A12AW4qOYmiWBosOSwUWNNXQdnf8WYU&#10;zGffp3g7ve/c1R6iNJ1251nbKTV87z+XIDz1/hV+tvdaQRzP4XEmHA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JlXnEAAAA3AAAAA8AAAAAAAAAAAAAAAAAmAIAAGRycy9k&#10;b3ducmV2LnhtbFBLBQYAAAAABAAEAPUAAACJAwAAAAA=&#10;" fillcolor="#b2a5c8" stroked="f"/>
                <v:rect id="Rectangle 673" o:spid="_x0000_s1689" style="position:absolute;left:42106;top:8896;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HakMMA&#10;AADcAAAADwAAAGRycy9kb3ducmV2LnhtbESPTYvCQAyG7wv7H4Ys7G2d6mqRrqOIIHrw4geeQyfb&#10;FjuZ0pnW+u/NQfAY3rxP8ixWg6tVT22oPBsYjxJQxLm3FRcGLuftzxxUiMgWa89k4EEBVsvPjwVm&#10;1t/5SP0pFkogHDI0UMbYZFqHvCSHYeQbYsn+feswytgW2rZ4F7ir9SRJUu2wYrlQYkObkvLbqXNC&#10;2Q/bWTcpDr+3aU/Ha7cbT/XOmO+vYf0HKtIQ38uv9t4aSFP5VmREBP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HakMMAAADcAAAADwAAAAAAAAAAAAAAAACYAgAAZHJzL2Rv&#10;d25yZXYueG1sUEsFBgAAAAAEAAQA9QAAAIgDAAAAAA==&#10;" fillcolor="#b1a5c8" stroked="f"/>
                <v:rect id="Rectangle 674" o:spid="_x0000_s1690" style="position:absolute;left:42106;top:8953;width:5963;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Ggv8UA&#10;AADcAAAADwAAAGRycy9kb3ducmV2LnhtbESPS2vDMBCE74X+B7GFXkoipxCTuFZCSGhJCznkdV+s&#10;9YNaKyMptvPvq0Khx2FmvmHy9Wha0ZPzjWUFs2kCgriwuuFKweX8PlmA8AFZY2uZFNzJw3r1+JBj&#10;pu3AR+pPoRIRwj5DBXUIXSalL2oy6Ke2I45eaZ3BEKWrpHY4RLhp5WuSpNJgw3Ghxo62NRXfp5tR&#10;cCtdf7gOdnyZf9qPDe/87P5VKPX8NG7eQAQaw3/4r73XCtJ0Cb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YaC/xQAAANwAAAAPAAAAAAAAAAAAAAAAAJgCAABkcnMv&#10;ZG93bnJldi54bWxQSwUGAAAAAAQABAD1AAAAigMAAAAA&#10;" fillcolor="#b1a4c8" stroked="f"/>
                <v:rect id="Rectangle 675" o:spid="_x0000_s1691" style="position:absolute;left:42106;top:9131;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yyLcIA&#10;AADcAAAADwAAAGRycy9kb3ducmV2LnhtbERPz2vCMBS+D/wfwhO8DJsqRUdnFCcIO2yHVRkeH81b&#10;U2xeSpO12X+/HAY7fny/d4doOzHS4FvHClZZDoK4drrlRsH1cl4+gfABWWPnmBT8kIfDfvaww1K7&#10;iT9orEIjUgj7EhWYEPpSSl8bsugz1xMn7ssNFkOCQyP1gFMKt51c5/lGWmw5NRjs6WSovlffVsH6&#10;0Z1uFMZiVZi3zzHal3eOUanFPB6fQQSK4V/8537VCjbbND+dS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3LItwgAAANwAAAAPAAAAAAAAAAAAAAAAAJgCAABkcnMvZG93&#10;bnJldi54bWxQSwUGAAAAAAQABAD1AAAAhwMAAAAA&#10;" fillcolor="#b1a3c7" stroked="f"/>
                <v:rect id="Rectangle 676" o:spid="_x0000_s1692" style="position:absolute;left:42106;top:9188;width:596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87QcQA&#10;AADcAAAADwAAAGRycy9kb3ducmV2LnhtbESPT2sCMRTE70K/Q3gFb5pVQe1qFLEKvRX/QOjtsXnu&#10;LiYvyybV9dubQsHjMDO/YZbrzllxozbUnhWMhhkI4sKbmksF59N+MAcRIrJB65kUPCjAevXWW2Ju&#10;/J0PdDvGUiQIhxwVVDE2uZShqMhhGPqGOHkX3zqMSbalNC3eE9xZOc6yqXRYc1qosKFtRcX1+OsU&#10;aPudnS5o9GZifz7Ls9a7w4dWqv/ebRYgInXxFf5vfxkF09kI/s6k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vO0HEAAAA3AAAAA8AAAAAAAAAAAAAAAAAmAIAAGRycy9k&#10;b3ducmV2LnhtbFBLBQYAAAAABAAEAPUAAACJAwAAAAA=&#10;" fillcolor="#b0a3c7" stroked="f"/>
                <v:rect id="Rectangle 677" o:spid="_x0000_s1693" style="position:absolute;left:42106;top:9359;width:5963;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rJxMYA&#10;AADcAAAADwAAAGRycy9kb3ducmV2LnhtbESPQUvDQBSE7wX/w/IEL8VuzKHV2G0JhULxIDVGen3N&#10;PrOx2bdLdm3jv3eFgsdhZr5hluvR9uJMQ+gcK3iYZSCIG6c7bhXU79v7RxAhImvsHZOCHwqwXt1M&#10;llhod+E3OlexFQnCoUAFJkZfSBkaQxbDzHni5H26wWJMcmilHvCS4LaXeZbNpcWO04JBTxtDzan6&#10;tgpK3puvzd4fjh8vHp+q8jTNX2ul7m7H8hlEpDH+h6/tnVYwX+TwdyYd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2rJxMYAAADcAAAADwAAAAAAAAAAAAAAAACYAgAAZHJz&#10;L2Rvd25yZXYueG1sUEsFBgAAAAAEAAQA9QAAAIsDAAAAAA==&#10;" fillcolor="#b0a2c7" stroked="f"/>
                <v:rect id="Rectangle 678" o:spid="_x0000_s1694" style="position:absolute;left:42106;top:9474;width:5963;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lP0sUA&#10;AADcAAAADwAAAGRycy9kb3ducmV2LnhtbESP3WrCQBSE7wXfYTlC7+omtmhJXUX8AdsL0W0f4JA9&#10;JiHZsyG7mvTtu4WCl8PMN8Ms14NtxJ06XzlWkE4TEMS5MxUXCr6/Ds9vIHxANtg4JgU/5GG9Go+W&#10;mBnX84XuOhQilrDPUEEZQptJ6fOSLPqpa4mjd3WdxRBlV0jTYR/LbSNnSTKXFiuOCyW2tC0pr/XN&#10;KpifPtPDbn9JNx+1rl6PtT5jr5V6mgybdxCBhvAI/9NHE7nFC/ydi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2U/SxQAAANwAAAAPAAAAAAAAAAAAAAAAAJgCAABkcnMv&#10;ZG93bnJldi54bWxQSwUGAAAAAAQABAD1AAAAigMAAAAA&#10;" fillcolor="#afa2c6" stroked="f"/>
                <v:rect id="Rectangle 679" o:spid="_x0000_s1695" style="position:absolute;left:42106;top:9588;width:5963;height: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E2A8IA&#10;AADcAAAADwAAAGRycy9kb3ducmV2LnhtbESPS4vCMBSF94L/IVzBnaaKj1KNogPCLETQGXB7aa5t&#10;tbkpTUYz/94IgsvDeXyc5TqYWtypdZVlBaNhAoI4t7riQsHvz26QgnAeWWNtmRT8k4P1qttZYqbt&#10;g490P/lCxBF2GSoovW8yKV1ekkE3tA1x9C62NeijbAupW3zEcVPLcZLMpMGKI6HEhr5Kym+nPxO5&#10;o0O6n6ZpVYewy8/n+bXZ0lWpfi9sFiA8Bf8Jv9vfWsFsPoHXmXgE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kTYDwgAAANwAAAAPAAAAAAAAAAAAAAAAAJgCAABkcnMvZG93&#10;bnJldi54bWxQSwUGAAAAAAQABAD1AAAAhwMAAAAA&#10;" fillcolor="#afa1c6" stroked="f"/>
                <v:rect id="Rectangle 680" o:spid="_x0000_s1696" style="position:absolute;left:42106;top:9709;width:5963;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rxCMgA&#10;AADcAAAADwAAAGRycy9kb3ducmV2LnhtbESPQUsDMRSE7wX/Q3gFL9Jmq9iWtWkRoaCIh1YP7e11&#10;89zdmrysSba79dcbQehxmJlvmMWqt0acyIfasYLJOANBXDhdc6ng4309moMIEVmjcUwKzhRgtbwa&#10;LDDXruMNnbaxFAnCIUcFVYxNLmUoKrIYxq4hTt6n8xZjkr6U2mOX4NbI2yybSos1p4UKG3qqqPja&#10;tlbB/vh2c15/v9wdfsr21bTZpPM7o9T1sH98ABGpj5fwf/tZK5jO7uHvTDo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6vEIyAAAANwAAAAPAAAAAAAAAAAAAAAAAJgCAABk&#10;cnMvZG93bnJldi54bWxQSwUGAAAAAAQABAD1AAAAjQMAAAAA&#10;" fillcolor="#aea1c6" stroked="f"/>
                <v:rect id="Rectangle 681" o:spid="_x0000_s1697" style="position:absolute;left:42106;top:9823;width:596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WAcMA&#10;AADcAAAADwAAAGRycy9kb3ducmV2LnhtbESPQYvCMBSE74L/ITzBi6yJHupSm4osK3iSVXfvj+bZ&#10;FpuX2kSt/34jCB6HmfmGyVa9bcSNOl871jCbKhDEhTM1lxp+j5uPTxA+IBtsHJOGB3lY5cNBhqlx&#10;d97T7RBKESHsU9RQhdCmUvqiIot+6lri6J1cZzFE2ZXSdHiPcNvIuVKJtFhzXKiwpa+KivPhajWs&#10;7UY1W1d+X04/u8cEw+Si/nZaj0f9egkiUB/e4Vd7azQkiwSeZ+IR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dWAcMAAADcAAAADwAAAAAAAAAAAAAAAACYAgAAZHJzL2Rv&#10;d25yZXYueG1sUEsFBgAAAAAEAAQA9QAAAIgDAAAAAA==&#10;" fillcolor="#aea0c5" stroked="f"/>
                <v:rect id="Rectangle 682" o:spid="_x0000_s1698" style="position:absolute;left:42106;top:9994;width:5963;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1BD8MA&#10;AADcAAAADwAAAGRycy9kb3ducmV2LnhtbESP3YrCMBSE74V9h3AW9kbWZAX/qlFEEBYEwar3h+Zs&#10;W2xOSpNt69sbQfBymJlvmNWmt5VoqfGlYw0/IwWCOHOm5FzD5bz/noPwAdlg5Zg03MnDZv0xWGFi&#10;XMcnatOQiwhhn6CGIoQ6kdJnBVn0I1cTR+/PNRZDlE0uTYNdhNtKjpWaSoslx4UCa9oVlN3Sf6tB&#10;tdX8fhxO1MKog3I76haX61brr89+uwQRqA/v8Kv9azRMZzN4no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1BD8MAAADcAAAADwAAAAAAAAAAAAAAAACYAgAAZHJzL2Rv&#10;d25yZXYueG1sUEsFBgAAAAAEAAQA9QAAAIgDAAAAAA==&#10;" fillcolor="#ada0c5" stroked="f"/>
                <v:rect id="Rectangle 683" o:spid="_x0000_s1699" style="position:absolute;left:42106;top:10052;width:596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0HEsIA&#10;AADcAAAADwAAAGRycy9kb3ducmV2LnhtbERPTYvCMBC9L/gfwgh726bKolKNIoKw4ApuVbwOzdhW&#10;m0ltolZ/vTkseHy878msNZW4UeNKywp6UQyCOLO65FzBbrv8GoFwHlljZZkUPMjBbNr5mGCi7Z3/&#10;6Jb6XIQQdgkqKLyvEyldVpBBF9maOHBH2xj0ATa51A3eQ7ipZD+OB9JgyaGhwJoWBWXn9GoU6KU8&#10;PNPT5tsvLpv1PjutVtffoVKf3XY+BuGp9W/xv/tHKxgMw9pwJhwBOX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DQcSwgAAANwAAAAPAAAAAAAAAAAAAAAAAJgCAABkcnMvZG93&#10;bnJldi54bWxQSwUGAAAAAAQABAD1AAAAhwMAAAAA&#10;" fillcolor="#ad9fc5" stroked="f"/>
                <v:rect id="Rectangle 684" o:spid="_x0000_s1700" style="position:absolute;left:42106;top:10223;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vD8UA&#10;AADcAAAADwAAAGRycy9kb3ducmV2LnhtbESPQWvCQBSE74L/YXlCb3Vja22bugklKEhBobH0/Mg+&#10;k9Ds25DdxPjvXaHgcZiZb5h1OppGDNS52rKCxTwCQVxYXXOp4Oe4fXwD4TyyxsYyKbiQgzSZTtYY&#10;a3vmbxpyX4oAYRejgsr7NpbSFRUZdHPbEgfvZDuDPsiulLrDc4CbRj5F0UoarDksVNhSVlHxl/dG&#10;gf86bI6LOns+lT3mUfN7eVnuM6UeZuPnBwhPo7+H/9s7rWD1+g63M+EIy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qK8PxQAAANwAAAAPAAAAAAAAAAAAAAAAAJgCAABkcnMv&#10;ZG93bnJldi54bWxQSwUGAAAAAAQABAD1AAAAigMAAAAA&#10;" fillcolor="#ad9fc4" stroked="f"/>
                <v:rect id="Rectangle 685" o:spid="_x0000_s1701" style="position:absolute;left:42106;top:10280;width:5963;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m7/cMA&#10;AADcAAAADwAAAGRycy9kb3ducmV2LnhtbERPy2rCQBTdC/7DcAvdSJ1UqEjqJNQ+qJsgiYVuL5lr&#10;Jpi5EzNTjX/fWQguD+e9zkfbiTMNvnWs4HmegCCunW65UfCz/3pagfABWWPnmBRcyUOeTSdrTLW7&#10;cEnnKjQihrBPUYEJoU+l9LUhi37ueuLIHdxgMUQ4NFIPeInhtpOLJFlKiy3HBoM9vRuqj9WfVbDY&#10;mc+wMbOi+rWnl4/rWHyXp0Kpx4fx7RVEoDHcxTf3VitYruL8eCYeAZ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m7/cMAAADcAAAADwAAAAAAAAAAAAAAAACYAgAAZHJzL2Rv&#10;d25yZXYueG1sUEsFBgAAAAAEAAQA9QAAAIgDAAAAAA==&#10;" fillcolor="#ad9ec4" stroked="f"/>
                <v:rect id="Rectangle 686" o:spid="_x0000_s1702" style="position:absolute;left:42106;top:10344;width:596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bA4cQA&#10;AADcAAAADwAAAGRycy9kb3ducmV2LnhtbESPT4vCMBTE74LfITzBi6ypK4pUoywLsv456S6en82z&#10;LTYvNYlav70RhD0OM78ZZrZoTCVu5HxpWcGgn4AgzqwuOVfw97v8mIDwAVljZZkUPMjDYt5uzTDV&#10;9s47uu1DLmIJ+xQVFCHUqZQ+K8ig79uaOHon6wyGKF0utcN7LDeV/EySsTRYclwosKbvgrLz/moU&#10;jMNou9kdmvPw8HO5bnortz7xUalup/maggjUhP/wm17pyE0G8DoTj4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GwOHEAAAA3AAAAA8AAAAAAAAAAAAAAAAAmAIAAGRycy9k&#10;b3ducmV2LnhtbFBLBQYAAAAABAAEAPUAAACJAwAAAAA=&#10;" fillcolor="#ac9ec4" stroked="f"/>
                <v:rect id="Rectangle 687" o:spid="_x0000_s1703" style="position:absolute;left:42106;top:10515;width:5963;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gZ18UA&#10;AADcAAAADwAAAGRycy9kb3ducmV2LnhtbESPQWvCQBSE70L/w/KE3nSTHEKIriKxYqFQqK1tj4/s&#10;axLcfRuyW43/vlsQPA4z8w2zXI/WiDMNvnOsIJ0nIIhrpztuFHy872YFCB+QNRrHpOBKHtarh8kS&#10;S+0u/EbnQ2hEhLAvUUEbQl9K6euWLPq564mj9+MGiyHKoZF6wEuEWyOzJMmlxY7jQos9VS3Vp8Ov&#10;VfA95scn5u7r5fUzpeK6N9W2Mko9TsfNAkSgMdzDt/azVpAXGfyfi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SBnXxQAAANwAAAAPAAAAAAAAAAAAAAAAAJgCAABkcnMv&#10;ZG93bnJldi54bWxQSwUGAAAAAAQABAD1AAAAigMAAAAA&#10;" fillcolor="#ac9dc4" stroked="f"/>
                <v:rect id="Rectangle 688" o:spid="_x0000_s1704" style="position:absolute;left:42106;top:10629;width:5963;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W98MMA&#10;AADcAAAADwAAAGRycy9kb3ducmV2LnhtbESPQYvCMBSE74L/IbwFb5qsKyJdo4jiIoiwVsE9Pppn&#10;W2xeShO1/nsjLHgcZuYbZjpvbSVu1PjSsYbPgQJBnDlTcq7heFj3JyB8QDZYOSYND/Iwn3U7U0yM&#10;u/OebmnIRYSwT1BDEUKdSOmzgiz6gauJo3d2jcUQZZNL0+A9wm0lh0qNpcWS40KBNS0Lyi7p1WrY&#10;7ZRcl8r+bumxOv2dfo64HF207n20i28QgdrwDv+3N0bDePIF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W98MMAAADcAAAADwAAAAAAAAAAAAAAAACYAgAAZHJzL2Rv&#10;d25yZXYueG1sUEsFBgAAAAAEAAQA9QAAAIgDAAAAAA==&#10;" fillcolor="#ab9dc3" stroked="f"/>
                <v:rect id="Rectangle 689" o:spid="_x0000_s1705" style="position:absolute;left:42106;top:10858;width:5963;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WSfsYA&#10;AADcAAAADwAAAGRycy9kb3ducmV2LnhtbESPQWvCQBSE74L/YXlCb2bTUkJIXUWKhYIUaUwPuT2y&#10;zySYfRuzW5P667uFgsdhZr5hVpvJdOJKg2stK3iMYhDEldUt1wqK49syBeE8ssbOMin4IQeb9Xy2&#10;wkzbkT/pmvtaBAi7DBU03veZlK5qyKCLbE8cvJMdDPogh1rqAccAN518iuNEGmw5LDTY02tD1Tn/&#10;NgoOH/HX5YSd2ZWmLpLbvtqXnCr1sJi2LyA8Tf4e/m+/awVJ+gx/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WSfsYAAADcAAAADwAAAAAAAAAAAAAAAACYAgAAZHJz&#10;L2Rvd25yZXYueG1sUEsFBgAAAAAEAAQA9QAAAIsDAAAAAA==&#10;" fillcolor="#ab9cc3" stroked="f"/>
                <v:rect id="Rectangle 690" o:spid="_x0000_s1706" style="position:absolute;left:42106;top:11036;width:596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slQcYA&#10;AADcAAAADwAAAGRycy9kb3ducmV2LnhtbESPQUsDMRSE74L/ITzBi7RZhdawbVpEqHjwULceenxs&#10;XncXNy9xk22jv74pCD0OM/MNs1wn24sjDaFzrOFxWoAgrp3puNHwtdtMFIgQkQ32jknDLwVYr25v&#10;llgad+JPOlaxERnCoUQNbYy+lDLULVkMU+eJs3dwg8WY5dBIM+Apw20vn4piLi12nBda9PTaUv1d&#10;jVaDqpLqvFN+9/D3kZ7ftuPmZz9qfX+XXhYgIqV4Df+3342GuZrB5Uw+AnJ1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slQcYAAADcAAAADwAAAAAAAAAAAAAAAACYAgAAZHJz&#10;L2Rvd25yZXYueG1sUEsFBgAAAAAEAAQA9QAAAIsDAAAAAA==&#10;" fillcolor="#aa9cc3" stroked="f"/>
                <v:rect id="Rectangle 691" o:spid="_x0000_s1707" style="position:absolute;left:42106;top:11207;width:5963;height: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HOOcMA&#10;AADcAAAADwAAAGRycy9kb3ducmV2LnhtbESPQWvCQBSE74X+h+UJXkrdWCSE1FWkIPVarQdvj+xz&#10;E8x7G7Krif/eLQg9DjPzDbNcj9yqG/Wh8WJgPstAkVTeNuIM/B627wWoEFEstl7IwJ0CrFevL0ss&#10;rR/kh2776FSCSCjRQB1jV2odqpoYw8x3JMk7+54xJtk7bXscEpxb/ZFluWZsJC3U2NFXTdVlf2UD&#10;R1/oQ8O76s6n4dt1iyO7t7kx08m4+QQVaYz/4Wd7Zw3kRQ5/Z9IR0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KHOOcMAAADcAAAADwAAAAAAAAAAAAAAAACYAgAAZHJzL2Rv&#10;d25yZXYueG1sUEsFBgAAAAAEAAQA9QAAAIgDAAAAAA==&#10;" fillcolor="#aa9bc2" stroked="f"/>
                <v:rect id="Rectangle 692" o:spid="_x0000_s1708" style="position:absolute;left:42106;top:11499;width:5963;height: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JSzcUA&#10;AADcAAAADwAAAGRycy9kb3ducmV2LnhtbESPzWsCMRTE70L/h/AKXkrN1sPWrkZZhII99OAHnp+b&#10;5364eVmSqNv+9UYQPA4z8xtmtuhNKy7kfG1ZwccoAUFcWF1zqWC3/X6fgPABWWNrmRT8kYfF/GUw&#10;w0zbK6/psgmliBD2GSqoQugyKX1RkUE/sh1x9I7WGQxRulJqh9cIN60cJ0kqDdYcFyrsaFlRcdqc&#10;jYL/Lz7s3bJrfvKGm/SNfk/5USs1fO3zKYhAfXiGH+2VVpBOPuF+Jh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lLNxQAAANwAAAAPAAAAAAAAAAAAAAAAAJgCAABkcnMv&#10;ZG93bnJldi54bWxQSwUGAAAAAAQABAD1AAAAigMAAAAA&#10;" fillcolor="#a99bc2" stroked="f"/>
                <v:rect id="Rectangle 693" o:spid="_x0000_s1709" style="position:absolute;left:42106;top:11671;width:5963;height: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xVtsEA&#10;AADcAAAADwAAAGRycy9kb3ducmV2LnhtbERPy4rCMBTdC/5DuMJsRNPOQqQaRQRhYDajFdeX5vaB&#10;zU1NYtuZr58sBJeH897uR9OKnpxvLCtIlwkI4sLqhisF1/y0WIPwAVlja5kU/JKH/W462WKm7cBn&#10;6i+hEjGEfYYK6hC6TEpf1GTQL21HHLnSOoMhQldJ7XCI4aaVn0mykgYbjg01dnSsqbhfnkbB37nX&#10;Np/zI8l/qnlzPHzf0tIp9TEbDxsQgcbwFr/cX1rBah3XxjPxCMjd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sVbbBAAAA3AAAAA8AAAAAAAAAAAAAAAAAmAIAAGRycy9kb3du&#10;cmV2LnhtbFBLBQYAAAAABAAEAPUAAACGAwAAAAA=&#10;" fillcolor="#a99ac2" stroked="f"/>
                <v:rect id="Rectangle 694" o:spid="_x0000_s1710" style="position:absolute;left:42106;top:12014;width:5963;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iNnsQA&#10;AADcAAAADwAAAGRycy9kb3ducmV2LnhtbESPQWsCMRSE74X+h/AKXkrNqlR0NUoprGgPglY8Pzav&#10;m6Wbl7CJ7vrvjVDocZiZb5jlureNuFIbascKRsMMBHHpdM2VgtN38TYDESKyxsYxKbhRgPXq+WmJ&#10;uXYdH+h6jJVIEA45KjAx+lzKUBqyGIbOEyfvx7UWY5JtJXWLXYLbRo6zbCot1pwWDHr6NFT+Hi9W&#10;gR/pSbHX5vy66zpnvzaNf68LpQYv/ccCRKQ+/of/2lutYDqbw+NMO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4jZ7EAAAA3AAAAA8AAAAAAAAAAAAAAAAAmAIAAGRycy9k&#10;b3ducmV2LnhtbFBLBQYAAAAABAAEAPUAAACJAwAAAAA=&#10;" fillcolor="#a99ac1" stroked="f"/>
                <v:rect id="Rectangle 695" o:spid="_x0000_s1711" style="position:absolute;left:42106;top:12134;width:5963;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n7rcQA&#10;AADcAAAADwAAAGRycy9kb3ducmV2LnhtbERPW2vCMBR+H+w/hCP4tqYOvKwaRQaDTWFudoi+HZNj&#10;W9aclCbT7t+bB8HHj+8+W3S2FmdqfeVYwSBJQRBrZyouFPzkb08TED4gG6wdk4J/8rCYPz7MMDPu&#10;wt903oZCxBD2GSooQ2gyKb0uyaJPXEMcuZNrLYYI20KaFi8x3NbyOU1H0mLFsaHEhl5L0r/bP6tg&#10;/7lbusl6uB4fV/qgPzb5F6a5Uv1et5yCCNSFu/jmfjcKRi9xfjwTj4C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5+63EAAAA3AAAAA8AAAAAAAAAAAAAAAAAmAIAAGRycy9k&#10;b3ducmV2LnhtbFBLBQYAAAAABAAEAPUAAACJAwAAAAA=&#10;" fillcolor="#a89ac1" stroked="f"/>
                <v:rect id="Rectangle 696" o:spid="_x0000_s1712" style="position:absolute;left:42106;top:12363;width:5963;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g6McYA&#10;AADcAAAADwAAAGRycy9kb3ducmV2LnhtbESP0WrCQBRE3wv9h+UWfCm6iRSx0VVEsZSiYGM/4DZ7&#10;zQazd2N21fj33YLg4zAzZ5jpvLO1uFDrK8cK0kECgrhwuuJSwc9+3R+D8AFZY+2YFNzIw3z2/DTF&#10;TLsrf9MlD6WIEPYZKjAhNJmUvjBk0Q9cQxy9g2sthijbUuoWrxFuazlMkpG0WHFcMNjQ0lBxzM9W&#10;wVv5sdqcX7enL3PL8924q4eH31Sp3ku3mIAI1IVH+N7+1ApG7yn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g6McYAAADcAAAADwAAAAAAAAAAAAAAAACYAgAAZHJz&#10;L2Rvd25yZXYueG1sUEsFBgAAAAAEAAQA9QAAAIsDAAAAAA==&#10;" fillcolor="#a899c1" stroked="f"/>
                <v:rect id="Rectangle 697" o:spid="_x0000_s1713" style="position:absolute;left:42106;top:5734;width:5906;height:7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2s0sQA&#10;AADcAAAADwAAAGRycy9kb3ducmV2LnhtbESPQWvCQBSE7wX/w/KE3upGwVBTV9FAwUMvMYr09sg+&#10;k2D2bchuk+2/7xYKPQ4z8w2z3QfTiZEG11pWsFwkIIgrq1uuFVzK95dXEM4ja+wsk4JvcrDfzZ62&#10;mGk7cUHj2dciQthlqKDxvs+kdFVDBt3C9sTRu9vBoI9yqKUecIpw08lVkqTSYMtxocGe8oaqx/nL&#10;KAgPc/wsL+s2D7K4foxOl9XNK/U8D4c3EJ6C/w//tU9aQbpZwe+Ze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drNLEAAAA3AAAAA8AAAAAAAAAAAAAAAAAmAIAAGRycy9k&#10;b3ducmV2LnhtbFBLBQYAAAAABAAEAPUAAACJAwAAAAA=&#10;" filled="f" strokecolor="#404040" strokeweight=".45pt">
                  <v:stroke joinstyle="round" endcap="round"/>
                </v:rect>
                <v:rect id="Rectangle 698" o:spid="_x0000_s1714" style="position:absolute;left:43789;top:6737;width:2623;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l5e8IA&#10;AADcAAAADwAAAGRycy9kb3ducmV2LnhtbESPzYoCMRCE74LvEFrwphkVxB2NIoKgy14c9wGaSc8P&#10;Jp0hic749puFhT0WVfUVtTsM1ogX+dA6VrCYZyCIS6dbrhV838+zDYgQkTUax6TgTQEO+/Foh7l2&#10;Pd/oVcRaJAiHHBU0MXa5lKFsyGKYu444eZXzFmOSvpbaY5/g1shllq2lxZbTQoMdnRoqH8XTKpD3&#10;4txvCuMz97msvsz1cqvIKTWdDMctiEhD/A//tS9awfpj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Xl7wgAAANwAAAAPAAAAAAAAAAAAAAAAAJgCAABkcnMvZG93&#10;bnJldi54bWxQSwUGAAAAAAQABAD1AAAAhwMAAAAA&#10;" filled="f" stroked="f">
                  <v:textbox style="mso-fit-shape-to-text:t" inset="0,0,0,0">
                    <w:txbxContent>
                      <w:p w:rsidR="001E7BFF" w:rsidRDefault="001E7BFF">
                        <w:r>
                          <w:rPr>
                            <w:rFonts w:ascii="Calibri" w:hAnsi="Calibri" w:cs="Calibri"/>
                            <w:color w:val="000000"/>
                          </w:rPr>
                          <w:t xml:space="preserve">Host </w:t>
                        </w:r>
                      </w:p>
                    </w:txbxContent>
                  </v:textbox>
                </v:rect>
                <v:rect id="Rectangle 699" o:spid="_x0000_s1715" style="position:absolute;left:42564;top:8401;width:5086;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DhD8IA&#10;AADcAAAADwAAAGRycy9kb3ducmV2LnhtbESPzYoCMRCE74LvEFrwphlFxB2NIoKgy14c9wGaSc8P&#10;Jp0hic749puFhT0WVfUVtTsM1ogX+dA6VrCYZyCIS6dbrhV838+zDYgQkTUax6TgTQEO+/Foh7l2&#10;Pd/oVcRaJAiHHBU0MXa5lKFsyGKYu444eZXzFmOSvpbaY5/g1shllq2lxZbTQoMdnRoqH8XTKpD3&#10;4txvCuMz97msvsz1cqvIKTWdDMctiEhD/A//tS9awfpj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OEPwgAAANwAAAAPAAAAAAAAAAAAAAAAAJgCAABkcnMvZG93&#10;bnJldi54bWxQSwUGAAAAAAQABAD1AAAAhwMAAAAA&#10;" filled="f" stroked="f">
                  <v:textbox style="mso-fit-shape-to-text:t" inset="0,0,0,0">
                    <w:txbxContent>
                      <w:p w:rsidR="001E7BFF" w:rsidRDefault="001E7BFF">
                        <w:r>
                          <w:rPr>
                            <w:rFonts w:ascii="Calibri" w:hAnsi="Calibri" w:cs="Calibri"/>
                            <w:color w:val="000000"/>
                          </w:rPr>
                          <w:t xml:space="preserve">interface  </w:t>
                        </w:r>
                      </w:p>
                    </w:txbxContent>
                  </v:textbox>
                </v:rect>
                <v:rect id="Rectangle 700" o:spid="_x0000_s1716" style="position:absolute;left:43872;top:10064;width:2444;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xElMIA&#10;AADcAAAADwAAAGRycy9kb3ducmV2LnhtbESPzYoCMRCE74LvEFrwphkFxR2NIoKgy14c9wGaSc8P&#10;Jp0hic749puFhT0WVfUVtTsM1ogX+dA6VrCYZyCIS6dbrhV838+zDYgQkTUax6TgTQEO+/Foh7l2&#10;Pd/oVcRaJAiHHBU0MXa5lKFsyGKYu444eZXzFmOSvpbaY5/g1shllq2lxZbTQoMdnRoqH8XTKpD3&#10;4txvCuMz97msvsz1cqvIKTWdDMctiEhD/A//tS9awfpj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zESUwgAAANwAAAAPAAAAAAAAAAAAAAAAAJgCAABkcnMvZG93&#10;bnJldi54bWxQSwUGAAAAAAQABAD1AAAAhwMAAAAA&#10;" filled="f" stroked="f">
                  <v:textbox style="mso-fit-shape-to-text:t" inset="0,0,0,0">
                    <w:txbxContent>
                      <w:p w:rsidR="001E7BFF" w:rsidRDefault="001E7BFF">
                        <w:r>
                          <w:rPr>
                            <w:rFonts w:ascii="Calibri" w:hAnsi="Calibri" w:cs="Calibri"/>
                            <w:b/>
                            <w:bCs/>
                            <w:color w:val="000000"/>
                          </w:rPr>
                          <w:t xml:space="preserve">vlan </w:t>
                        </w:r>
                      </w:p>
                    </w:txbxContent>
                  </v:textbox>
                </v:rect>
                <v:shape id="Picture 701" o:spid="_x0000_s1717" type="#_x0000_t75" style="position:absolute;left:51650;top:3752;width:6077;height:7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4VsHEAAAA3AAAAA8AAABkcnMvZG93bnJldi54bWxEj0GLwjAUhO/C/ofwFrxp6sIWrUYRYXe9&#10;eNBWxdujebbF5qU0Wa3/3giCx2FmvmFmi87U4kqtqywrGA0jEMS51RUXCrL0ZzAG4TyyxtoyKbiT&#10;g8X8ozfDRNsbb+m684UIEHYJKii9bxIpXV6SQTe0DXHwzrY16INsC6lbvAW4qeVXFMXSYMVhocSG&#10;ViXll92/UbBfjmR6XMmNN98mu5+yQ/p3+FWq/9ktpyA8df4dfrXXWkE8ieF5JhwBO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K4VsHEAAAA3AAAAA8AAAAAAAAAAAAAAAAA&#10;nwIAAGRycy9kb3ducmV2LnhtbFBLBQYAAAAABAAEAPcAAACQAwAAAAA=&#10;">
                  <v:imagedata r:id="rId111" o:title=""/>
                </v:shape>
                <v:shape id="Picture 702" o:spid="_x0000_s1718" type="#_x0000_t75" style="position:absolute;left:51650;top:3752;width:6077;height:7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NFO3BAAAA3AAAAA8AAABkcnMvZG93bnJldi54bWxEj82qwjAUhPeC7xCO4EY0vUWqVqPIBeVu&#10;/dsfmmNbbE5qE2t9+xtBcDnMzDfMatOZSrTUuNKygp9JBII4s7rkXMH5tBvPQTiPrLGyTApe5GCz&#10;7vdWmGr75AO1R5+LAGGXooLC+zqV0mUFGXQTWxMH72obgz7IJpe6wWeAm0rGUZRIgyWHhQJr+i0o&#10;ux0fRsH24fbnZDrKdpTbvbnc4+m1jZUaDrrtEoSnzn/Dn/afVpAsZvA+E46AXP8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4NFO3BAAAA3AAAAA8AAAAAAAAAAAAAAAAAnwIA&#10;AGRycy9kb3ducmV2LnhtbFBLBQYAAAAABAAEAPcAAACNAwAAAAA=&#10;">
                  <v:imagedata r:id="rId112" o:title=""/>
                </v:shape>
                <v:rect id="Rectangle 703" o:spid="_x0000_s1719" style="position:absolute;left:51593;top:3638;width:5963;height: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ShSMMA&#10;AADcAAAADwAAAGRycy9kb3ducmV2LnhtbERPy2oCMRTdF/yHcAU3RTMKFR2NMgiFWVhoVXR7mdx5&#10;4ORmSNJx7Nc3i0KXh/Pe7gfTip6cbywrmM8SEMSF1Q1XCi7n9+kKhA/IGlvLpOBJHva70csWU20f&#10;/EX9KVQihrBPUUEdQpdK6YuaDPqZ7YgjV1pnMEToKqkdPmK4aeUiSZbSYMOxocaODjUV99O3UfD5&#10;ccx/ymti7s6WffF2y675a6bUZDxkGxCBhvAv/nPnWsFyHdfG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ShSMMAAADcAAAADwAAAAAAAAAAAAAAAACYAgAAZHJzL2Rv&#10;d25yZXYueG1sUEsFBgAAAAAEAAQA9QAAAIgDAAAAAA==&#10;" fillcolor="#b8accd" stroked="f"/>
                <v:rect id="Rectangle 704" o:spid="_x0000_s1720" style="position:absolute;left:51593;top:4330;width:5963;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sngscA&#10;AADcAAAADwAAAGRycy9kb3ducmV2LnhtbESP3WoCMRSE7wu+QziCdzVbBX9Wo6hFKChCtS14d9ic&#10;7kY3J9tNquvbG6HQy2FmvmGm88aW4kK1N44VvHQTEMSZ04ZzBR+H9fMIhA/IGkvHpOBGHuaz1tMU&#10;U+2u/E6XfchFhLBPUUERQpVK6bOCLPquq4ij9+1qiyHKOpe6xmuE21L2kmQgLRqOCwVWtCooO+9/&#10;rYLl8PPLvw5Ph2C2PyuzGx1Pm36lVKfdLCYgAjXhP/zXftMKBuMxPM7EI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rJ4LHAAAA3AAAAA8AAAAAAAAAAAAAAAAAmAIAAGRy&#10;cy9kb3ducmV2LnhtbFBLBQYAAAAABAAEAPUAAACMAwAAAAA=&#10;" fillcolor="#b7abcd" stroked="f"/>
                <v:rect id="Rectangle 705" o:spid="_x0000_s1721" style="position:absolute;left:51593;top:4508;width:5963;height: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Dn6sMA&#10;AADcAAAADwAAAGRycy9kb3ducmV2LnhtbERPPW/CMBDdkfofrKvEghoHBohSDKKVEAwItbRDs53i&#10;a5ISn0NskvDv8VCJ8el9L9eDqUVHrassK5hGMQji3OqKCwXfX9uXBITzyBpry6TgRg7Wq6fRElNt&#10;e/6k7uQLEULYpaig9L5JpXR5SQZdZBviwP3a1qAPsC2kbrEP4aaWszieS4MVh4YSG3ovKT+frkYB&#10;H//eMkPJR5ftpjg5GHmZ/Eilxs/D5hWEp8E/xP/uvVawiMP8cCYcAb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Dn6sMAAADcAAAADwAAAAAAAAAAAAAAAACYAgAAZHJzL2Rv&#10;d25yZXYueG1sUEsFBgAAAAAEAAQA9QAAAIgDAAAAAA==&#10;" fillcolor="#b7abcc" stroked="f"/>
                <v:rect id="Rectangle 706" o:spid="_x0000_s1722" style="position:absolute;left:51593;top:5029;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XbsQA&#10;AADcAAAADwAAAGRycy9kb3ducmV2LnhtbESP0WrCQBRE34X+w3ILfTMbI9Q2dZUSIhRKkab5gEv2&#10;NgnN3o27q8a/dwuCj8PMnGHW28kM4kTO95YVLJIUBHFjdc+tgvpnN38B4QOyxsEyKbiQh+3mYbbG&#10;XNszf9OpCq2IEPY5KuhCGHMpfdORQZ/YkTh6v9YZDFG6VmqH5wg3g8zS9Fka7DkudDhS0VHzVx2N&#10;Ar/fTZ/l1zI7BPdqi2XZZDV6pZ4ep/c3EIGmcA/f2h9awSpdwP+ZeAT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h127EAAAA3AAAAA8AAAAAAAAAAAAAAAAAmAIAAGRycy9k&#10;b3ducmV2LnhtbFBLBQYAAAAABAAEAPUAAACJAwAAAAA=&#10;" fillcolor="#b7aacc" stroked="f"/>
                <v:rect id="Rectangle 707" o:spid="_x0000_s1723" style="position:absolute;left:51593;top:5086;width:5963;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viNMcA&#10;AADcAAAADwAAAGRycy9kb3ducmV2LnhtbESPT2vCQBTE70K/w/IKvUh90YOV1FX81yLFHLS99PbI&#10;vibB7NuY3Wr89m6h4HGYmd8w03lna3Xm1ldONAwHCSiW3JlKCg1fn2/PE1A+kBiqnbCGK3uYzx56&#10;U0qNu8iez4dQqAgRn5KGMoQmRfR5yZb8wDUs0ftxraUQZVugaekS4bbGUZKM0VIlcaGkhlcl58fD&#10;r9VwrJeL7B2/MfRPH5thtt7hKpto/fTYLV5BBe7CPfzf3hoNL8kI/s7EI4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b4jTHAAAA3AAAAA8AAAAAAAAAAAAAAAAAmAIAAGRy&#10;cy9kb3ducmV2LnhtbFBLBQYAAAAABAAEAPUAAACMAwAAAAA=&#10;" fillcolor="#b6aacc" stroked="f"/>
                <v:rect id="Rectangle 708" o:spid="_x0000_s1724" style="position:absolute;left:51593;top:5372;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ItUcIA&#10;AADcAAAADwAAAGRycy9kb3ducmV2LnhtbESPQWvCQBSE7wX/w/IEb3XXClZSN8EWxFyr9v7IPpNg&#10;9m3Mbt20v74rCD0OM/MNsylG24kbDb51rGExVyCIK2darjWcjrvnNQgfkA12jknDD3ko8snTBjPj&#10;In/S7RBqkSDsM9TQhNBnUvqqIYt+7nri5J3dYDEkOdTSDBgT3HbyRamVtNhyWmiwp4+Gqsvh22r4&#10;sqtTVEeO751TGPfX8ve8LrWeTcftG4hAY/gPP9ql0fCqlnA/k46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Ui1RwgAAANwAAAAPAAAAAAAAAAAAAAAAAJgCAABkcnMvZG93&#10;bnJldi54bWxQSwUGAAAAAAQABAD1AAAAhwMAAAAA&#10;" fillcolor="#b6aacb" stroked="f"/>
                <v:rect id="Rectangle 709" o:spid="_x0000_s1725" style="position:absolute;left:51593;top:5429;width:5963;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G1cQA&#10;AADcAAAADwAAAGRycy9kb3ducmV2LnhtbESPUWvCMBSF3wf+h3CFvc3UIZtUo4jg3GAPs/oDbptr&#10;WmxuShNN/fdmMNjj4ZzzHc5yPdhW3Kj3jWMF00kGgrhyumGj4HTcvcxB+ICssXVMCu7kYb0aPS0x&#10;1y7ygW5FMCJB2OeooA6hy6X0VU0W/cR1xMk7u95iSLI3UvcYE9y28jXL3qTFhtNCjR1ta6ouxdUq&#10;4Pilu+n3RxFKs5k1+9KU8Scq9TweNgsQgYbwH/5rf2oF79kMfs+k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1xtXEAAAA3AAAAA8AAAAAAAAAAAAAAAAAmAIAAGRycy9k&#10;b3ducmV2LnhtbFBLBQYAAAAABAAEAPUAAACJAwAAAAA=&#10;" fillcolor="#b6a9cb" stroked="f"/>
                <v:rect id="Rectangle 710" o:spid="_x0000_s1726" style="position:absolute;left:51593;top:5607;width:596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u7GcYA&#10;AADcAAAADwAAAGRycy9kb3ducmV2LnhtbESPQWvCQBSE74X+h+UVvNVNC9YSXUVbBRF60FTPz91n&#10;kjb7NmZXE/99tyB4HGbmG2Y87WwlLtT40rGCl34Cglg7U3Ku4DtbPr+D8AHZYOWYFFzJw3Ty+DDG&#10;1LiWN3TZhlxECPsUFRQh1KmUXhdk0fddTRy9o2sshiibXJoG2wi3lXxNkjdpseS4UGBNHwXp3+3Z&#10;Klhkp3a+X8/Xn+Xh+vUzW+rdMWilek/dbAQiUBfu4Vt7ZRQMkwH8n4lH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u7GcYAAADcAAAADwAAAAAAAAAAAAAAAACYAgAAZHJz&#10;L2Rvd25yZXYueG1sUEsFBgAAAAAEAAQA9QAAAIsDAAAAAA==&#10;" fillcolor="#b5a9cb" stroked="f"/>
                <v:rect id="Rectangle 711" o:spid="_x0000_s1727" style="position:absolute;left:51593;top:5778;width:5963;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8QA&#10;AADcAAAADwAAAGRycy9kb3ducmV2LnhtbESP3YrCMBSE7wXfIRxhb0TTlUWlGsUVuywKgj8PcGiO&#10;bbE5KU1su2+/EQQvh5n5hlmuO1OKhmpXWFbwOY5AEKdWF5wpuF6S0RyE88gaS8uk4I8crFf93hJj&#10;bVs+UXP2mQgQdjEqyL2vYildmpNBN7YVcfButjbog6wzqWtsA9yUchJFU2mw4LCQY0XbnNL7+WEU&#10;fDVtcjtqn3zPDrv93iINfw5HpT4G3WYBwlPn3+FX+1crmEVTeJ4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6wf/EAAAA3AAAAA8AAAAAAAAAAAAAAAAAmAIAAGRycy9k&#10;b3ducmV2LnhtbFBLBQYAAAAABAAEAPUAAACJAwAAAAA=&#10;" fillcolor="#b5a8cb" stroked="f"/>
                <v:rect id="Rectangle 712" o:spid="_x0000_s1728" style="position:absolute;left:51593;top:5892;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omUsQA&#10;AADcAAAADwAAAGRycy9kb3ducmV2LnhtbESPQYvCMBSE7wv+h/AEb2uq4Cpdo6yKoKKg1cveHs2z&#10;Ldu8lCZq119vBMHjMDPfMONpY0pxpdoVlhX0uhEI4tTqgjMFp+PycwTCeWSNpWVS8E8OppPWxxhj&#10;bW98oGviMxEg7GJUkHtfxVK6NCeDrmsr4uCdbW3QB1lnUtd4C3BTyn4UfUmDBYeFHCua55T+JRej&#10;YGtpfz8fjotksJ9t6PeylqddpVSn3fx8g/DU+Hf41V5pBcNoCM8z4Qj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qJlLEAAAA3AAAAA8AAAAAAAAAAAAAAAAAmAIAAGRycy9k&#10;b3ducmV2LnhtbFBLBQYAAAAABAAEAPUAAACJAwAAAAA=&#10;" fillcolor="#b5a8ca" stroked="f"/>
                <v:rect id="Rectangle 713" o:spid="_x0000_s1729" style="position:absolute;left:51593;top:5949;width:5963;height: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UVDcMA&#10;AADcAAAADwAAAGRycy9kb3ducmV2LnhtbERPTWsCMRC9F/wPYYTealKpra5GKdpSwYroiudhM90s&#10;3UyWTaprf705FHp8vO/ZonO1OFMbKs8aHgcKBHHhTcWlhmP+/jAGESKywdozabhSgMW8dzfDzPgL&#10;7+l8iKVIIRwy1GBjbDIpQ2HJYRj4hjhxX751GBNsS2lavKRwV8uhUs/SYcWpwWJDS0vF9+HHafjd&#10;5eXbdnJa21HxwaOnTa4+lyut7/vd6xREpC7+i//ca6PhRaW16Uw6An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UVDcMAAADcAAAADwAAAAAAAAAAAAAAAACYAgAAZHJzL2Rv&#10;d25yZXYueG1sUEsFBgAAAAAEAAQA9QAAAIgDAAAAAA==&#10;" fillcolor="#b4a8ca" stroked="f"/>
                <v:rect id="Rectangle 714" o:spid="_x0000_s1730" style="position:absolute;left:51593;top:6121;width:5963;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Ah3sUA&#10;AADcAAAADwAAAGRycy9kb3ducmV2LnhtbESPQWsCMRSE74L/ITyhN80qVO3WKCoIoh6sbWmPj83r&#10;7mLysmyiu/57Iwg9DjPzDTNbtNaIK9W+dKxgOEhAEGdOl5wr+Prc9KcgfEDWaByTght5WMy7nRmm&#10;2jX8QddTyEWEsE9RQRFClUrps4Is+oGriKP352qLIco6l7rGJsKtkaMkGUuLJceFAitaF5SdTxer&#10;IDSv+Y/dazP5ro6r3900M3p1UOql1y7fQQRqw3/42d5qBZPkDR5n4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sCHexQAAANwAAAAPAAAAAAAAAAAAAAAAAJgCAABkcnMv&#10;ZG93bnJldi54bWxQSwUGAAAAAAQABAD1AAAAigMAAAAA&#10;" fillcolor="#b4a7ca" stroked="f"/>
                <v:rect id="Rectangle 715" o:spid="_x0000_s1731" style="position:absolute;left:51593;top:6299;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UisYA&#10;AADcAAAADwAAAGRycy9kb3ducmV2LnhtbESPwU7DMAyG75N4h8hI3Fg6Dh0qyyZAVIxdgIIER6sx&#10;TUfjVE1Yu7efD0g7Wr//z/5Wm8l36kBDbAMbWMwzUMR1sC03Bj4/yutbUDEhW+wCk4EjRdisL2Yr&#10;LGwY+Z0OVWqUQDgWaMCl1Bdax9qRxzgPPbFkP2HwmGQcGm0HHAXuO32TZbn22LJccNjTo6P6t/rz&#10;QqlenlM5Ht3+7Wv3+vS9fVjm+8mYq8vp/g5Uoimdl//bW2tguZD3RUZEQK9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QUisYAAADcAAAADwAAAAAAAAAAAAAAAACYAgAAZHJz&#10;L2Rvd25yZXYueG1sUEsFBgAAAAAEAAQA9QAAAIsDAAAAAA==&#10;" fillcolor="#b3a7ca" stroked="f"/>
                <v:rect id="Rectangle 716" o:spid="_x0000_s1732" style="position:absolute;left:51593;top:6356;width:5963;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0mjsYA&#10;AADcAAAADwAAAGRycy9kb3ducmV2LnhtbESPT2vCQBTE74V+h+UVetNNemht6hpCW0E8KFUPentk&#10;X5OQ7NuQXfPn23cFocdhZn7DLNPRNKKnzlWWFcTzCARxbnXFhYLTcT1bgHAeWWNjmRRM5CBdPT4s&#10;MdF24B/qD74QAcIuQQWl920ipctLMujmtiUO3q/tDPogu0LqDocAN418iaJXabDisFBiS58l5fXh&#10;ahTI9+v37kz7rzobt/tp5+NLpddKPT+N2QcIT6P/D9/bG63gLY7hdiY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0mjsYAAADcAAAADwAAAAAAAAAAAAAAAACYAgAAZHJz&#10;L2Rvd25yZXYueG1sUEsFBgAAAAAEAAQA9QAAAIsDAAAAAA==&#10;" fillcolor="#b3a6c9" stroked="f"/>
                <v:rect id="Rectangle 717" o:spid="_x0000_s1733" style="position:absolute;left:51593;top:6584;width:5963;height: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SkbsUA&#10;AADcAAAADwAAAGRycy9kb3ducmV2LnhtbESPT4vCMBTE78J+h/AWvGmqB5WuUWQX0Ysuth48PprX&#10;P2vzUpqo1U9vFgSPw8z8hpkvO1OLK7WusqxgNIxAEGdWV1woOKbrwQyE88gaa8uk4E4OlouP3hxj&#10;bW98oGviCxEg7GJUUHrfxFK6rCSDbmgb4uDltjXog2wLqVu8Bbip5TiKJtJgxWGhxIa+S8rOycUo&#10;kMkj/91vD5fjg3ab01/+M/VRqlT/s1t9gfDU+Xf41d5qBdPRGP7Ph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dKRuxQAAANwAAAAPAAAAAAAAAAAAAAAAAJgCAABkcnMv&#10;ZG93bnJldi54bWxQSwUGAAAAAAQABAD1AAAAigMAAAAA&#10;" fillcolor="#b2a5c9" stroked="f"/>
                <v:rect id="Rectangle 718" o:spid="_x0000_s1734" style="position:absolute;left:51593;top:6756;width:5963;height: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vmsUA&#10;AADcAAAADwAAAGRycy9kb3ducmV2LnhtbESPT2vCQBTE70K/w/IK3nSjES2pq5RiQJAeom3Pj+xr&#10;kjb7NmTX/Pn2XUHwOMz8ZpjtfjC16Kh1lWUFi3kEgji3uuJCweclnb2AcB5ZY22ZFIzkYL97mmwx&#10;0bbnjLqzL0QoYZeggtL7JpHS5SUZdHPbEAfvx7YGfZBtIXWLfSg3tVxG0VoarDgslNjQe0n53/lq&#10;FGxWH1/rQzym7teeoiyL++9V1ys1fR7eXkF4GvwjfKePOnCLGG5nwhGQu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Ve+axQAAANwAAAAPAAAAAAAAAAAAAAAAAJgCAABkcnMv&#10;ZG93bnJldi54bWxQSwUGAAAAAAQABAD1AAAAigMAAAAA&#10;" fillcolor="#b2a5c8" stroked="f"/>
                <v:rect id="Rectangle 719" o:spid="_x0000_s1735" style="position:absolute;left:51593;top:6877;width:5963;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dzwcUA&#10;AADcAAAADwAAAGRycy9kb3ducmV2LnhtbESPQWvCQBSE74X+h+UVeim6SWmrRFeRFsUKHhr1/sg+&#10;k2D2bdhdk/jvu0Khx2FmvmHmy8E0oiPna8sK0nECgriwuuZSwfGwHk1B+ICssbFMCm7kYbl4fJhj&#10;pm3PP9TloRQRwj5DBVUIbSalLyoy6Me2JY7e2TqDIUpXSu2wj3DTyNck+ZAGa44LFbb0WVFxya9G&#10;wfXsuv2pt8PL+7fdrPjLp7ddodTz07CagQg0hP/wX3urFUzSN7ifi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h3PBxQAAANwAAAAPAAAAAAAAAAAAAAAAAJgCAABkcnMv&#10;ZG93bnJldi54bWxQSwUGAAAAAAQABAD1AAAAigMAAAAA&#10;" fillcolor="#b1a4c8" stroked="f"/>
                <v:rect id="Rectangle 720" o:spid="_x0000_s1736" style="position:absolute;left:51593;top:7105;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7iMUA&#10;AADcAAAADwAAAGRycy9kb3ducmV2LnhtbESPQWsCMRSE74L/ITyhl1KzK9aWrVFUEHqoB1cpPT42&#10;r5ulm5dlk67x3zcFweMwM98wy3W0rRio941jBfk0A0FcOd1wreB82j+9gvABWWPrmBRcycN6NR4t&#10;sdDuwkcaylCLBGFfoAITQldI6StDFv3UdcTJ+3a9xZBkX0vd4yXBbStnWbaQFhtOCwY72hmqfspf&#10;q2D26HZfFIZ5Pjcfn0O02wPHqNTDJG7eQASK4R6+td+1gpf8Gf7Pp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lfuIxQAAANwAAAAPAAAAAAAAAAAAAAAAAJgCAABkcnMv&#10;ZG93bnJldi54bWxQSwUGAAAAAAQABAD1AAAAigMAAAAA&#10;" fillcolor="#b1a3c7" stroked="f"/>
                <v:rect id="Rectangle 721" o:spid="_x0000_s1737" style="position:absolute;left:51593;top:7162;width:5963;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hJCMQA&#10;AADcAAAADwAAAGRycy9kb3ducmV2LnhtbESPT2sCMRTE70K/Q3gFb5pVQe1qFLEKvRX/QOjtsXnu&#10;LiYvyybV9dubQsHjMDO/YZbrzllxozbUnhWMhhkI4sKbmksF59N+MAcRIrJB65kUPCjAevXWW2Ju&#10;/J0PdDvGUiQIhxwVVDE2uZShqMhhGPqGOHkX3zqMSbalNC3eE9xZOc6yqXRYc1qosKFtRcX1+OsU&#10;aPudnS5o9GZifz7Ls9a7w4dWqv/ebRYgInXxFf5vfxkFs9EU/s6k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4SQjEAAAA3AAAAA8AAAAAAAAAAAAAAAAAmAIAAGRycy9k&#10;b3ducmV2LnhtbFBLBQYAAAAABAAEAPUAAACJAwAAAAA=&#10;" fillcolor="#b0a3c7" stroked="f"/>
                <v:rect id="Rectangle 722" o:spid="_x0000_s1738" style="position:absolute;left:51593;top:7277;width:5963;height: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OAYcYA&#10;AADcAAAADwAAAGRycy9kb3ducmV2LnhtbESPQWsCMRSE74X+h/AKvRTN6qHq1iiLIEgPxa6K19fN&#10;c7O6eQmbVLf/vikUPA4z8w0zX/a2FVfqQuNYwWiYgSCunG64VrDfrQdTECEia2wdk4IfCrBcPD7M&#10;Mdfuxp90LWMtEoRDjgpMjD6XMlSGLIah88TJO7nOYkyyq6Xu8JbgtpXjLHuVFhtOCwY9rQxVl/Lb&#10;Kih4a86rrT9+Hd49zsri8jL+2Cv1/NQXbyAi9fEe/m9vtILJaAJ/Z9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OAYcYAAADcAAAADwAAAAAAAAAAAAAAAACYAgAAZHJz&#10;L2Rvd25yZXYueG1sUEsFBgAAAAAEAAQA9QAAAIsDAAAAAA==&#10;" fillcolor="#b0a2c7" stroked="f"/>
                <v:rect id="Rectangle 723" o:spid="_x0000_s1739" style="position:absolute;left:51593;top:7454;width:5963;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3nsEA&#10;AADcAAAADwAAAGRycy9kb3ducmV2LnhtbERP3WrCMBS+H/gO4QjezbRDnFSjiJugXgyNPsChObal&#10;zUlpMtu9/XIhePnx/a82g23EgzpfOVaQThMQxLkzFRcKbtf9+wKED8gGG8ek4I88bNajtxVmxvV8&#10;oYcOhYgh7DNUUIbQZlL6vCSLfupa4sjdXWcxRNgV0nTYx3DbyI8kmUuLFceGElvalZTX+tcqmP+c&#10;0v3X9yXdHmtdzQ61PmOvlZqMh+0SRKAhvMRP98Eo+Ezj2ngmHgG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DN57BAAAA3AAAAA8AAAAAAAAAAAAAAAAAmAIAAGRycy9kb3du&#10;cmV2LnhtbFBLBQYAAAAABAAEAPUAAACGAwAAAAA=&#10;" fillcolor="#afa2c6" stroked="f"/>
                <v:rect id="Rectangle 724" o:spid="_x0000_s1740" style="position:absolute;left:51593;top:7512;width:596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5zoMMA&#10;AADcAAAADwAAAGRycy9kb3ducmV2LnhtbESPS4vCMBSF98L8h3AH3GlawbFWo4yC4EIGfIDbS3Nt&#10;6zQ3pYka/70ZGHB5OI+PM18G04g7da62rCAdJiCIC6trLhWcjptBBsJ5ZI2NZVLwJAfLxUdvjrm2&#10;D97T/eBLEUfY5aig8r7NpXRFRQbd0LbE0bvYzqCPsiul7vARx00jR0nyJQ3WHAkVtrSuqPg93Ezk&#10;pj/ZbpxldRPCpjifJ9d2RVel+p/hewbCU/Dv8H97qxVM0in8nYlH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5zoMMAAADcAAAADwAAAAAAAAAAAAAAAACYAgAAZHJzL2Rv&#10;d25yZXYueG1sUEsFBgAAAAAEAAQA9QAAAIgDAAAAAA==&#10;" fillcolor="#afa1c6" stroked="f"/>
                <v:rect id="Rectangle 725" o:spid="_x0000_s1741" style="position:absolute;left:51593;top:7683;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9yEMUA&#10;AADcAAAADwAAAGRycy9kb3ducmV2LnhtbERPy2oCMRTdF/oP4RbclJrRQi1To5SCoJQufCzs7nZy&#10;OzOa3IxJxhn79WYhdHk47+m8t0acyYfasYLRMANBXDhdc6lgt108vYIIEVmjcUwKLhRgPru/m2Ku&#10;XcdrOm9iKVIIhxwVVDE2uZShqMhiGLqGOHG/zluMCfpSao9dCrdGjrPsRVqsOTVU2NBHRcVx01oF&#10;34evx8vitHr++SvbT9Nmo87vjVKDh/79DUSkPv6Lb+6lVjAZp/npTDoC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z3IQxQAAANwAAAAPAAAAAAAAAAAAAAAAAJgCAABkcnMv&#10;ZG93bnJldi54bWxQSwUGAAAAAAQABAD1AAAAigMAAAAA&#10;" fillcolor="#aea1c6" stroked="f"/>
                <v:rect id="Rectangle 726" o:spid="_x0000_s1742" style="position:absolute;left:51593;top:7740;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v9MYA&#10;AADcAAAADwAAAGRycy9kb3ducmV2LnhtbESP3WoCMRSE74W+QzgF7zSrFJWtUWxBKIJYfyj07rA5&#10;3V02OVk3UdO3b4SCl8PMfMPMl9EacaXO144VjIYZCOLC6ZpLBafjejAD4QOyRuOYFPySh+XiqTfH&#10;XLsb7+l6CKVIEPY5KqhCaHMpfVGRRT90LXHyflxnMSTZlVJ3eEtwa+Q4yybSYs1pocKW3isqmsPF&#10;KthMt9+T3Tk25vg1M/Gl+czi20qp/nNcvYIIFMMj/N/+0Aqm4xHcz6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v9MYAAADcAAAADwAAAAAAAAAAAAAAAACYAgAAZHJz&#10;L2Rvd25yZXYueG1sUEsFBgAAAAAEAAQA9QAAAIsDAAAAAA==&#10;" fillcolor="#aea0c6" stroked="f"/>
                <v:rect id="Rectangle 727" o:spid="_x0000_s1743" style="position:absolute;left:51593;top:7797;width:5963;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5wgsQA&#10;AADcAAAADwAAAGRycy9kb3ducmV2LnhtbESPS2vDMBCE74X+B7GFXkIs1Yc0OFGMCQnkFNI87ou1&#10;fhBr5Vhq4vz7qlDocZiZb5hlPtpO3GnwrWMNH4kCQVw603Kt4XzaTucgfEA22DkmDU/ykK9eX5aY&#10;GffgL7ofQy0ihH2GGpoQ+kxKXzZk0SeuJ45e5QaLIcqhlmbAR4TbTqZKzaTFluNCgz2tGyqvx2+r&#10;obBb1e1cvblVh/1zgmFyU5e91u9vY7EAEWgM/+G/9s5o+ExT+D0Tj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ecILEAAAA3AAAAA8AAAAAAAAAAAAAAAAAmAIAAGRycy9k&#10;b3ducmV2LnhtbFBLBQYAAAAABAAEAPUAAACJAwAAAAA=&#10;" fillcolor="#aea0c5" stroked="f"/>
                <v:rect id="Rectangle 728" o:spid="_x0000_s1744" style="position:absolute;left:51593;top:7975;width:5963;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u148YA&#10;AADcAAAADwAAAGRycy9kb3ducmV2LnhtbESPQWvCQBSE7wX/w/IKvdVNbVFJXUUEQbCCppVeH9ln&#10;Es2+jdmNRn+9Kwgeh5n5hhlNWlOKE9WusKzgoxuBIE6tLjhT8Pc7fx+CcB5ZY2mZFFzIwWTceRlh&#10;rO2ZN3RKfCYChF2MCnLvq1hKl+Zk0HVtRRy8na0N+iDrTOoazwFuStmLor40WHBYyLGiWU7pIWmM&#10;Aj2X/9dkv/7ys+N6tU33y2XzM1Dq7bWdfoPw1Ppn+NFeaAWD3ifcz4QjIM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u148YAAADcAAAADwAAAAAAAAAAAAAAAACYAgAAZHJz&#10;L2Rvd25yZXYueG1sUEsFBgAAAAAEAAQA9QAAAIsDAAAAAA==&#10;" fillcolor="#ad9fc5" stroked="f"/>
                <v:rect id="Rectangle 729" o:spid="_x0000_s1745" style="position:absolute;left:51593;top:8204;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gEcUA&#10;AADcAAAADwAAAGRycy9kb3ducmV2LnhtbESPzWrDMBCE74G8g9hCb4ns/LTFjWKCSaEUUqhdel6s&#10;jW1qrYyl2M7bV4VAjsPMfMPs0sm0YqDeNZYVxMsIBHFpdcOVgu/ibfECwnlkja1lUnAlB+l+Ptth&#10;ou3IXzTkvhIBwi5BBbX3XSKlK2sy6Ja2Iw7e2fYGfZB9JXWPY4CbVq6i6EkabDgs1NhRVlP5m1+M&#10;Av/xeSziJlufqwvmUftz3W5OmVKPD9PhFYSnyd/Dt/a7VvC82sD/mXAE5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yARxQAAANwAAAAPAAAAAAAAAAAAAAAAAJgCAABkcnMv&#10;ZG93bnJldi54bWxQSwUGAAAAAAQABAD1AAAAigMAAAAA&#10;" fillcolor="#ad9fc4" stroked="f"/>
                <v:rect id="Rectangle 730" o:spid="_x0000_s1746" style="position:absolute;left:51593;top:8261;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lIwsYA&#10;AADcAAAADwAAAGRycy9kb3ducmV2LnhtbESPQWvCQBSE74X+h+UVvJS6acAq0VVabamXIKaC10f2&#10;mQ3Nvo3ZVeO/7wpCj8PMfMPMFr1txJk6XztW8DpMQBCXTtdcKdj9fL1MQPiArLFxTAqu5GExf3yY&#10;Yabdhbd0LkIlIoR9hgpMCG0mpS8NWfRD1xJH7+A6iyHKrpK6w0uE20amSfImLdYcFwy2tDRU/hYn&#10;qyDdmM/wYZ7zYm+Po9W1z7+3x1ypwVP/PgURqA//4Xt7rRWM0xHczs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lIwsYAAADcAAAADwAAAAAAAAAAAAAAAACYAgAAZHJz&#10;L2Rvd25yZXYueG1sUEsFBgAAAAAEAAQA9QAAAIsDAAAAAA==&#10;" fillcolor="#ad9ec4" stroked="f"/>
                <v:rect id="Rectangle 731" o:spid="_x0000_s1747" style="position:absolute;left:51593;top:8318;width:596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IMsUA&#10;AADcAAAADwAAAGRycy9kb3ducmV2LnhtbESPQWsCMRSE74L/ITzBi9RslW5la5QiiFZPWvH8unnu&#10;Lm5e1iTq9t8bodDjMDPfMNN5a2pxI+crywpehwkI4tzqigsFh+/lywSED8gaa8uk4Jc8zGfdzhQz&#10;be+8o9s+FCJC2GeooAyhyaT0eUkG/dA2xNE7WWcwROkKqR3eI9zUcpQkqTRYcVwosaFFSfl5fzUK&#10;0vC23eyO7Xl8XF2um8HafZ34R6l+r/38ABGoDf/hv/ZaK3gfpfA8E4+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6AgyxQAAANwAAAAPAAAAAAAAAAAAAAAAAJgCAABkcnMv&#10;ZG93bnJldi54bWxQSwUGAAAAAAQABAD1AAAAigMAAAAA&#10;" fillcolor="#ac9ec4" stroked="f"/>
                <v:rect id="Rectangle 732" o:spid="_x0000_s1748" style="position:absolute;left:51593;top:8489;width:5963;height: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q6MUA&#10;AADcAAAADwAAAGRycy9kb3ducmV2LnhtbESPQWvCQBSE74X+h+UVvDWbeFCJrkHSFgtCodqqx0f2&#10;mYTuvg3ZrcZ/7xYKHoeZ+YZZFIM14ky9bx0ryJIUBHHldMu1gq/d2/MMhA/IGo1jUnAlD8Xy8WGB&#10;uXYX/qTzNtQiQtjnqKAJocul9FVDFn3iOuLonVxvMUTZ11L3eIlwa+Q4TSfSYstxocGOyoaqn+2v&#10;VXAcJt+vzO1h87HPaHZdm/KlNEqNnobVHESgIdzD/+13rWA6nsLf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uOroxQAAANwAAAAPAAAAAAAAAAAAAAAAAJgCAABkcnMv&#10;ZG93bnJldi54bWxQSwUGAAAAAAQABAD1AAAAigMAAAAA&#10;" fillcolor="#ac9dc4" stroked="f"/>
                <v:rect id="Rectangle 733" o:spid="_x0000_s1749" style="position:absolute;left:51593;top:8610;width:5963;height: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Z/JsEA&#10;AADcAAAADwAAAGRycy9kb3ducmV2LnhtbERPTYvCMBC9C/sfwgh700RZdKlNRVyUhUVQV9Dj0Ixt&#10;sZmUJmr99+YgeHy873Te2VrcqPWVYw2joQJBnDtTcaHh8L8afIPwAdlg7Zg0PMjDPPvopZgYd+cd&#10;3fahEDGEfYIayhCaREqfl2TRD11DHLmzay2GCNtCmhbvMdzWcqzURFqsODaU2NCypPyyv1oNm42S&#10;q0rZ7R89fo6n4/qAy6+L1p/9bjEDEagLb/HL/Ws0TMdxbTwTj4DM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WfybBAAAA3AAAAA8AAAAAAAAAAAAAAAAAmAIAAGRycy9kb3du&#10;cmV2LnhtbFBLBQYAAAAABAAEAPUAAACGAwAAAAA=&#10;" fillcolor="#ab9dc3" stroked="f"/>
                <v:rect id="Rectangle 734" o:spid="_x0000_s1750" style="position:absolute;left:51593;top:8782;width:5963;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NtR8UA&#10;AADcAAAADwAAAGRycy9kb3ducmV2LnhtbESPS4sCMRCE74L/IbTgTTPrwcesGVlEQRBZdPXgrZn0&#10;PNhJZ5xEHf31ZkHYY1FVX1HzRWsqcaPGlZYVfAwjEMSp1SXnCo4/68EUhPPIGivLpOBBDhZJtzPH&#10;WNs77+l28LkIEHYxKii8r2MpXVqQQTe0NXHwMtsY9EE2udQN3gPcVHIURWNpsOSwUGBNy4LS38PV&#10;KPjeRadLhpVZnU1+HD+36fbMU6X6vfbrE4Sn1v+H3+2NVjAZzeDvTDgCM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A21HxQAAANwAAAAPAAAAAAAAAAAAAAAAAJgCAABkcnMv&#10;ZG93bnJldi54bWxQSwUGAAAAAAQABAD1AAAAigMAAAAA&#10;" fillcolor="#ab9cc3" stroked="f"/>
                <v:rect id="Rectangle 735" o:spid="_x0000_s1751" style="position:absolute;left:51593;top:9010;width:5963;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JAo8MA&#10;AADcAAAADwAAAGRycy9kb3ducmV2LnhtbERPz2vCMBS+D/wfwhN2GZrqYJZqFBGUHXbY6g47Pppn&#10;W2xeYpNq9K9fDoMdP77fq000nbhS71vLCmbTDARxZXXLtYLv436Sg/ABWWNnmRTcycNmPXpaYaHt&#10;jb/oWoZapBD2BSpoQnCFlL5qyKCfWkecuJPtDYYE+1rqHm8p3HRynmVv0mDLqaFBR7uGqnM5GAV5&#10;GfPW2dwdXx4fcXH4HPaXn0Gp53HcLkEEiuFf/Od+1woWr2l+Op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JAo8MAAADcAAAADwAAAAAAAAAAAAAAAACYAgAAZHJzL2Rv&#10;d25yZXYueG1sUEsFBgAAAAAEAAQA9QAAAIgDAAAAAA==&#10;" fillcolor="#aa9cc3" stroked="f"/>
                <v:rect id="Rectangle 736" o:spid="_x0000_s1752" style="position:absolute;left:51593;top:9188;width:5963;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aQN8QA&#10;AADcAAAADwAAAGRycy9kb3ducmV2LnhtbESPQWvCQBSE70L/w/IKvUjdpEorqatIoei1ph56e2Rf&#10;N6F5b0N2NfHfu0LB4zAz3zCrzcitOlMfGi8G8lkGiqTythFn4Lv8fF6CChHFYuuFDFwowGb9MFlh&#10;Yf0gX3Q+RKcSREKBBuoYu0LrUNXEGGa+I0ner+8ZY5K907bHIcG51S9Z9qoZG0kLNXb0UVP1dzix&#10;gaNf6rLhfXXhn2HnusWR3TQ35ulx3L6DijTGe/i/vbcG3uY53M6kI6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WkDfEAAAA3AAAAA8AAAAAAAAAAAAAAAAAmAIAAGRycy9k&#10;b3ducmV2LnhtbFBLBQYAAAAABAAEAPUAAACJAwAAAAA=&#10;" fillcolor="#aa9bc2" stroked="f"/>
                <v:rect id="Rectangle 737" o:spid="_x0000_s1753" style="position:absolute;left:51593;top:9417;width:596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s3L8YA&#10;AADcAAAADwAAAGRycy9kb3ducmV2LnhtbESPT2sCMRTE74V+h/AKvRTN1oLV1eyyCAV76EEtnp+b&#10;5/5x87Ikqa799E1B8DjMzG+YZT6YTpzJ+caygtdxAoK4tLrhSsH37mM0A+EDssbOMim4koc8e3xY&#10;YqrthTd03oZKRAj7FBXUIfSplL6syaAf2544ekfrDIYoXSW1w0uEm05OkmQqDTYcF2rsaVVTedr+&#10;GAW/cz7s3apvP4uW2+kLfZ2Ko1bq+WkoFiACDeEevrXXWsH72wT+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s3L8YAAADcAAAADwAAAAAAAAAAAAAAAACYAgAAZHJz&#10;L2Rvd25yZXYueG1sUEsFBgAAAAAEAAQA9QAAAIsDAAAAAA==&#10;" fillcolor="#a99bc2" stroked="f"/>
                <v:rect id="Rectangle 738" o:spid="_x0000_s1754" style="position:absolute;left:51593;top:9588;width:5963;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YBvcMA&#10;AADcAAAADwAAAGRycy9kb3ducmV2LnhtbESPQYvCMBSE74L/ITzBi2iqgkrXKCIIwl7UiudH82zL&#10;Ni81ibW7v34jLOxxmJlvmPW2M7VoyfnKsoLpJAFBnFtdcaHgmh3GKxA+IGusLZOCb/Kw3fR7a0y1&#10;ffGZ2ksoRISwT1FBGUKTSunzkgz6iW2Io3e3zmCI0hVSO3xFuKnlLEkW0mDFcaHEhvYl5V+Xp1Hw&#10;c261zUb8SLJTMar2u8/b9O6UGg663QeIQF34D/+1j1rBcj6H9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YBvcMAAADcAAAADwAAAAAAAAAAAAAAAACYAgAAZHJzL2Rv&#10;d25yZXYueG1sUEsFBgAAAAAEAAQA9QAAAIgDAAAAAA==&#10;" fillcolor="#a99ac2" stroked="f"/>
                <v:rect id="Rectangle 739" o:spid="_x0000_s1755" style="position:absolute;left:51593;top:9994;width:5963;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fkesUA&#10;AADcAAAADwAAAGRycy9kb3ducmV2LnhtbESPQWsCMRSE70L/Q3iFXkrNWmuV1SilsNJ6ELTF82Pz&#10;3CxuXsImuuu/N4WCx2FmvmEWq9424kJtqB0rGA0zEMSl0zVXCn5/ipcZiBCRNTaOScGVAqyWD4MF&#10;5tp1vKPLPlYiQTjkqMDE6HMpQ2nIYhg6T5y8o2stxiTbSuoWuwS3jXzNsndpsea0YNDTp6HytD9b&#10;BX6kx8VWm8Pzd9c5u1k3flIXSj099h9zEJH6eA//t7+0gun4Df7Op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Z+R6xQAAANwAAAAPAAAAAAAAAAAAAAAAAJgCAABkcnMv&#10;ZG93bnJldi54bWxQSwUGAAAAAAQABAD1AAAAigMAAAAA&#10;" fillcolor="#a99ac1" stroked="f"/>
                <v:rect id="Rectangle 740" o:spid="_x0000_s1756" style="position:absolute;left:51593;top:10052;width:5963;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kIksYA&#10;AADcAAAADwAAAGRycy9kb3ducmV2LnhtbESPQWsCMRSE70L/Q3iCN82qWGU1igiFWqG2bin19pq8&#10;7i7dvCybVNd/bwShx2FmvmEWq9ZW4kSNLx0rGA4SEMTamZJzBR/ZU38Gwgdkg5VjUnAhD6vlQ2eB&#10;qXFnfqfTIeQiQtinqKAIoU6l9Logi37gauLo/bjGYoiyyaVp8BzhtpKjJHmUFkuOCwXWtClI/x7+&#10;rIKv18+1m+0mu+n3iz7q7T57wyRTqtdt13MQgdrwH763n42C6XgC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kIksYAAADcAAAADwAAAAAAAAAAAAAAAACYAgAAZHJz&#10;L2Rvd25yZXYueG1sUEsFBgAAAAAEAAQA9QAAAIsDAAAAAA==&#10;" fillcolor="#a89ac1" stroked="f"/>
                <v:rect id="Rectangle 741" o:spid="_x0000_s1757" style="position:absolute;left:51593;top:10280;width:5963;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by4scA&#10;AADcAAAADwAAAGRycy9kb3ducmV2LnhtbESP0WrCQBRE3wv+w3KFvhTdaIuG6CqlpaWIgsZ+wG32&#10;mg1m76bZVePfd4WCj8PMnGHmy87W4kytrxwrGA0TEMSF0xWXCr73H4MUhA/IGmvHpOBKHpaL3sMc&#10;M+0uvKNzHkoRIewzVGBCaDIpfWHIoh+6hjh6B9daDFG2pdQtXiLc1nKcJBNpseK4YLChN0PFMT9Z&#10;BS/l5/v69LT5XZlrnm/Trh4ffkZKPfa71xmIQF24h//bX1rB9HkCtzPx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28uLHAAAA3AAAAA8AAAAAAAAAAAAAAAAAmAIAAGRy&#10;cy9kb3ducmV2LnhtbFBLBQYAAAAABAAEAPUAAACMAwAAAAA=&#10;" fillcolor="#a899c1" stroked="f"/>
                <v:rect id="Rectangle 742" o:spid="_x0000_s1758" style="position:absolute;left:51619;top:3689;width:5905;height:7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1f7cMA&#10;AADcAAAADwAAAGRycy9kb3ducmV2LnhtbESPQYvCMBSE78L+h/AWvGmqoi5do6ggePCiVZa9PZpn&#10;W2xeShNr9t9vBMHjMDPfMItVMLXoqHWVZQWjYQKCOLe64kLBOdsNvkA4j6yxtkwK/sjBavnRW2Cq&#10;7YOP1J18ISKEXYoKSu+bVEqXl2TQDW1DHL2rbQ36KNtC6hYfEW5qOU6SmTRYcVwosaFtSfntdDcK&#10;ws1sfrPztNoGebwcOqez/Mcr1f8M628QnoJ/h1/tvVYwn8zheSYe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1f7cMAAADcAAAADwAAAAAAAAAAAAAAAACYAgAAZHJzL2Rv&#10;d25yZXYueG1sUEsFBgAAAAAEAAQA9QAAAIgDAAAAAA==&#10;" filled="f" strokecolor="#404040" strokeweight=".45pt">
                  <v:stroke joinstyle="round" endcap="round"/>
                </v:rect>
                <v:rect id="Rectangle 743" o:spid="_x0000_s1759" style="position:absolute;left:53295;top:4692;width:2623;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q7rb8A&#10;AADcAAAADwAAAGRycy9kb3ducmV2LnhtbERPy4rCMBTdC/MP4Q7MTtNRUKlGkQFBBze2fsCluX1g&#10;clOSaOvfTxYDLg/nvd2P1ogn+dA5VvA9y0AQV0533Ci4lcfpGkSIyBqNY1LwogD73cdki7l2A1/p&#10;WcRGpBAOOSpoY+xzKUPVksUwcz1x4mrnLcYEfSO1xyGFWyPnWbaUFjtODS329NNSdS8eVoEsi+Ow&#10;LozP3O+8vpjz6VqTU+rrczxsQEQa41v87z5pBa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SrutvwAAANwAAAAPAAAAAAAAAAAAAAAAAJgCAABkcnMvZG93bnJl&#10;di54bWxQSwUGAAAAAAQABAD1AAAAhAMAAAAA&#10;" filled="f" stroked="f">
                  <v:textbox style="mso-fit-shape-to-text:t" inset="0,0,0,0">
                    <w:txbxContent>
                      <w:p w:rsidR="001E7BFF" w:rsidRDefault="001E7BFF">
                        <w:r>
                          <w:rPr>
                            <w:rFonts w:ascii="Calibri" w:hAnsi="Calibri" w:cs="Calibri"/>
                            <w:color w:val="000000"/>
                          </w:rPr>
                          <w:t xml:space="preserve">Host </w:t>
                        </w:r>
                      </w:p>
                    </w:txbxContent>
                  </v:textbox>
                </v:rect>
                <v:rect id="Rectangle 744" o:spid="_x0000_s1760" style="position:absolute;left:52070;top:6356;width:5086;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eNsIA&#10;AADcAAAADwAAAGRycy9kb3ducmV2LnhtbESP3WoCMRSE7wu+QziCdzWrQtXVKFIQbPHG1Qc4bM7+&#10;YHKyJKm7ffumIHg5zMw3zHY/WCMe5EPrWMFsmoEgLp1uuVZwux7fVyBCRNZoHJOCXwqw343etphr&#10;1/OFHkWsRYJwyFFBE2OXSxnKhiyGqeuIk1c5bzEm6WupPfYJbo2cZ9mHtNhyWmiwo8+GynvxYxXI&#10;a3HsV4XxmfueV2fzdbpU5JSajIfDBkSkIb7Cz/ZJK1gu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Bh42wgAAANwAAAAPAAAAAAAAAAAAAAAAAJgCAABkcnMvZG93&#10;bnJldi54bWxQSwUGAAAAAAQABAD1AAAAhwMAAAAA&#10;" filled="f" stroked="f">
                  <v:textbox style="mso-fit-shape-to-text:t" inset="0,0,0,0">
                    <w:txbxContent>
                      <w:p w:rsidR="001E7BFF" w:rsidRDefault="001E7BFF">
                        <w:r>
                          <w:rPr>
                            <w:rFonts w:ascii="Calibri" w:hAnsi="Calibri" w:cs="Calibri"/>
                            <w:color w:val="000000"/>
                          </w:rPr>
                          <w:t xml:space="preserve">interface  </w:t>
                        </w:r>
                      </w:p>
                    </w:txbxContent>
                  </v:textbox>
                </v:rect>
                <v:rect id="Rectangle 745" o:spid="_x0000_s1761" style="position:absolute;left:53841;top:8020;width:1524;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rE1r8A&#10;AADcAAAADwAAAGRycy9kb3ducmV2LnhtbERPy4rCMBTdC/MP4Q7MTtMRUalGkQFBBze2fsCluX1g&#10;clOSaOvfTxYDLg/nvd2P1ogn+dA5VvA9y0AQV0533Ci4lcfpGkSIyBqNY1LwogD73cdki7l2A1/p&#10;WcRGpBAOOSpoY+xzKUPVksUwcz1x4mrnLcYEfSO1xyGFWyPnWbaUFjtODS329NNSdS8eVoEsi+Ow&#10;LozP3O+8vpjz6VqTU+rrczxsQEQa41v87z5pBatF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OsTWvwAAANwAAAAPAAAAAAAAAAAAAAAAAJgCAABkcnMvZG93bnJl&#10;di54bWxQSwUGAAAAAAQABAD1AAAAhAMAAAAA&#10;" filled="f" stroked="f">
                  <v:textbox style="mso-fit-shape-to-text:t" inset="0,0,0,0">
                    <w:txbxContent>
                      <w:p w:rsidR="001E7BFF" w:rsidRDefault="001E7BFF">
                        <w:r>
                          <w:rPr>
                            <w:rFonts w:ascii="Calibri" w:hAnsi="Calibri" w:cs="Calibri"/>
                            <w:b/>
                            <w:bCs/>
                            <w:color w:val="000000"/>
                          </w:rPr>
                          <w:t>FD</w:t>
                        </w:r>
                      </w:p>
                    </w:txbxContent>
                  </v:textbox>
                </v:rect>
                <v:shape id="Picture 746" o:spid="_x0000_s1762" type="#_x0000_t75" style="position:absolute;left:53733;top:5778;width:6077;height:7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EcxLEAAAA3AAAAA8AAABkcnMvZG93bnJldi54bWxEj0FrwkAUhO8F/8PyhN7qi6VUia4igqAH&#10;D2obPD6yzySYfZtm1xj/fbdQ8DjMzDfMfNnbWnXc+sqJhvEoAcWSO1NJoeHrtHmbgvKBxFDthDU8&#10;2MNyMXiZU2rcXQ7cHUOhIkR8ShrKEJoU0eclW/Ij17BE7+JaSyHKtkDT0j3CbY3vSfKJliqJCyU1&#10;vC45vx5vVgNmP5NDvfs+m5w3eN77LttlqPXrsF/NQAXuwzP8394aDZOPMfydiUcAF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EcxLEAAAA3AAAAA8AAAAAAAAAAAAAAAAA&#10;nwIAAGRycy9kb3ducmV2LnhtbFBLBQYAAAAABAAEAPcAAACQAwAAAAA=&#10;">
                  <v:imagedata r:id="rId113" o:title=""/>
                </v:shape>
                <v:shape id="Picture 747" o:spid="_x0000_s1763" type="#_x0000_t75" style="position:absolute;left:53733;top:5778;width:6077;height:7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N7RDEAAAA3AAAAA8AAABkcnMvZG93bnJldi54bWxEj0FrAjEUhO+F/ofwCl6KZldKK6tRWrWl&#10;R7Xq+bF5bhaTl7CJuv33TaHQ4zAz3zCzRe+suFIXW88KylEBgrj2uuVGwf7rfTgBEROyRuuZFHxT&#10;hMX8/m6GlfY33tJ1lxqRIRwrVGBSCpWUsTbkMI58IM7eyXcOU5ZdI3WHtwx3Vo6L4lk6bDkvGAy0&#10;NFSfdxenIBzNYT8pN6mwb+vHlf3YrsrQKzV46F+nIBL16T/81/7UCl6exvB7Jh8BOf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FN7RDEAAAA3AAAAA8AAAAAAAAAAAAAAAAA&#10;nwIAAGRycy9kb3ducmV2LnhtbFBLBQYAAAAABAAEAPcAAACQAwAAAAA=&#10;">
                  <v:imagedata r:id="rId114" o:title=""/>
                </v:shape>
                <v:rect id="Rectangle 748" o:spid="_x0000_s1764" style="position:absolute;left:53619;top:5721;width:5956;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EQ48cA&#10;AADcAAAADwAAAGRycy9kb3ducmV2LnhtbESPS2vDMBCE74X+B7GFXkojp+kjOFGCCRR8SCB1S3pd&#10;rPWDWCsjqY6TXx8VCj0OM/MNs1yPphMDOd9aVjCdJCCIS6tbrhV8fb4/zkH4gKyxs0wKzuRhvbq9&#10;WWKq7Yk/aChCLSKEfYoKmhD6VEpfNmTQT2xPHL3KOoMhSldL7fAU4aaTT0nyKg22HBca7GnTUHks&#10;foyC/W6bX6pDYo7OVkP58p0d8odMqfu7MVuACDSG//BfO9cK3p5n8HsmHgG5u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xEOPHAAAA3AAAAA8AAAAAAAAAAAAAAAAAmAIAAGRy&#10;cy9kb3ducmV2LnhtbFBLBQYAAAAABAAEAPUAAACMAwAAAAA=&#10;" fillcolor="#b8accd" stroked="f"/>
                <v:rect id="Rectangle 749" o:spid="_x0000_s1765" style="position:absolute;left:53619;top:6356;width:5956;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urxscA&#10;AADcAAAADwAAAGRycy9kb3ducmV2LnhtbESPQWsCMRSE70L/Q3gFb5qtFVe2RmktgqAU1LbQ22Pz&#10;uhu7eVk3Udd/b4SCx2FmvmEms9ZW4kSNN44VPPUTEMS504YLBZ+7RW8MwgdkjZVjUnAhD7PpQ2eC&#10;mXZn3tBpGwoRIewzVFCGUGdS+rwki77vauLo/brGYoiyKaRu8BzhtpKDJBlJi4bjQok1zUvK/7ZH&#10;q+At/fr27+l+F8z6MDcf45/96rlWqvvYvr6ACNSGe/i/vdQK0uEQbmfiEZ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0rq8bHAAAA3AAAAA8AAAAAAAAAAAAAAAAAmAIAAGRy&#10;cy9kb3ducmV2LnhtbFBLBQYAAAAABAAEAPUAAACMAwAAAAA=&#10;" fillcolor="#b7abcd" stroked="f"/>
                <v:rect id="Rectangle 750" o:spid="_x0000_s1766" style="position:absolute;left:53619;top:6584;width:5956;height: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39ssYA&#10;AADcAAAADwAAAGRycy9kb3ducmV2LnhtbESPT2vCQBTE7wW/w/IEL6IbpVWJrlIF0UMp9c9Bb4/s&#10;M4nNvo3ZNcZv3y0Uehxm5jfMbNGYQtRUudyygkE/AkGcWJ1zquB4WPcmIJxH1lhYJgVPcrCYt15m&#10;GGv74B3Ve5+KAGEXo4LM+zKW0iUZGXR9WxIH72Irgz7IKpW6wkeAm0IOo2gkDeYcFjIsaZVR8r2/&#10;GwX8eV2eDU2+6vNmgN0PI2/dk1Sq027epyA8Nf4//NfeagXj1zf4PROO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39ssYAAADcAAAADwAAAAAAAAAAAAAAAACYAgAAZHJz&#10;L2Rvd25yZXYueG1sUEsFBgAAAAAEAAQA9QAAAIsDAAAAAA==&#10;" fillcolor="#b7abcc" stroked="f"/>
                <v:rect id="Rectangle 751" o:spid="_x0000_s1767" style="position:absolute;left:53619;top:7105;width:59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pd98cA&#10;AADcAAAADwAAAGRycy9kb3ducmV2LnhtbESPT2vCQBTE70K/w/IKvRR9UYqV6Cr+aUspzaHqxdsj&#10;+0yC2bcxu9X023cLBY/DzPyGmS06W6sLt75yomE4SECx5M5UUmjY7177E1A+kBiqnbCGH/awmN/1&#10;ZpQad5UvvmxDoSJEfEoayhCaFNHnJVvyA9ewRO/oWkshyrZA09I1wm2NoyQZo6VK4kJJDa9Lzk/b&#10;b6vhVK+W2RseMDyeP16G2eYT19lE64f7bjkFFbgLt/B/+91oeH4aw9+ZeARw/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KXffHAAAA3AAAAA8AAAAAAAAAAAAAAAAAmAIAAGRy&#10;cy9kb3ducmV2LnhtbFBLBQYAAAAABAAEAPUAAACMAwAAAAA=&#10;" fillcolor="#b6aacc" stroked="f"/>
                <v:rect id="Rectangle 752" o:spid="_x0000_s1768" style="position:absolute;left:53619;top:7454;width:5956;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OSksIA&#10;AADcAAAADwAAAGRycy9kb3ducmV2LnhtbESPT2sCMRTE7wW/Q3hCbzWxiMpqFC2Ie/Xf/bF57i5u&#10;XtZNNNt++kYo9DjMzG+Y5bq3jXhS52vHGsYjBYK4cKbmUsP5tPuYg/AB2WDjmDR8k4f1avC2xMy4&#10;yAd6HkMpEoR9hhqqENpMSl9UZNGPXEucvKvrLIYku1KaDmOC20Z+KjWVFmtOCxW29FVRcTs+rIaL&#10;nZ6jOnHcNk5h3N/zn+s81/p92G8WIAL14T/8186NhtlkBq8z6Qj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A5KSwgAAANwAAAAPAAAAAAAAAAAAAAAAAJgCAABkcnMvZG93&#10;bnJldi54bWxQSwUGAAAAAAQABAD1AAAAhwMAAAAA&#10;" fillcolor="#b6aacb" stroked="f"/>
                <v:rect id="Rectangle 753" o:spid="_x0000_s1769" style="position:absolute;left:53619;top:7512;width:5956;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J1EMEA&#10;AADcAAAADwAAAGRycy9kb3ducmV2LnhtbERP3WrCMBS+H/gO4QjezdQh26imRYTpBrvYqg9w2hzT&#10;YnNSmmi6t18uBrv8+P635WR7cafRd44VrJYZCOLG6Y6NgvPp7fEVhA/IGnvHpOCHPJTF7GGLuXaR&#10;v+leBSNSCPscFbQhDLmUvmnJol+6gThxFzdaDAmORuoRYwq3vXzKsmdpsePU0OJA+5aaa3WzCjh+&#10;6GH1eahCbXbr7libOn5FpRbzabcBEWgK/+I/97tW8LJOa9OZdAR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SdRDBAAAA3AAAAA8AAAAAAAAAAAAAAAAAmAIAAGRycy9kb3du&#10;cmV2LnhtbFBLBQYAAAAABAAEAPUAAACGAwAAAAA=&#10;" fillcolor="#b6a9cb" stroked="f"/>
                <v:rect id="Rectangle 754" o:spid="_x0000_s1770" style="position:absolute;left:53619;top:7626;width:5956;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wI3McA&#10;AADcAAAADwAAAGRycy9kb3ducmV2LnhtbESPS2/CMBCE70j8B2uRegOnqGppikE8ilQhceDV89Ze&#10;kkC8DrFLwr+vK1XqcTQz32jG09aW4ka1LxwreBwkIIi1MwVnCg77VX8Ewgdkg6VjUnAnD9NJtzPG&#10;1LiGt3TbhUxECPsUFeQhVKmUXudk0Q9cRRy9k6sthijrTJoamwi3pRwmybO0WHBcyLGiRU76svu2&#10;Ct7312b+uZ6vl8XXfXOerfTxFLRSD7129gYiUBv+w3/tD6Pg5ekVfs/EIyA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cCNzHAAAA3AAAAA8AAAAAAAAAAAAAAAAAmAIAAGRy&#10;cy9kb3ducmV2LnhtbFBLBQYAAAAABAAEAPUAAACMAwAAAAA=&#10;" fillcolor="#b5a9cb" stroked="f"/>
                <v:rect id="Rectangle 755" o:spid="_x0000_s1771" style="position:absolute;left:53619;top:7797;width:5956;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zTDcMA&#10;AADcAAAADwAAAGRycy9kb3ducmV2LnhtbERP3WrCMBS+H/gO4Qi7GZpO3Do6Y3FiZVQQ7PYAh+bY&#10;FpuT0mRt9/bLhbDLj+9/k06mFQP1rrGs4HkZgSAurW64UvD9lS3eQDiPrLG1TAp+yUG6nT1sMNF2&#10;5AsNha9ECGGXoILa+y6R0pU1GXRL2xEH7mp7gz7AvpK6xzGEm1auouhVGmw4NNTY0b6m8lb8GAXr&#10;YcyuZ+2zj/h0yHOL9HQ8nZV6nE+7dxCeJv8vvrs/tYL4JcwPZ8IR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zTDcMAAADcAAAADwAAAAAAAAAAAAAAAACYAgAAZHJzL2Rv&#10;d25yZXYueG1sUEsFBgAAAAAEAAQA9QAAAIgDAAAAAA==&#10;" fillcolor="#b5a8cb" stroked="f"/>
                <v:rect id="Rectangle 756" o:spid="_x0000_s1772" style="position:absolute;left:53619;top:7912;width:5956;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w0oMYA&#10;AADcAAAADwAAAGRycy9kb3ducmV2LnhtbESPQWvCQBSE74X+h+UJvdWNgrakrmIVoZYKGr309sg+&#10;k9Ds27C7idFf3y0UPA4z8w0zW/SmFh05X1lWMBomIIhzqysuFJyOm+dXED4ga6wtk4IreVjMHx9m&#10;mGp74QN1WShEhLBPUUEZQpNK6fOSDPqhbYijd7bOYIjSFVI7vES4qeU4SabSYMVxocSGViXlP1lr&#10;FHxZ2t/Oh+M6m+zfP+m73crTrlHqadAv30AE6sM9/N/+0ApeJiP4O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w0oMYAAADcAAAADwAAAAAAAAAAAAAAAACYAgAAZHJz&#10;L2Rvd25yZXYueG1sUEsFBgAAAAAEAAQA9QAAAIsDAAAAAA==&#10;" fillcolor="#b5a8ca" stroked="f"/>
                <v:rect id="Rectangle 757" o:spid="_x0000_s1773" style="position:absolute;left:53619;top:8032;width:5956;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N+sYA&#10;AADcAAAADwAAAGRycy9kb3ducmV2LnhtbESPQWvCQBSE7wX/w/KE3uqmYlqNrlK0UsGKaMTzI/ua&#10;Dc2+DdlV0/76bqHQ4zAz3zCzRWdrcaXWV44VPA4SEMSF0xWXCk75+mEMwgdkjbVjUvBFHhbz3t0M&#10;M+1ufKDrMZQiQthnqMCE0GRS+sKQRT9wDXH0PlxrMUTZllK3eItwW8thkjxJixXHBYMNLQ0Vn8eL&#10;VfC9z8vX3eS8MWnxxulomyfvy5VS9/3uZQoiUBf+w3/tjVbwnA7h90w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4N+sYAAADcAAAADwAAAAAAAAAAAAAAAACYAgAAZHJz&#10;L2Rvd25yZXYueG1sUEsFBgAAAAAEAAQA9QAAAIsDAAAAAA==&#10;" fillcolor="#b4a8ca" stroked="f"/>
                <v:rect id="Rectangle 758" o:spid="_x0000_s1774" style="position:absolute;left:53619;top:8147;width:5956;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5KcUA&#10;AADcAAAADwAAAGRycy9kb3ducmV2LnhtbESPQWsCMRSE74L/ITzBm2ZVrLIaRQVBag9VW9rjY/Pc&#10;XUxelk10t//eFAo9DjPzDbNct9aIB9W+dKxgNExAEGdOl5wr+LjsB3MQPiBrNI5JwQ95WK+6nSWm&#10;2jV8osc55CJC2KeooAihSqX0WUEW/dBVxNG7utpiiLLOpa6xiXBr5DhJXqTFkuNCgRXtCspu57tV&#10;EJpp/mWP2sw+q/ft9+s8M3r7plS/124WIAK14T/81z5oBbPpBH7Px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6zkpxQAAANwAAAAPAAAAAAAAAAAAAAAAAJgCAABkcnMv&#10;ZG93bnJldi54bWxQSwUGAAAAAAQABAD1AAAAigMAAAAA&#10;" fillcolor="#b4a7ca" stroked="f"/>
                <v:rect id="Rectangle 759" o:spid="_x0000_s1775" style="position:absolute;left:53619;top:8375;width:595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f+38UA&#10;AADcAAAADwAAAGRycy9kb3ducmV2LnhtbESPQWvCQBSE7wX/w/KE3uqmRRuNrlIEQRALjaLXR/aZ&#10;bM2+DdmtRn+9Wyj0OMzMN8xs0dlaXKj1xrGC10ECgrhw2nCpYL9bvYxB+ICssXZMCm7kYTHvPc0w&#10;0+7KX3TJQykihH2GCqoQmkxKX1Rk0Q9cQxy9k2sthijbUuoWrxFua/mWJO/SouG4UGFDy4qKc/5j&#10;FXwmS7pTakwajod8N558nzfbu1LP/e5jCiJQF/7Df+21VpCOhvB7Jh4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B/7fxQAAANwAAAAPAAAAAAAAAAAAAAAAAJgCAABkcnMv&#10;ZG93bnJldi54bWxQSwUGAAAAAAQABAD1AAAAigMAAAAA&#10;" fillcolor="#b3a7c9" stroked="f"/>
                <v:rect id="Rectangle 760" o:spid="_x0000_s1776" style="position:absolute;left:53619;top:8432;width:5956;height: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yZTcQA&#10;AADcAAAADwAAAGRycy9kb3ducmV2LnhtbESPS6vCMBSE9xf8D+EI7q6pgletRhEfIC4UHwvdHZpj&#10;W2xOShO1/vsbQXA5zMw3zHham0I8qHK5ZQWddgSCOLE651TB6bj6HYBwHlljYZkUvMjBdNL4GWOs&#10;7ZP39Dj4VAQIuxgVZN6XsZQuyciga9uSOHhXWxn0QVap1BU+A9wUshtFf9JgzmEhw5LmGSW3w90o&#10;kMP7cnum3eI2qze719Z3LrleKdVq1rMRCE+1/4Y/7bVW0O/14H0mHAE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cmU3EAAAA3AAAAA8AAAAAAAAAAAAAAAAAmAIAAGRycy9k&#10;b3ducmV2LnhtbFBLBQYAAAAABAAEAPUAAACJAwAAAAA=&#10;" fillcolor="#b3a6c9" stroked="f"/>
                <v:rect id="Rectangle 761" o:spid="_x0000_s1777" style="position:absolute;left:53619;top:8667;width:5956;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UbrcUA&#10;AADcAAAADwAAAGRycy9kb3ducmV2LnhtbESPT4vCMBTE78J+h/AWvGm6grpUoywrohcVq4c9PprX&#10;P27zUpqo1U9vBMHjMDO/Yabz1lTiQo0rLSv46kcgiFOrS84VHA/L3jcI55E1VpZJwY0czGcfnSnG&#10;2l55T5fE5yJA2MWooPC+jqV0aUEGXd/WxMHLbGPQB9nkUjd4DXBTyUEUjaTBksNCgTX9FpT+J2ej&#10;QCb3bLdd78/HO21Wf6dsMfbRQanuZ/szAeGp9e/wq73WCsbDETzPh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JRutxQAAANwAAAAPAAAAAAAAAAAAAAAAAJgCAABkcnMv&#10;ZG93bnJldi54bWxQSwUGAAAAAAQABAD1AAAAigMAAAAA&#10;" fillcolor="#b2a5c9" stroked="f"/>
                <v:rect id="Rectangle 762" o:spid="_x0000_s1778" style="position:absolute;left:53619;top:8782;width:5956;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RQWcUA&#10;AADcAAAADwAAAGRycy9kb3ducmV2LnhtbESPS2vDMBCE74H+B7GF3BK5zRPHciilgULJwc7jvFhb&#10;2621MpZiO/++KhR6HGa+GSbZj6YRPXWutqzgaR6BIC6srrlUcD4dZlsQziNrbCyTgjs52KcPkwRj&#10;bQfOqM99KUIJuxgVVN63sZSuqMigm9uWOHiftjPog+xKqTscQrlp5HMUraXBmsNChS29VlR85zej&#10;YLM8XtZvi/vBfdmPKMsWw3XZD0pNH8eXHQhPo/8P/9HvOnCrDfyeCUdAp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BFBZxQAAANwAAAAPAAAAAAAAAAAAAAAAAJgCAABkcnMv&#10;ZG93bnJldi54bWxQSwUGAAAAAAQABAD1AAAAigMAAAAA&#10;" fillcolor="#b2a5c8" stroked="f"/>
                <v:rect id="Rectangle 763" o:spid="_x0000_s1779" style="position:absolute;left:53619;top:8896;width:595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wfsMMA&#10;AADcAAAADwAAAGRycy9kb3ducmV2LnhtbESPTYvCQAyG74L/YciCN536vXQdRQTRw178wHPoZNti&#10;J1M601r//eawsMfw5n2SZ7PrXaU6akLp2cB0koAizrwtOTdwvx3Hn6BCRLZYeSYDbwqw2w4HG0yt&#10;f/GFumvMlUA4pGigiLFOtQ5ZQQ7DxNfEkv34xmGUscm1bfAlcFfpWZKstMOS5UKBNR0Kyp7X1gnl&#10;3B+X7Sz/nj8XHV0e7Wm60CdjRh/9/gtUpD7+L/+1z9bAeinfioyIgN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wfsMMAAADcAAAADwAAAAAAAAAAAAAAAACYAgAAZHJzL2Rv&#10;d25yZXYueG1sUEsFBgAAAAAEAAQA9QAAAIgDAAAAAA==&#10;" fillcolor="#b1a5c8" stroked="f"/>
                <v:rect id="Rectangle 764" o:spid="_x0000_s1780" style="position:absolute;left:53619;top:8953;width:5956;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ln8QA&#10;AADcAAAADwAAAGRycy9kb3ducmV2LnhtbESPQWvCQBSE7wX/w/IEL6VuFLQ2uoooFhV60Nb7I/tM&#10;gtm3YXdN4r/vCoUeh5n5hlmsOlOJhpwvLSsYDRMQxJnVJecKfr53bzMQPiBrrCyTggd5WC17LwtM&#10;tW35RM055CJC2KeooAihTqX0WUEG/dDWxNG7WmcwROlyqR22EW4qOU6SqTRYclwosKZNQdntfDcK&#10;7lfXfF1a271ODvZzzVs/ehwzpQb9bj0HEagL/+G/9l4reJ98wPN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sZZ/EAAAA3AAAAA8AAAAAAAAAAAAAAAAAmAIAAGRycy9k&#10;b3ducmV2LnhtbFBLBQYAAAAABAAEAPUAAACJAwAAAAA=&#10;" fillcolor="#b1a4c8" stroked="f"/>
                <v:rect id="Rectangle 765" o:spid="_x0000_s1781" style="position:absolute;left:53619;top:9131;width:595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rbcIA&#10;AADcAAAADwAAAGRycy9kb3ducmV2LnhtbERPz2vCMBS+D/wfwhO8DJsqRUdnFCcIO2yHVRkeH81b&#10;U2xeSpO12X+/HAY7fny/d4doOzHS4FvHClZZDoK4drrlRsH1cl4+gfABWWPnmBT8kIfDfvaww1K7&#10;iT9orEIjUgj7EhWYEPpSSl8bsugz1xMn7ssNFkOCQyP1gFMKt51c5/lGWmw5NRjs6WSovlffVsH6&#10;0Z1uFMZiVZi3zzHal3eOUanFPB6fQQSK4V/8537VCrabND+dS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5CttwgAAANwAAAAPAAAAAAAAAAAAAAAAAJgCAABkcnMvZG93&#10;bnJldi54bWxQSwUGAAAAAAQABAD1AAAAhwMAAAAA&#10;" fillcolor="#b1a3c7" stroked="f"/>
                <v:rect id="Rectangle 766" o:spid="_x0000_s1782" style="position:absolute;left:53619;top:9188;width:5956;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eiAcQA&#10;AADcAAAADwAAAGRycy9kb3ducmV2LnhtbESPT2sCMRTE70K/Q3gFb5pVQe1qFLEKvRX/QOjtsXnu&#10;LiYvyybV9dubQsHjMDO/YZbrzllxozbUnhWMhhkI4sKbmksF59N+MAcRIrJB65kUPCjAevXWW2Ju&#10;/J0PdDvGUiQIhxwVVDE2uZShqMhhGPqGOHkX3zqMSbalNC3eE9xZOc6yqXRYc1qosKFtRcX1+OsU&#10;aPudnS5o9GZifz7Ls9a7w4dWqv/ebRYgInXxFf5vfxkFs+kI/s6k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XogHEAAAA3AAAAA8AAAAAAAAAAAAAAAAAmAIAAGRycy9k&#10;b3ducmV2LnhtbFBLBQYAAAAABAAEAPUAAACJAwAAAAA=&#10;" fillcolor="#b0a3c7" stroked="f"/>
                <v:rect id="Rectangle 767" o:spid="_x0000_s1783" style="position:absolute;left:53619;top:9359;width:5956;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JQhMYA&#10;AADcAAAADwAAAGRycy9kb3ducmV2LnhtbESPQUvDQBSE7wX/w/IEL8VuzKHV2G0JhULxIDVGen3N&#10;PrOx2bdLdm3jv3eFgsdhZr5hluvR9uJMQ+gcK3iYZSCIG6c7bhXU79v7RxAhImvsHZOCHwqwXt1M&#10;llhod+E3OlexFQnCoUAFJkZfSBkaQxbDzHni5H26wWJMcmilHvCS4LaXeZbNpcWO04JBTxtDzan6&#10;tgpK3puvzd4fjh8vHp+q8jTNX2ul7m7H8hlEpDH+h6/tnVawmOfwdyYd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JQhMYAAADcAAAADwAAAAAAAAAAAAAAAACYAgAAZHJz&#10;L2Rvd25yZXYueG1sUEsFBgAAAAAEAAQA9QAAAIsDAAAAAA==&#10;" fillcolor="#b0a2c7" stroked="f"/>
                <v:rect id="Rectangle 768" o:spid="_x0000_s1784" style="position:absolute;left:53619;top:9474;width:5956;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HWksUA&#10;AADcAAAADwAAAGRycy9kb3ducmV2LnhtbESP0WrCQBRE3wv9h+UW+lY3sSWW6CpSFWwfRLd+wCV7&#10;m4Rk74bsatK/7wpCH4eZOcMsVqNtxZV6XztWkE4SEMSFMzWXCs7fu5d3ED4gG2wdk4Jf8rBaPj4s&#10;MDdu4BNddShFhLDPUUEVQpdL6YuKLPqJ64ij9+N6iyHKvpSmxyHCbSunSZJJizXHhQo7+qioaPTF&#10;KsgOX+lusz2l689G12/7Rh9x0Eo9P43rOYhAY/gP39t7o2CWvcLtTD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4daSxQAAANwAAAAPAAAAAAAAAAAAAAAAAJgCAABkcnMv&#10;ZG93bnJldi54bWxQSwUGAAAAAAQABAD1AAAAigMAAAAA&#10;" fillcolor="#afa2c6" stroked="f"/>
                <v:rect id="Rectangle 769" o:spid="_x0000_s1785" style="position:absolute;left:53619;top:9588;width:5956;height: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mvQ8IA&#10;AADcAAAADwAAAGRycy9kb3ducmV2LnhtbESPS4vCMBSF94L/IVzBnaaKj1KNogPCLETQGXB7aa5t&#10;tbkpTUYz/94IgsvDeXyc5TqYWtypdZVlBaNhAoI4t7riQsHvz26QgnAeWWNtmRT8k4P1qttZYqbt&#10;g490P/lCxBF2GSoovW8yKV1ekkE3tA1x9C62NeijbAupW3zEcVPLcZLMpMGKI6HEhr5Kym+nPxO5&#10;o0O6n6ZpVYewy8/n+bXZ0lWpfi9sFiA8Bf8Jv9vfWsF8NoHXmXgE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qa9DwgAAANwAAAAPAAAAAAAAAAAAAAAAAJgCAABkcnMvZG93&#10;bnJldi54bWxQSwUGAAAAAAQABAD1AAAAhwMAAAAA&#10;" fillcolor="#afa1c6" stroked="f"/>
                <v:rect id="Rectangle 770" o:spid="_x0000_s1786" style="position:absolute;left:53619;top:9709;width:5956;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JoSMgA&#10;AADcAAAADwAAAGRycy9kb3ducmV2LnhtbESPQUsDMRSE7wX/Q3gFL9Jmq9iWtWkRoaCIh1YP7e11&#10;89zdmrysSba79dcbQehxmJlvmMWqt0acyIfasYLJOANBXDhdc6ng4309moMIEVmjcUwKzhRgtbwa&#10;LDDXruMNnbaxFAnCIUcFVYxNLmUoKrIYxq4hTt6n8xZjkr6U2mOX4NbI2yybSos1p4UKG3qqqPja&#10;tlbB/vh2c15/v9wdfsr21bTZpPM7o9T1sH98ABGpj5fwf/tZK5hN7+HvTDo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0mhIyAAAANwAAAAPAAAAAAAAAAAAAAAAAJgCAABk&#10;cnMvZG93bnJldi54bWxQSwUGAAAAAAQABAD1AAAAjQMAAAAA&#10;" fillcolor="#aea1c6" stroked="f"/>
                <v:rect id="Rectangle 771" o:spid="_x0000_s1787" style="position:absolute;left:53619;top:9823;width:5956;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PQcMA&#10;AADcAAAADwAAAGRycy9kb3ducmV2LnhtbESPQYvCMBSE74L/ITzBi6yJHupSm4osK3iSVXfvj+bZ&#10;FpuX2kSt/34jCB6HmfmGyVa9bcSNOl871jCbKhDEhTM1lxp+j5uPTxA+IBtsHJOGB3lY5cNBhqlx&#10;d97T7RBKESHsU9RQhdCmUvqiIot+6lri6J1cZzFE2ZXSdHiPcNvIuVKJtFhzXKiwpa+KivPhajWs&#10;7UY1W1d+X04/u8cEw+Si/nZaj0f9egkiUB/e4Vd7azQskgSeZ+IR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PQcMAAADcAAAADwAAAAAAAAAAAAAAAACYAgAAZHJzL2Rv&#10;d25yZXYueG1sUEsFBgAAAAAEAAQA9QAAAIgDAAAAAA==&#10;" fillcolor="#aea0c5" stroked="f"/>
                <v:rect id="Rectangle 772" o:spid="_x0000_s1788" style="position:absolute;left:53619;top:9994;width:5956;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YT8MA&#10;AADcAAAADwAAAGRycy9kb3ducmV2LnhtbESP3YrCMBSE74V9h3AW9kbWZAX/qlFEEBYEwar3h+Zs&#10;W2xOSpNt69sbQfBymJlvmNWmt5VoqfGlYw0/IwWCOHOm5FzD5bz/noPwAdlg5Zg03MnDZv0xWGFi&#10;XMcnatOQiwhhn6CGIoQ6kdJnBVn0I1cTR+/PNRZDlE0uTYNdhNtKjpWaSoslx4UCa9oVlN3Sf6tB&#10;tdX8fhxO1MKog3I76haX61brr89+uwQRqA/v8Kv9azTMpjN4no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YT8MAAADcAAAADwAAAAAAAAAAAAAAAACYAgAAZHJzL2Rv&#10;d25yZXYueG1sUEsFBgAAAAAEAAQA9QAAAIgDAAAAAA==&#10;" fillcolor="#ada0c5" stroked="f"/>
                <v:rect id="Rectangle 773" o:spid="_x0000_s1789" style="position:absolute;left:53619;top:10052;width:5956;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WeUsIA&#10;AADcAAAADwAAAGRycy9kb3ducmV2LnhtbERPTYvCMBC9L/gfwgh726bKolKNIoKw4ApuVbwOzdhW&#10;m0ltolZ/vTkseHy878msNZW4UeNKywp6UQyCOLO65FzBbrv8GoFwHlljZZkUPMjBbNr5mGCi7Z3/&#10;6Jb6XIQQdgkqKLyvEyldVpBBF9maOHBH2xj0ATa51A3eQ7ipZD+OB9JgyaGhwJoWBWXn9GoU6KU8&#10;PNPT5tsvLpv1PjutVtffoVKf3XY+BuGp9W/xv/tHKxgOwtpwJhwBOX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NZ5SwgAAANwAAAAPAAAAAAAAAAAAAAAAAJgCAABkcnMvZG93&#10;bnJldi54bWxQSwUGAAAAAAQABAD1AAAAhwMAAAAA&#10;" fillcolor="#ad9fc5" stroked="f"/>
                <v:rect id="Rectangle 774" o:spid="_x0000_s1790" style="position:absolute;left:53619;top:10223;width:595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A2T8UA&#10;AADcAAAADwAAAGRycy9kb3ducmV2LnhtbESPQWvCQBSE74L/YXlCb3Vja22bugklKEhBobH0/Mg+&#10;k9Ds25DdxPjvXaHgcZiZb5h1OppGDNS52rKCxTwCQVxYXXOp4Oe4fXwD4TyyxsYyKbiQgzSZTtYY&#10;a3vmbxpyX4oAYRejgsr7NpbSFRUZdHPbEgfvZDuDPsiulLrDc4CbRj5F0UoarDksVNhSVlHxl/dG&#10;gf86bI6LOns+lT3mUfN7eVnuM6UeZuPnBwhPo7+H/9s7reB19Q63M+EIy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kDZPxQAAANwAAAAPAAAAAAAAAAAAAAAAAJgCAABkcnMv&#10;ZG93bnJldi54bWxQSwUGAAAAAAQABAD1AAAAigMAAAAA&#10;" fillcolor="#ad9fc4" stroked="f"/>
                <v:rect id="Rectangle 775" o:spid="_x0000_s1791" style="position:absolute;left:53619;top:10280;width:595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3ER8IA&#10;AADcAAAADwAAAGRycy9kb3ducmV2LnhtbERPz2vCMBS+C/sfwhN2EU0VpqMzytyUeSnDKnh9NG9N&#10;sXmpTab1vzcHwePH93u+7GwtLtT6yrGC8SgBQVw4XXGp4LDfDN9B+ICssXZMCm7kYbl46c0x1e7K&#10;O7rkoRQxhH2KCkwITSqlLwxZ9CPXEEfuz7UWQ4RtKXWL1xhuazlJkqm0WHFsMNjQl6HilP9bBZNf&#10;sw4rM8jyoz2/fd+67Gd3zpR67XefHyACdeEpfri3WsFsFufH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LcRHwgAAANwAAAAPAAAAAAAAAAAAAAAAAJgCAABkcnMvZG93&#10;bnJldi54bWxQSwUGAAAAAAQABAD1AAAAhwMAAAAA&#10;" fillcolor="#ad9ec4" stroked="f"/>
                <v:rect id="Rectangle 776" o:spid="_x0000_s1792" style="position:absolute;left:53619;top:10344;width:5956;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K/W8YA&#10;AADcAAAADwAAAGRycy9kb3ducmV2LnhtbESPT2sCMRTE70K/Q3iFXqRmbXEt240igtTak7Z4ft28&#10;/YOblzWJuv32RhB6HGbmN0w+700rzuR8Y1nBeJSAIC6sbrhS8PO9en4D4QOyxtYyKfgjD/PZwyDH&#10;TNsLb+m8C5WIEPYZKqhD6DIpfVGTQT+yHXH0SusMhihdJbXDS4SbVr4kSSoNNhwXauxoWVNx2J2M&#10;gjRMvjbbfX943X8cT5vh2n2W/KvU02O/eAcRqA//4Xt7rRVMp2O4nYlH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7K/W8YAAADcAAAADwAAAAAAAAAAAAAAAACYAgAAZHJz&#10;L2Rvd25yZXYueG1sUEsFBgAAAAAEAAQA9QAAAIsDAAAAAA==&#10;" fillcolor="#ac9ec4" stroked="f"/>
                <v:rect id="Rectangle 777" o:spid="_x0000_s1793" style="position:absolute;left:53619;top:10515;width:5956;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bcUA&#10;AADcAAAADwAAAGRycy9kb3ducmV2LnhtbESPQWvCQBSE74X+h+UVvDWbeFCJrkHSFgtCodqqx0f2&#10;mYTuvg3ZrcZ/7xYKHoeZ+YZZFIM14ky9bx0ryJIUBHHldMu1gq/d2/MMhA/IGo1jUnAlD8Xy8WGB&#10;uXYX/qTzNtQiQtjnqKAJocul9FVDFn3iOuLonVxvMUTZ11L3eIlwa+Q4TSfSYstxocGOyoaqn+2v&#10;VXAcJt+vzO1h87HPaHZdm/KlNEqNnobVHESgIdzD/+13rWA6HcPf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fGZtxQAAANwAAAAPAAAAAAAAAAAAAAAAAJgCAABkcnMv&#10;ZG93bnJldi54bWxQSwUGAAAAAAQABAD1AAAAigMAAAAA&#10;" fillcolor="#ac9dc4" stroked="f"/>
                <v:rect id="Rectangle 778" o:spid="_x0000_s1794" style="position:absolute;left:53619;top:10629;width:5956;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HCSsUA&#10;AADcAAAADwAAAGRycy9kb3ducmV2LnhtbESPQWvCQBSE74X+h+UVejO7tVJLdA0loghFsDZgj4/s&#10;Mwlm34bsqvHfdwtCj8PMfMPMs8G24kK9bxxreEkUCOLSmYYrDcX3avQOwgdkg61j0nAjD9ni8WGO&#10;qXFX/qLLPlQiQtinqKEOoUul9GVNFn3iOuLoHV1vMUTZV9L0eI1w28qxUm/SYsNxocaO8prK0/5s&#10;NWy3Sq4aZXefdFsefg7rAvPJSevnp+FjBiLQEP7D9/bGaJhOX+HvTDw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wcJKxQAAANwAAAAPAAAAAAAAAAAAAAAAAJgCAABkcnMv&#10;ZG93bnJldi54bWxQSwUGAAAAAAQABAD1AAAAigMAAAAA&#10;" fillcolor="#ab9dc3" stroked="f"/>
                <v:rect id="Rectangle 779" o:spid="_x0000_s1795" style="position:absolute;left:53619;top:10858;width:5956;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HtxMUA&#10;AADcAAAADwAAAGRycy9kb3ducmV2LnhtbESPQWvCQBSE74L/YXmCN90ooiF1lSIVBJGiTQ/eHtln&#10;Epp9m2bXJPbXdwtCj8PMfMOst72pREuNKy0rmE0jEMSZ1SXnCtKP/SQG4TyyxsoyKXiQg+1mOFhj&#10;om3HZ2ovPhcBwi5BBYX3dSKlywoy6Ka2Jg7ezTYGfZBNLnWDXYCbSs6jaCkNlhwWCqxpV1D2dbkb&#10;Be+n6PP7hpV5u5o8Xf4cs+OVY6XGo/71BYSn3v+Hn+2DVrBaLeDvTD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se3ExQAAANwAAAAPAAAAAAAAAAAAAAAAAJgCAABkcnMv&#10;ZG93bnJldi54bWxQSwUGAAAAAAQABAD1AAAAigMAAAAA&#10;" fillcolor="#ab9cc3" stroked="f"/>
                <v:rect id="Rectangle 780" o:spid="_x0000_s1796" style="position:absolute;left:53619;top:11036;width:5956;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9a+8YA&#10;AADcAAAADwAAAGRycy9kb3ducmV2LnhtbESPQUvDQBSE74L/YXmCF2k3CjYh7SaIUPHgwaYePD6y&#10;zySYfbtmN+3qr3cLhR6HmfmG2dTRjOJAkx8sK7hfZiCIW6sH7hR87LeLAoQPyBpHy6TglzzU1fXV&#10;Bkttj7yjQxM6kSDsS1TQh+BKKX3bk0G/tI44eV92MhiSnDqpJzwmuBnlQ5atpMGB00KPjp57ar+b&#10;2SgomlgMzhZuf/f3FvOX93n78zkrdXsTn9YgAsVwCZ/br1pBnj/C6Uw6ArL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t9a+8YAAADcAAAADwAAAAAAAAAAAAAAAACYAgAAZHJz&#10;L2Rvd25yZXYueG1sUEsFBgAAAAAEAAQA9QAAAIsDAAAAAA==&#10;" fillcolor="#aa9cc3" stroked="f"/>
                <v:rect id="Rectangle 781" o:spid="_x0000_s1797" style="position:absolute;left:53619;top:11207;width:5956;height: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Wxg8QA&#10;AADcAAAADwAAAGRycy9kb3ducmV2LnhtbESPzWrDMBCE74W+g9hALyWRU0oS3MimFEJybX4OuS3W&#10;Vjbxroylxs7bR4FCj8PMfMOsy5FbdaU+NF4MzGcZKJLK20acgeNhM12BChHFYuuFDNwoQFk8P60x&#10;t36Qb7ruo1MJIiFHA3WMXa51qGpiDDPfkSTvx/eMMcneadvjkODc6rcsW2jGRtJCjR191VRd9r9s&#10;4ORX+tDwrrrxedi67v3E7nVuzMtk/PwAFWmM/+G/9s4aWC4X8DiTjo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VsYPEAAAA3AAAAA8AAAAAAAAAAAAAAAAAmAIAAGRycy9k&#10;b3ducmV2LnhtbFBLBQYAAAAABAAEAPUAAACJAwAAAAA=&#10;" fillcolor="#aa9bc2" stroked="f"/>
                <v:rect id="Rectangle 782" o:spid="_x0000_s1798" style="position:absolute;left:53619;top:11499;width:5956;height: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td8UA&#10;AADcAAAADwAAAGRycy9kb3ducmV2LnhtbESPT2sCMRTE74V+h/AKXopm68Ftt0ZZBEEPHtTS83Pz&#10;3D9uXpYk6uqnN0Khx2FmfsNM571pxYWcry0r+BglIIgLq2suFfzsl8NPED4ga2wtk4IbeZjPXl+m&#10;mGl75S1ddqEUEcI+QwVVCF0mpS8qMuhHtiOO3tE6gyFKV0rt8BrhppXjJJlIgzXHhQo7WlRUnHZn&#10;o+D+xYdft+iadd5wM3mnzSk/aqUGb33+DSJQH/7Df+2VVpCmKTzPx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Ri13xQAAANwAAAAPAAAAAAAAAAAAAAAAAJgCAABkcnMv&#10;ZG93bnJldi54bWxQSwUGAAAAAAQABAD1AAAAigMAAAAA&#10;" fillcolor="#a99bc2" stroked="f"/>
                <v:rect id="Rectangle 783" o:spid="_x0000_s1799" style="position:absolute;left:53619;top:11671;width:5956;height: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gqDMIA&#10;AADcAAAADwAAAGRycy9kb3ducmV2LnhtbERPz2vCMBS+D/wfwhN2EU3dYZVqFBEGg13WVjw/mmdb&#10;bF5qkrXVv345DHb8+H7vDpPpxEDOt5YVrFcJCOLK6pZrBefyY7kB4QOyxs4yKXiQh8N+9rLDTNuR&#10;cxqKUIsYwj5DBU0IfSalrxoy6Fe2J47c1TqDIUJXS+1wjOGmk29J8i4NthwbGuzp1FB1K36Mgmc+&#10;aFsu+J6U3/WiPR2/LuurU+p1Ph23IAJN4V/85/7UCtI0ro1n4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GCoMwgAAANwAAAAPAAAAAAAAAAAAAAAAAJgCAABkcnMvZG93&#10;bnJldi54bWxQSwUGAAAAAAQABAD1AAAAhwMAAAAA&#10;" fillcolor="#a99ac2" stroked="f"/>
                <v:rect id="Rectangle 784" o:spid="_x0000_s1800" style="position:absolute;left:53619;top:12014;width:5956;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zyJMUA&#10;AADcAAAADwAAAGRycy9kb3ducmV2LnhtbESPQWsCMRSE74L/ITzBi9Sslmq7NYoIW9oeCtrS82Pz&#10;ulncvIRNdNd/bwqCx2FmvmFWm9424kxtqB0rmE0zEMSl0zVXCn6+i4dnECEia2wck4ILBdish4MV&#10;5tp1vKfzIVYiQTjkqMDE6HMpQ2nIYpg6T5y8P9dajEm2ldQtdgluGznPsoW0WHNaMOhpZ6g8Hk5W&#10;gZ/px+JLm9/JR9c5+/nW+Ke6UGo86revICL18R6+td+1guXyBf7PpCM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DPIkxQAAANwAAAAPAAAAAAAAAAAAAAAAAJgCAABkcnMv&#10;ZG93bnJldi54bWxQSwUGAAAAAAQABAD1AAAAigMAAAAA&#10;" fillcolor="#a99ac1" stroked="f"/>
                <v:rect id="Rectangle 785" o:spid="_x0000_s1801" style="position:absolute;left:53619;top:12134;width:5956;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Fi7cQA&#10;AADcAAAADwAAAGRycy9kb3ducmV2LnhtbERPW2vCMBR+H+w/hDPwbU03cJZqFBEGOmFeKuLezpKz&#10;tticlCbT7t8vD4KPH999MuttIy7U+dqxgpckBUGsnam5VHAo3p8zED4gG2wck4I/8jCbPj5MMDfu&#10;yju67EMpYgj7HBVUIbS5lF5XZNEnriWO3I/rLIYIu1KaDq8x3DbyNU3fpMWaY0OFLS0q0uf9r1Vw&#10;+jzOXbYerkffH/pLrzbFFtNCqcFTPx+DCNSHu/jmXhoFoyzOj2fiEZ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BYu3EAAAA3AAAAA8AAAAAAAAAAAAAAAAAmAIAAGRycy9k&#10;b3ducmV2LnhtbFBLBQYAAAAABAAEAPUAAACJAwAAAAA=&#10;" fillcolor="#a89ac1" stroked="f"/>
                <v:rect id="Rectangle 786" o:spid="_x0000_s1802" style="position:absolute;left:53619;top:12363;width:5956;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CjccYA&#10;AADcAAAADwAAAGRycy9kb3ducmV2LnhtbESP0WrCQBRE3wv9h+UW+iK6iRQNqauUlpZSFDT6Adfs&#10;NRuavZtmV41/7wpCH4eZOcPMFr1txIk6XztWkI4SEMSl0zVXCnbbz2EGwgdkjY1jUnAhD4v548MM&#10;c+3OvKFTESoRIexzVGBCaHMpfWnIoh+5ljh6B9dZDFF2ldQdniPcNnKcJBNpsea4YLCld0Plb3G0&#10;Cl6qr4/lcbD6+zGXolhnfTM+7FOlnp/6t1cQgfrwH763v7WCaZbC7Uw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CjccYAAADcAAAADwAAAAAAAAAAAAAAAACYAgAAZHJz&#10;L2Rvd25yZXYueG1sUEsFBgAAAAAEAAQA9QAAAIsDAAAAAA==&#10;" fillcolor="#a899c1" stroked="f"/>
                <v:rect id="Rectangle 787" o:spid="_x0000_s1803" style="position:absolute;left:53670;top:5734;width:5899;height:7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U1ksMA&#10;AADcAAAADwAAAGRycy9kb3ducmV2LnhtbESPQYvCMBSE74L/ITxhb5oqrEo1iisIHvairSx7ezTP&#10;tti8lCZbs//eCILHYWa+YdbbYBrRU+dqywqmkwQEcWF1zaWCPDuMlyCcR9bYWCYF/+RguxkO1phq&#10;e+cT9Wdfighhl6KCyvs2ldIVFRl0E9sSR+9qO4M+yq6UusN7hJtGzpJkLg3WHBcqbGlfUXE7/xkF&#10;4Wa+frP8s94Hebp8905nxY9X6mMUdisQnoJ/h1/to1awWM7geSYeAb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U1ksMAAADcAAAADwAAAAAAAAAAAAAAAACYAgAAZHJzL2Rv&#10;d25yZXYueG1sUEsFBgAAAAAEAAQA9QAAAIgDAAAAAA==&#10;" filled="f" strokecolor="#404040" strokeweight=".45pt">
                  <v:stroke joinstyle="round" endcap="round"/>
                </v:rect>
                <v:rect id="Rectangle 788" o:spid="_x0000_s1804" style="position:absolute;left:55346;top:6737;width:2623;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HgO8IA&#10;AADcAAAADwAAAGRycy9kb3ducmV2LnhtbESP3WoCMRSE74W+QzgF7zRbBV1WoxRBsMUbVx/gsDn7&#10;g8nJkkR3+/ZNoeDlMDPfMNv9aI14kg+dYwUf8wwEceV0x42C2/U4y0GEiKzROCYFPxRgv3ubbLHQ&#10;buALPcvYiAThUKCCNsa+kDJULVkMc9cTJ6923mJM0jdSexwS3Bq5yLKVtNhxWmixp0NL1b18WAXy&#10;Wh6HvDQ+c9+L+my+TpeanFLT9/FzAyLSGF/h//ZJK1jn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UeA7wgAAANwAAAAPAAAAAAAAAAAAAAAAAJgCAABkcnMvZG93&#10;bnJldi54bWxQSwUGAAAAAAQABAD1AAAAhwMAAAAA&#10;" filled="f" stroked="f">
                  <v:textbox style="mso-fit-shape-to-text:t" inset="0,0,0,0">
                    <w:txbxContent>
                      <w:p w:rsidR="001E7BFF" w:rsidRDefault="001E7BFF">
                        <w:r>
                          <w:rPr>
                            <w:rFonts w:ascii="Calibri" w:hAnsi="Calibri" w:cs="Calibri"/>
                            <w:color w:val="000000"/>
                          </w:rPr>
                          <w:t xml:space="preserve">Host </w:t>
                        </w:r>
                      </w:p>
                    </w:txbxContent>
                  </v:textbox>
                </v:rect>
                <v:rect id="Rectangle 789" o:spid="_x0000_s1805" style="position:absolute;left:54121;top:8401;width:5086;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4T8IA&#10;AADcAAAADwAAAGRycy9kb3ducmV2LnhtbESP3WoCMRSE74W+QzgF7zRbEV1WoxRBsMUbVx/gsDn7&#10;g8nJkkR3+/ZNoeDlMDPfMNv9aI14kg+dYwUf8wwEceV0x42C2/U4y0GEiKzROCYFPxRgv3ubbLHQ&#10;buALPcvYiAThUKCCNsa+kDJULVkMc9cTJ6923mJM0jdSexwS3Bq5yLKVtNhxWmixp0NL1b18WAXy&#10;Wh6HvDQ+c9+L+my+TpeanFLT9/FzAyLSGF/h//ZJK1jn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uHhPwgAAANwAAAAPAAAAAAAAAAAAAAAAAJgCAABkcnMvZG93&#10;bnJldi54bWxQSwUGAAAAAAQABAD1AAAAhwMAAAAA&#10;" filled="f" stroked="f">
                  <v:textbox style="mso-fit-shape-to-text:t" inset="0,0,0,0">
                    <w:txbxContent>
                      <w:p w:rsidR="001E7BFF" w:rsidRDefault="001E7BFF">
                        <w:r>
                          <w:rPr>
                            <w:rFonts w:ascii="Calibri" w:hAnsi="Calibri" w:cs="Calibri"/>
                            <w:color w:val="000000"/>
                          </w:rPr>
                          <w:t xml:space="preserve">interface  </w:t>
                        </w:r>
                      </w:p>
                    </w:txbxContent>
                  </v:textbox>
                </v:rect>
                <v:rect id="Rectangle 790" o:spid="_x0000_s1806" style="position:absolute;left:55892;top:10064;width:1524;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1MIA&#10;AADcAAAADwAAAGRycy9kb3ducmV2LnhtbESP3WoCMRSE74W+QzgF7zRbQV1WoxRBsMUbVx/gsDn7&#10;g8nJkkR3+/ZNoeDlMDPfMNv9aI14kg+dYwUf8wwEceV0x42C2/U4y0GEiKzROCYFPxRgv3ubbLHQ&#10;buALPcvYiAThUKCCNsa+kDJULVkMc9cTJ6923mJM0jdSexwS3Bq5yLKVtNhxWmixp0NL1b18WAXy&#10;Wh6HvDQ+c9+L+my+TpeanFLT9/FzAyLSGF/h//ZJK1jn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9N3UwgAAANwAAAAPAAAAAAAAAAAAAAAAAJgCAABkcnMvZG93&#10;bnJldi54bWxQSwUGAAAAAAQABAD1AAAAhwMAAAAA&#10;" filled="f" stroked="f">
                  <v:textbox style="mso-fit-shape-to-text:t" inset="0,0,0,0">
                    <w:txbxContent>
                      <w:p w:rsidR="001E7BFF" w:rsidRDefault="001E7BFF">
                        <w:r>
                          <w:rPr>
                            <w:rFonts w:ascii="Calibri" w:hAnsi="Calibri" w:cs="Calibri"/>
                            <w:b/>
                            <w:bCs/>
                            <w:color w:val="000000"/>
                          </w:rPr>
                          <w:t>FD</w:t>
                        </w:r>
                      </w:p>
                    </w:txbxContent>
                  </v:textbox>
                </v:rect>
                <v:shape id="Freeform 791" o:spid="_x0000_s1807" style="position:absolute;left:13722;top:13925;width:46780;height:2400;visibility:visible;mso-wrap-style:square;v-text-anchor:top" coordsize="7367,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yXFcQA&#10;AADcAAAADwAAAGRycy9kb3ducmV2LnhtbESP0WoCMRRE3wv+Q7iCL0WzFarLahQpCqVPavsB1811&#10;s5jcLJu4bvv1jSD4OMzMGWa57p0VHbWh9qzgbZKBIC69rrlS8PO9G+cgQkTWaD2Tgl8KsF4NXpZY&#10;aH/jA3XHWIkE4VCgAhNjU0gZSkMOw8Q3xMk7+9ZhTLKtpG7xluDOymmWzaTDmtOCwYY+DJWX49Up&#10;sHN8v4Td3747dOevrbGvdMpJqdGw3yxAROrjM/xof2oF83wG9zPp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clxXEAAAA3AAAAA8AAAAAAAAAAAAAAAAAmAIAAGRycy9k&#10;b3ducmV2LnhtbFBLBQYAAAAABAAEAPUAAACJAwAAAAA=&#10;" path="m7367,l,,736,378r5894,l7367,xe" fillcolor="#d8d8d8" stroked="f">
                  <v:path arrowok="t" o:connecttype="custom" o:connectlocs="4678045,0;0,0;467360,240030;4210050,240030;4678045,0" o:connectangles="0,0,0,0,0"/>
                </v:shape>
                <v:shape id="Freeform 792" o:spid="_x0000_s1808" style="position:absolute;left:13722;top:13925;width:46780;height:2400;visibility:visible;mso-wrap-style:square;v-text-anchor:top" coordsize="7367,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pdsMA&#10;AADcAAAADwAAAGRycy9kb3ducmV2LnhtbESPwWrDMBBE74H+g9hCb4kcU9fBjWJKoTTH1PEhx8Xa&#10;2ibWSliq7f59VQjkOMzMG2ZfLmYQE42+t6xgu0lAEDdW99wqqM8f6x0IH5A1DpZJwS95KA8Pqz0W&#10;2s78RVMVWhEh7AtU0IXgCil905FBv7GOOHrfdjQYohxbqUecI9wMMk2SF2mw57jQoaP3jppr9WMU&#10;JKc8m1ytZ5ddju1zevrUw8JKPT0ub68gAi3hHr61j1pBvsvh/0w8AvLw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pdsMAAADcAAAADwAAAAAAAAAAAAAAAACYAgAAZHJzL2Rv&#10;d25yZXYueG1sUEsFBgAAAAAEAAQA9QAAAIgDAAAAAA==&#10;" path="m7367,l,,736,378r5894,l7367,xe" filled="f" strokeweight=".45pt">
                  <v:stroke endcap="round"/>
                  <v:path arrowok="t" o:connecttype="custom" o:connectlocs="4678045,0;0,0;467360,240030;4210050,240030;4678045,0" o:connectangles="0,0,0,0,0"/>
                </v:shape>
                <v:rect id="Rectangle 789" o:spid="_x0000_s1809" style="position:absolute;left:20072;top:5925;width:5670;height:7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mapsUA&#10;AADcAAAADwAAAGRycy9kb3ducmV2LnhtbESPQWvCQBSE74L/YXlCL0U3erAxdRURhB4EMfZQb4/s&#10;azZt9m3Irib6691CweMwM98wy3Vva3Gl1leOFUwnCQjiwumKSwWfp904BeEDssbaMSm4kYf1ajhY&#10;YqZdx0e65qEUEcI+QwUmhCaT0heGLPqJa4ij9+1aiyHKtpS6xS7CbS1nSTKXFiuOCwYb2hoqfvOL&#10;VbA7fFXEd3l8XaSd+ylm59zsG6VeRv3mHUSgPjzD/+0PreAtXcDfmXgE5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OZqmxQAAANwAAAAPAAAAAAAAAAAAAAAAAJgCAABkcnMv&#10;ZG93bnJldi54bWxQSwUGAAAAAAQABAD1AAAAigMAAAAA&#10;" filled="f" stroked="f">
                  <v:textbox style="mso-fit-shape-to-text:t" inset="0,0,0,0">
                    <w:txbxContent>
                      <w:p w:rsidR="001E7BFF" w:rsidRDefault="001E7BFF" w:rsidP="00EB198F">
                        <w:r>
                          <w:t xml:space="preserve">    Host Interface</w:t>
                        </w:r>
                      </w:p>
                      <w:p w:rsidR="001E7BFF" w:rsidRPr="00EB198F" w:rsidRDefault="001E7BFF" w:rsidP="00EB198F">
                        <w:pPr>
                          <w:jc w:val="center"/>
                          <w:rPr>
                            <w:b/>
                            <w:bCs/>
                          </w:rPr>
                        </w:pPr>
                        <w:r w:rsidRPr="00EB198F">
                          <w:rPr>
                            <w:b/>
                            <w:bCs/>
                          </w:rPr>
                          <w:t>Port</w:t>
                        </w:r>
                      </w:p>
                    </w:txbxContent>
                  </v:textbox>
                </v:rect>
                <w10:anchorlock/>
              </v:group>
            </w:pict>
          </mc:Fallback>
        </mc:AlternateContent>
      </w:r>
    </w:p>
    <w:p w:rsidR="004234AF" w:rsidRDefault="004234AF" w:rsidP="004234AF"/>
    <w:p w:rsidR="004234AF" w:rsidRDefault="004234AF" w:rsidP="004234AF"/>
    <w:p w:rsidR="004234AF" w:rsidRDefault="004234AF" w:rsidP="004234AF"/>
    <w:p w:rsidR="004234AF" w:rsidRDefault="004234AF" w:rsidP="004234AF"/>
    <w:p w:rsidR="004234AF" w:rsidRDefault="004234AF" w:rsidP="004234AF"/>
    <w:p w:rsidR="0042387E" w:rsidRDefault="00CD29D6" w:rsidP="00CD29D6">
      <w:pPr>
        <w:pStyle w:val="Heading3"/>
      </w:pPr>
      <w:r>
        <w:t xml:space="preserve">SAI objects </w:t>
      </w:r>
    </w:p>
    <w:p w:rsidR="004234AF" w:rsidRDefault="00EB198F" w:rsidP="004234AF">
      <w:pPr>
        <w:pStyle w:val="Heading4"/>
      </w:pPr>
      <w:r>
        <w:t xml:space="preserve">Host interface </w:t>
      </w:r>
    </w:p>
    <w:p w:rsidR="004234AF" w:rsidRDefault="004234AF" w:rsidP="004234AF">
      <w:pPr>
        <w:rPr>
          <w:lang w:bidi="he-IL"/>
        </w:rPr>
      </w:pPr>
      <w:r>
        <w:rPr>
          <w:lang w:bidi="he-IL"/>
        </w:rPr>
        <w:t xml:space="preserve">SAI object "host interface" is an interface to application in order to be able to send and receive control packet from the HW   </w:t>
      </w:r>
    </w:p>
    <w:p w:rsidR="004234AF" w:rsidRDefault="004234AF" w:rsidP="004234AF">
      <w:pPr>
        <w:rPr>
          <w:lang w:bidi="he-IL"/>
        </w:rPr>
      </w:pPr>
      <w:r>
        <w:rPr>
          <w:lang w:bidi="he-IL"/>
        </w:rPr>
        <w:t>Host interface types:</w:t>
      </w:r>
    </w:p>
    <w:p w:rsidR="00A33299" w:rsidRDefault="00A33299" w:rsidP="004234AF">
      <w:pPr>
        <w:rPr>
          <w:lang w:bidi="he-IL"/>
        </w:rPr>
      </w:pPr>
      <w:r>
        <w:rPr>
          <w:lang w:bidi="he-IL"/>
        </w:rPr>
        <w:t xml:space="preserve">              CB- global call back function </w:t>
      </w:r>
    </w:p>
    <w:p w:rsidR="004234AF" w:rsidRDefault="004234AF" w:rsidP="004234AF">
      <w:pPr>
        <w:ind w:left="720"/>
        <w:rPr>
          <w:lang w:bidi="he-IL"/>
        </w:rPr>
      </w:pPr>
      <w:r>
        <w:rPr>
          <w:lang w:bidi="he-IL"/>
        </w:rPr>
        <w:lastRenderedPageBreak/>
        <w:t xml:space="preserve">FD –file descriptor </w:t>
      </w:r>
    </w:p>
    <w:p w:rsidR="004234AF" w:rsidRDefault="004234AF" w:rsidP="004234AF">
      <w:pPr>
        <w:ind w:left="720"/>
        <w:rPr>
          <w:lang w:bidi="he-IL"/>
        </w:rPr>
      </w:pPr>
      <w:r>
        <w:rPr>
          <w:lang w:bidi="he-IL"/>
        </w:rPr>
        <w:t>Port net device</w:t>
      </w:r>
      <w:r w:rsidR="00EB4355">
        <w:rPr>
          <w:lang w:bidi="he-IL"/>
        </w:rPr>
        <w:t xml:space="preserve">- net device that represent a physical port </w:t>
      </w:r>
    </w:p>
    <w:p w:rsidR="00EB4355" w:rsidRDefault="004234AF" w:rsidP="00EB4355">
      <w:pPr>
        <w:ind w:left="720"/>
        <w:rPr>
          <w:lang w:bidi="he-IL"/>
        </w:rPr>
      </w:pPr>
      <w:r>
        <w:rPr>
          <w:lang w:bidi="he-IL"/>
        </w:rPr>
        <w:t>LAG net device</w:t>
      </w:r>
      <w:r w:rsidR="00EB4355" w:rsidRPr="00EB4355">
        <w:rPr>
          <w:lang w:bidi="he-IL"/>
        </w:rPr>
        <w:t xml:space="preserve"> </w:t>
      </w:r>
      <w:r w:rsidR="00EB4355">
        <w:rPr>
          <w:lang w:bidi="he-IL"/>
        </w:rPr>
        <w:t xml:space="preserve">- net device that represent a </w:t>
      </w:r>
      <w:r w:rsidR="007216BC">
        <w:rPr>
          <w:lang w:bidi="he-IL"/>
        </w:rPr>
        <w:t>logical port</w:t>
      </w:r>
      <w:r w:rsidR="00EB4355">
        <w:rPr>
          <w:lang w:bidi="he-IL"/>
        </w:rPr>
        <w:t xml:space="preserve"> </w:t>
      </w:r>
    </w:p>
    <w:p w:rsidR="00A33299" w:rsidRDefault="00CA4E5F" w:rsidP="00A33299">
      <w:pPr>
        <w:ind w:left="720"/>
        <w:rPr>
          <w:lang w:bidi="he-IL"/>
        </w:rPr>
      </w:pPr>
      <w:r>
        <w:rPr>
          <w:lang w:bidi="he-IL"/>
        </w:rPr>
        <w:t>Vlan</w:t>
      </w:r>
      <w:r w:rsidR="004234AF">
        <w:rPr>
          <w:lang w:bidi="he-IL"/>
        </w:rPr>
        <w:t xml:space="preserve"> net device   </w:t>
      </w:r>
      <w:r w:rsidR="00EB4355">
        <w:rPr>
          <w:lang w:bidi="he-IL"/>
        </w:rPr>
        <w:t xml:space="preserve">- net device that represent a vlan interface  </w:t>
      </w:r>
    </w:p>
    <w:p w:rsidR="00782004" w:rsidRDefault="00782004" w:rsidP="00782004">
      <w:pPr>
        <w:pStyle w:val="Heading4"/>
        <w:rPr>
          <w:lang w:bidi="he-IL"/>
        </w:rPr>
      </w:pPr>
      <w:r>
        <w:t xml:space="preserve">Host table </w:t>
      </w:r>
    </w:p>
    <w:p w:rsidR="00782004" w:rsidRDefault="00782004" w:rsidP="00782004">
      <w:r>
        <w:t xml:space="preserve">Match action table object host table </w:t>
      </w:r>
    </w:p>
    <w:p w:rsidR="00782004" w:rsidRDefault="00F21F59" w:rsidP="00782004">
      <w:r>
        <w:t>Mux</w:t>
      </w:r>
      <w:r w:rsidR="00782004">
        <w:t xml:space="preserve"> between control traffic to the corresponding   "host interface" object   </w:t>
      </w:r>
    </w:p>
    <w:p w:rsidR="00820991" w:rsidRDefault="00820991" w:rsidP="00782004">
      <w:r>
        <w:t>Ho</w:t>
      </w:r>
      <w:r w:rsidR="00775D65">
        <w:t xml:space="preserve">st interface table supports </w:t>
      </w:r>
      <w:r w:rsidR="00AA05C5">
        <w:t>five type</w:t>
      </w:r>
      <w:r>
        <w:t xml:space="preserve"> of entries  </w:t>
      </w:r>
    </w:p>
    <w:p w:rsidR="00820991" w:rsidRDefault="00775D65" w:rsidP="00782004">
      <w:r>
        <w:t>{Port,trap_id}</w:t>
      </w:r>
      <w:r w:rsidR="00F21F59">
        <w:t xml:space="preserve">, </w:t>
      </w:r>
      <w:r>
        <w:t>{</w:t>
      </w:r>
      <w:r w:rsidR="00F21F59">
        <w:t>LAG</w:t>
      </w:r>
      <w:r>
        <w:t>,trap_id}</w:t>
      </w:r>
      <w:r w:rsidR="007216BC">
        <w:t>,</w:t>
      </w:r>
      <w:r>
        <w:t>{vlan,trap_id}</w:t>
      </w:r>
      <w:r w:rsidR="007216BC">
        <w:t xml:space="preserve">, </w:t>
      </w:r>
      <w:r>
        <w:t>{</w:t>
      </w:r>
      <w:r w:rsidR="007216BC">
        <w:t>wildcard</w:t>
      </w:r>
      <w:r>
        <w:t>,trap_id},{wildcard,</w:t>
      </w:r>
      <w:r w:rsidRPr="00775D65">
        <w:t xml:space="preserve"> </w:t>
      </w:r>
      <w:r>
        <w:t>wildcard}</w:t>
      </w:r>
    </w:p>
    <w:p w:rsidR="00CA4E5F" w:rsidRDefault="00CA4E5F" w:rsidP="00CA4E5F">
      <w:pPr>
        <w:pStyle w:val="Heading5"/>
      </w:pPr>
      <w:r>
        <w:t xml:space="preserve">Host table action </w:t>
      </w:r>
    </w:p>
    <w:p w:rsidR="00CA4E5F" w:rsidRDefault="00D5362D" w:rsidP="00D5362D">
      <w:r>
        <w:t>Host table action {</w:t>
      </w:r>
    </w:p>
    <w:p w:rsidR="00D5362D" w:rsidRDefault="00D5362D" w:rsidP="00D5362D">
      <w:pPr>
        <w:ind w:firstLine="720"/>
      </w:pPr>
      <w:r>
        <w:t xml:space="preserve"> {host_if_type,host_if_data}</w:t>
      </w:r>
    </w:p>
    <w:p w:rsidR="00D5362D" w:rsidRDefault="00D5362D" w:rsidP="00D5362D">
      <w:pPr>
        <w:ind w:firstLine="720"/>
      </w:pPr>
      <w:r>
        <w:t>}</w:t>
      </w:r>
    </w:p>
    <w:p w:rsidR="00D5362D" w:rsidRDefault="00D5362D" w:rsidP="00D5362D">
      <w:pPr>
        <w:ind w:firstLine="720"/>
      </w:pPr>
      <w:r>
        <w:t xml:space="preserve">Valid option are </w:t>
      </w:r>
    </w:p>
    <w:p w:rsidR="00D5362D" w:rsidRDefault="00D5362D" w:rsidP="00D5362D">
      <w:pPr>
        <w:ind w:firstLine="720"/>
      </w:pPr>
      <w:r>
        <w:t xml:space="preserve">  { host_if_type_CB ,NULL}- send the data using call back</w:t>
      </w:r>
    </w:p>
    <w:p w:rsidR="00D5362D" w:rsidRDefault="00D5362D" w:rsidP="00D5362D">
      <w:pPr>
        <w:ind w:firstLine="720"/>
      </w:pPr>
      <w:r>
        <w:t xml:space="preserve">  { host_if_type_FD ,host_if_object_id}- send the data using FD given in the host_if_object_id</w:t>
      </w:r>
    </w:p>
    <w:p w:rsidR="00D5362D" w:rsidRDefault="00D5362D" w:rsidP="00D5362D">
      <w:pPr>
        <w:ind w:firstLine="720"/>
      </w:pPr>
      <w:r>
        <w:t xml:space="preserve">  { host_if_type_net_phy_port ,NULL}- send the data using Linux netdev type port </w:t>
      </w:r>
    </w:p>
    <w:p w:rsidR="00D5362D" w:rsidRDefault="00D5362D" w:rsidP="00D5362D">
      <w:pPr>
        <w:ind w:firstLine="720"/>
      </w:pPr>
      <w:r>
        <w:t xml:space="preserve">  { host_if_type_net_logical_port ,NULL}- send the data using Linux netdev logical port {LAG or port} </w:t>
      </w:r>
    </w:p>
    <w:p w:rsidR="00D5362D" w:rsidRDefault="00D5362D" w:rsidP="00D5362D">
      <w:pPr>
        <w:ind w:firstLine="720"/>
      </w:pPr>
      <w:r>
        <w:t xml:space="preserve">  { host_if_type_net_L3 ,NULL}- send the data using Linux netdev type L3 interface </w:t>
      </w:r>
    </w:p>
    <w:p w:rsidR="001E7BFF" w:rsidRDefault="001E7BFF" w:rsidP="00D5362D"/>
    <w:p w:rsidR="00D5362D" w:rsidRDefault="00D5362D" w:rsidP="00D5362D">
      <w:r>
        <w:t xml:space="preserve">Net device selection algorithm: </w:t>
      </w:r>
    </w:p>
    <w:p w:rsidR="00D5362D" w:rsidRDefault="001E7BFF" w:rsidP="001E7BFF">
      <w:r>
        <w:rPr>
          <w:noProof/>
          <w:lang w:bidi="he-IL"/>
        </w:rPr>
        <w:lastRenderedPageBreak/>
        <w:drawing>
          <wp:inline distT="0" distB="0" distL="0" distR="0">
            <wp:extent cx="5943600" cy="46386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4638675"/>
                    </a:xfrm>
                    <a:prstGeom prst="rect">
                      <a:avLst/>
                    </a:prstGeom>
                    <a:noFill/>
                    <a:ln>
                      <a:noFill/>
                    </a:ln>
                  </pic:spPr>
                </pic:pic>
              </a:graphicData>
            </a:graphic>
          </wp:inline>
        </w:drawing>
      </w:r>
      <w:ins w:id="9" w:author="Matty Kadosh" w:date="2016-10-26T20:21:00Z">
        <w:r>
          <w:object w:dxaOrig="17495" w:dyaOrig="13642" w14:anchorId="4FBAEA88">
            <v:shape id="_x0000_i1034" type="#_x0000_t75" style="width:514.5pt;height:401.25pt" o:ole="">
              <v:imagedata r:id="rId116" o:title=""/>
            </v:shape>
            <o:OLEObject Type="Embed" ProgID="Visio.Drawing.11" ShapeID="_x0000_i1034" DrawAspect="Content" ObjectID="_1539020133" r:id="rId117"/>
          </w:object>
        </w:r>
      </w:ins>
      <w:r w:rsidR="00D5362D">
        <w:t xml:space="preserve"> </w:t>
      </w:r>
      <w:ins w:id="10" w:author="Matty Kadosh" w:date="2016-10-26T20:21:00Z">
        <w:r>
          <w:object w:dxaOrig="17495" w:dyaOrig="13642">
            <v:shape id="_x0000_i1033" type="#_x0000_t75" style="width:514.5pt;height:401.25pt" o:ole="">
              <v:imagedata r:id="rId118" o:title=""/>
            </v:shape>
            <o:OLEObject Type="Embed" ProgID="Visio.Drawing.11" ShapeID="_x0000_i1033" DrawAspect="Content" ObjectID="_1539020134" r:id="rId119"/>
          </w:object>
        </w:r>
      </w:ins>
      <w:ins w:id="11" w:author="Matty Kadosh" w:date="2016-10-26T20:21:00Z">
        <w:r>
          <w:object w:dxaOrig="17495" w:dyaOrig="13642">
            <v:shape id="_x0000_i1032" type="#_x0000_t75" style="width:514.5pt;height:401.25pt" o:ole="">
              <v:imagedata r:id="rId118" o:title=""/>
            </v:shape>
            <o:OLEObject Type="Embed" ProgID="Visio.Drawing.11" ShapeID="_x0000_i1032" DrawAspect="Content" ObjectID="_1539020135" r:id="rId120"/>
          </w:object>
        </w:r>
      </w:ins>
      <w:ins w:id="12" w:author="Matty Kadosh" w:date="2016-10-26T20:21:00Z">
        <w:r w:rsidRPr="001E7BFF">
          <w:object w:dxaOrig="17495" w:dyaOrig="13642">
            <v:shape id="_x0000_i1031" type="#_x0000_t75" style="width:514.5pt;height:401.25pt" o:ole="">
              <v:imagedata r:id="rId118" o:title=""/>
            </v:shape>
            <o:OLEObject Type="Embed" ProgID="Visio.Drawing.11" ShapeID="_x0000_i1031" DrawAspect="Content" ObjectID="_1539020136" r:id="rId121"/>
          </w:object>
        </w:r>
      </w:ins>
    </w:p>
    <w:p w:rsidR="00782004" w:rsidRDefault="00782004" w:rsidP="00820991">
      <w:pPr>
        <w:pStyle w:val="ListParagraph"/>
        <w:numPr>
          <w:ilvl w:val="0"/>
          <w:numId w:val="14"/>
        </w:numPr>
      </w:pPr>
      <w:r>
        <w:t xml:space="preserve">Host Table </w:t>
      </w:r>
      <w:r w:rsidR="00820991">
        <w:t xml:space="preserve"> port </w:t>
      </w:r>
      <w:r>
        <w:t xml:space="preserve">Entry format </w:t>
      </w:r>
    </w:p>
    <w:p w:rsidR="00782004" w:rsidRPr="00251273" w:rsidRDefault="00782004" w:rsidP="00820991">
      <w:pPr>
        <w:ind w:left="720"/>
        <w:rPr>
          <w:b/>
          <w:bCs/>
        </w:rPr>
      </w:pPr>
      <w:r w:rsidRPr="00251273">
        <w:rPr>
          <w:b/>
          <w:bCs/>
        </w:rPr>
        <w:t xml:space="preserve">Match: </w:t>
      </w:r>
      <w:r w:rsidR="00820991">
        <w:rPr>
          <w:b/>
          <w:bCs/>
        </w:rPr>
        <w:t>{port</w:t>
      </w:r>
      <w:r w:rsidRPr="00251273">
        <w:rPr>
          <w:b/>
          <w:bCs/>
        </w:rPr>
        <w:t>},{trap-id}</w:t>
      </w:r>
    </w:p>
    <w:p w:rsidR="00782004" w:rsidRDefault="00782004" w:rsidP="00820991">
      <w:pPr>
        <w:ind w:left="720"/>
        <w:rPr>
          <w:b/>
          <w:bCs/>
        </w:rPr>
      </w:pPr>
      <w:r w:rsidRPr="00251273">
        <w:rPr>
          <w:b/>
          <w:bCs/>
        </w:rPr>
        <w:t>Actions: {</w:t>
      </w:r>
      <w:r w:rsidR="00D5362D" w:rsidRPr="00D5362D">
        <w:t xml:space="preserve"> </w:t>
      </w:r>
      <w:r w:rsidR="00D5362D">
        <w:t xml:space="preserve">Host table action </w:t>
      </w:r>
      <w:r>
        <w:rPr>
          <w:b/>
          <w:bCs/>
        </w:rPr>
        <w:t xml:space="preserve">} </w:t>
      </w:r>
    </w:p>
    <w:p w:rsidR="00820991" w:rsidRDefault="00820991" w:rsidP="00820991">
      <w:pPr>
        <w:pStyle w:val="ListParagraph"/>
        <w:numPr>
          <w:ilvl w:val="0"/>
          <w:numId w:val="14"/>
        </w:numPr>
      </w:pPr>
      <w:r>
        <w:t xml:space="preserve">Host Table LAG  Entry format </w:t>
      </w:r>
    </w:p>
    <w:p w:rsidR="00820991" w:rsidRPr="00251273" w:rsidRDefault="00820991" w:rsidP="00820991">
      <w:pPr>
        <w:ind w:left="720"/>
        <w:rPr>
          <w:b/>
          <w:bCs/>
        </w:rPr>
      </w:pPr>
      <w:r w:rsidRPr="00251273">
        <w:rPr>
          <w:b/>
          <w:bCs/>
        </w:rPr>
        <w:t xml:space="preserve">Match: </w:t>
      </w:r>
      <w:r>
        <w:rPr>
          <w:b/>
          <w:bCs/>
        </w:rPr>
        <w:t>{LAG</w:t>
      </w:r>
      <w:r w:rsidRPr="00251273">
        <w:rPr>
          <w:b/>
          <w:bCs/>
        </w:rPr>
        <w:t>},{trap-id}</w:t>
      </w:r>
    </w:p>
    <w:p w:rsidR="00820991" w:rsidRPr="00251273" w:rsidRDefault="00820991" w:rsidP="00D5362D">
      <w:pPr>
        <w:ind w:left="720"/>
        <w:rPr>
          <w:b/>
          <w:bCs/>
        </w:rPr>
      </w:pPr>
      <w:r w:rsidRPr="00251273">
        <w:rPr>
          <w:b/>
          <w:bCs/>
        </w:rPr>
        <w:t>Actions: {</w:t>
      </w:r>
      <w:r w:rsidR="00D5362D" w:rsidRPr="00D5362D">
        <w:t xml:space="preserve"> </w:t>
      </w:r>
      <w:r w:rsidR="00D5362D">
        <w:t xml:space="preserve">Host table action </w:t>
      </w:r>
      <w:r>
        <w:rPr>
          <w:b/>
          <w:bCs/>
        </w:rPr>
        <w:t xml:space="preserve">} </w:t>
      </w:r>
    </w:p>
    <w:p w:rsidR="00820991" w:rsidRDefault="00820991" w:rsidP="00820991">
      <w:pPr>
        <w:pStyle w:val="ListParagraph"/>
        <w:numPr>
          <w:ilvl w:val="0"/>
          <w:numId w:val="14"/>
        </w:numPr>
      </w:pPr>
      <w:r>
        <w:t xml:space="preserve">Host Table VLAN Entry format </w:t>
      </w:r>
    </w:p>
    <w:p w:rsidR="00820991" w:rsidRPr="00251273" w:rsidRDefault="00820991" w:rsidP="00820991">
      <w:pPr>
        <w:ind w:left="720"/>
        <w:rPr>
          <w:b/>
          <w:bCs/>
        </w:rPr>
      </w:pPr>
      <w:r w:rsidRPr="00251273">
        <w:rPr>
          <w:b/>
          <w:bCs/>
        </w:rPr>
        <w:t xml:space="preserve">Match: </w:t>
      </w:r>
      <w:r>
        <w:rPr>
          <w:b/>
          <w:bCs/>
        </w:rPr>
        <w:t>{VLAN</w:t>
      </w:r>
      <w:r w:rsidRPr="00251273">
        <w:rPr>
          <w:b/>
          <w:bCs/>
        </w:rPr>
        <w:t>},{trap-id}</w:t>
      </w:r>
    </w:p>
    <w:p w:rsidR="00820991" w:rsidRPr="00251273" w:rsidRDefault="00820991" w:rsidP="00820991">
      <w:pPr>
        <w:ind w:left="720"/>
        <w:rPr>
          <w:b/>
          <w:bCs/>
        </w:rPr>
      </w:pPr>
      <w:r w:rsidRPr="00251273">
        <w:rPr>
          <w:b/>
          <w:bCs/>
        </w:rPr>
        <w:t>Actions: {</w:t>
      </w:r>
      <w:ins w:id="13" w:author="Matty Kadosh" w:date="2016-10-26T20:21:00Z">
        <w:r w:rsidR="00FD30BD" w:rsidRPr="00FD30BD">
          <w:t xml:space="preserve"> </w:t>
        </w:r>
        <w:r w:rsidR="00FD30BD">
          <w:t xml:space="preserve">Host table action </w:t>
        </w:r>
      </w:ins>
      <w:del w:id="14" w:author="Matty Kadosh" w:date="2016-10-26T20:21:00Z">
        <w:r>
          <w:rPr>
            <w:b/>
            <w:bCs/>
          </w:rPr>
          <w:delText>set host interface object</w:delText>
        </w:r>
      </w:del>
      <w:r>
        <w:rPr>
          <w:b/>
          <w:bCs/>
        </w:rPr>
        <w:t xml:space="preserve">} </w:t>
      </w:r>
    </w:p>
    <w:p w:rsidR="00820991" w:rsidRDefault="00820991" w:rsidP="00820991">
      <w:pPr>
        <w:pStyle w:val="ListParagraph"/>
        <w:numPr>
          <w:ilvl w:val="0"/>
          <w:numId w:val="14"/>
        </w:numPr>
      </w:pPr>
      <w:r>
        <w:t xml:space="preserve">Host Table wildcard Entry format </w:t>
      </w:r>
    </w:p>
    <w:p w:rsidR="00820991" w:rsidRPr="00251273" w:rsidRDefault="00820991" w:rsidP="00820991">
      <w:pPr>
        <w:ind w:left="720"/>
        <w:rPr>
          <w:b/>
          <w:bCs/>
        </w:rPr>
      </w:pPr>
      <w:r w:rsidRPr="00251273">
        <w:rPr>
          <w:b/>
          <w:bCs/>
        </w:rPr>
        <w:t xml:space="preserve">Match: </w:t>
      </w:r>
      <w:r>
        <w:rPr>
          <w:b/>
          <w:bCs/>
        </w:rPr>
        <w:t>{*</w:t>
      </w:r>
      <w:r w:rsidRPr="00251273">
        <w:rPr>
          <w:b/>
          <w:bCs/>
        </w:rPr>
        <w:t>},{trap-id}</w:t>
      </w:r>
    </w:p>
    <w:p w:rsidR="00820991" w:rsidRDefault="00820991" w:rsidP="00820991">
      <w:pPr>
        <w:ind w:left="720"/>
        <w:rPr>
          <w:b/>
          <w:bCs/>
        </w:rPr>
      </w:pPr>
      <w:r w:rsidRPr="00251273">
        <w:rPr>
          <w:b/>
          <w:bCs/>
        </w:rPr>
        <w:t>Actions: {</w:t>
      </w:r>
      <w:ins w:id="15" w:author="Matty Kadosh" w:date="2016-10-26T20:21:00Z">
        <w:r w:rsidR="00FD30BD" w:rsidRPr="00FD30BD">
          <w:t xml:space="preserve"> </w:t>
        </w:r>
        <w:r w:rsidR="00FD30BD">
          <w:t xml:space="preserve">Host table action </w:t>
        </w:r>
      </w:ins>
      <w:del w:id="16" w:author="Matty Kadosh" w:date="2016-10-26T20:21:00Z">
        <w:r>
          <w:rPr>
            <w:b/>
            <w:bCs/>
          </w:rPr>
          <w:delText>set host interface object</w:delText>
        </w:r>
      </w:del>
      <w:r>
        <w:rPr>
          <w:b/>
          <w:bCs/>
        </w:rPr>
        <w:t xml:space="preserve">} </w:t>
      </w:r>
    </w:p>
    <w:p w:rsidR="00775D65" w:rsidRPr="00251273" w:rsidRDefault="00775D65" w:rsidP="00775D65">
      <w:pPr>
        <w:ind w:left="720"/>
        <w:rPr>
          <w:b/>
          <w:bCs/>
        </w:rPr>
      </w:pPr>
      <w:r w:rsidRPr="00251273">
        <w:rPr>
          <w:b/>
          <w:bCs/>
        </w:rPr>
        <w:lastRenderedPageBreak/>
        <w:t xml:space="preserve">Match: </w:t>
      </w:r>
      <w:r>
        <w:rPr>
          <w:b/>
          <w:bCs/>
        </w:rPr>
        <w:t>{*</w:t>
      </w:r>
      <w:r w:rsidRPr="00251273">
        <w:rPr>
          <w:b/>
          <w:bCs/>
        </w:rPr>
        <w:t>},{</w:t>
      </w:r>
      <w:r>
        <w:rPr>
          <w:b/>
          <w:bCs/>
        </w:rPr>
        <w:t>*</w:t>
      </w:r>
      <w:r w:rsidRPr="00251273">
        <w:rPr>
          <w:b/>
          <w:bCs/>
        </w:rPr>
        <w:t xml:space="preserve"> }</w:t>
      </w:r>
    </w:p>
    <w:p w:rsidR="00775D65" w:rsidRPr="00251273" w:rsidRDefault="00775D65" w:rsidP="00775D65">
      <w:pPr>
        <w:ind w:left="720"/>
        <w:rPr>
          <w:b/>
          <w:bCs/>
        </w:rPr>
      </w:pPr>
      <w:r w:rsidRPr="00251273">
        <w:rPr>
          <w:b/>
          <w:bCs/>
        </w:rPr>
        <w:t>Actions: {</w:t>
      </w:r>
      <w:ins w:id="17" w:author="Matty Kadosh" w:date="2016-10-26T20:21:00Z">
        <w:r w:rsidRPr="00FD30BD">
          <w:t xml:space="preserve"> </w:t>
        </w:r>
        <w:r>
          <w:t xml:space="preserve">Host table action </w:t>
        </w:r>
      </w:ins>
      <w:del w:id="18" w:author="Matty Kadosh" w:date="2016-10-26T20:21:00Z">
        <w:r>
          <w:rPr>
            <w:b/>
            <w:bCs/>
          </w:rPr>
          <w:delText>set host interface object</w:delText>
        </w:r>
      </w:del>
      <w:r>
        <w:rPr>
          <w:b/>
          <w:bCs/>
        </w:rPr>
        <w:t xml:space="preserve">} </w:t>
      </w:r>
    </w:p>
    <w:p w:rsidR="00782004" w:rsidRPr="00820991" w:rsidRDefault="00782004" w:rsidP="00820991">
      <w:pPr>
        <w:pStyle w:val="ListParagraph"/>
        <w:numPr>
          <w:ilvl w:val="0"/>
          <w:numId w:val="14"/>
        </w:numPr>
        <w:rPr>
          <w:b/>
          <w:bCs/>
        </w:rPr>
      </w:pPr>
      <w:r w:rsidRPr="00820991">
        <w:rPr>
          <w:b/>
          <w:bCs/>
        </w:rPr>
        <w:t>Table default</w:t>
      </w:r>
      <w:r w:rsidR="00A33299">
        <w:rPr>
          <w:b/>
          <w:bCs/>
        </w:rPr>
        <w:t xml:space="preserve"> action: Call Back </w:t>
      </w:r>
      <w:r w:rsidRPr="00820991">
        <w:rPr>
          <w:b/>
          <w:bCs/>
        </w:rPr>
        <w:t xml:space="preserve"> </w:t>
      </w:r>
    </w:p>
    <w:p w:rsidR="00CD29D6" w:rsidRDefault="00CD29D6" w:rsidP="00CD29D6">
      <w:pPr>
        <w:pStyle w:val="Heading4"/>
        <w:rPr>
          <w:lang w:bidi="he-IL"/>
        </w:rPr>
      </w:pPr>
      <w:r>
        <w:t xml:space="preserve">Host interface </w:t>
      </w:r>
      <w:r>
        <w:rPr>
          <w:lang w:bidi="he-IL"/>
        </w:rPr>
        <w:t>trap</w:t>
      </w:r>
      <w:r w:rsidR="00782004">
        <w:rPr>
          <w:lang w:bidi="he-IL"/>
        </w:rPr>
        <w:t xml:space="preserve"> </w:t>
      </w:r>
      <w:r w:rsidR="00F21F59">
        <w:rPr>
          <w:lang w:bidi="he-IL"/>
        </w:rPr>
        <w:t>id table</w:t>
      </w:r>
      <w:r w:rsidR="00782004">
        <w:rPr>
          <w:lang w:bidi="he-IL"/>
        </w:rPr>
        <w:t xml:space="preserve"> </w:t>
      </w:r>
    </w:p>
    <w:p w:rsidR="00251273" w:rsidRDefault="00CD29D6" w:rsidP="00251273">
      <w:r>
        <w:t>Mat</w:t>
      </w:r>
      <w:r w:rsidR="00251273">
        <w:t xml:space="preserve">ch action table </w:t>
      </w:r>
      <w:r w:rsidR="00DA2FFA">
        <w:t>object trap</w:t>
      </w:r>
      <w:r w:rsidR="006A41F0">
        <w:t xml:space="preserve">-id table </w:t>
      </w:r>
    </w:p>
    <w:p w:rsidR="00782004" w:rsidRDefault="00782004" w:rsidP="00251273">
      <w:r>
        <w:t xml:space="preserve">Map between control traffic " trap-id" to pipeline action  &amp; profile    </w:t>
      </w:r>
    </w:p>
    <w:p w:rsidR="00CD29D6" w:rsidRDefault="00DA2FFA" w:rsidP="0042387E">
      <w:r>
        <w:t xml:space="preserve">Trap-id </w:t>
      </w:r>
      <w:r w:rsidR="006A41F0">
        <w:t xml:space="preserve">Table </w:t>
      </w:r>
      <w:r w:rsidR="00CD29D6">
        <w:t xml:space="preserve">Entry format </w:t>
      </w:r>
    </w:p>
    <w:p w:rsidR="00CD29D6" w:rsidRPr="00251273" w:rsidRDefault="00CD29D6" w:rsidP="00CD29D6">
      <w:pPr>
        <w:rPr>
          <w:b/>
          <w:bCs/>
        </w:rPr>
      </w:pPr>
      <w:r w:rsidRPr="00251273">
        <w:rPr>
          <w:b/>
          <w:bCs/>
        </w:rPr>
        <w:t xml:space="preserve">Match: </w:t>
      </w:r>
      <w:r w:rsidR="00D05806" w:rsidRPr="00251273">
        <w:rPr>
          <w:b/>
          <w:bCs/>
        </w:rPr>
        <w:t>{port,*},</w:t>
      </w:r>
      <w:r w:rsidRPr="00251273">
        <w:rPr>
          <w:b/>
          <w:bCs/>
        </w:rPr>
        <w:t>{trap-id}</w:t>
      </w:r>
    </w:p>
    <w:p w:rsidR="00CD29D6" w:rsidRPr="00251273" w:rsidRDefault="00CD29D6" w:rsidP="00CD29D6">
      <w:pPr>
        <w:rPr>
          <w:b/>
          <w:bCs/>
        </w:rPr>
      </w:pPr>
      <w:r w:rsidRPr="00251273">
        <w:rPr>
          <w:b/>
          <w:bCs/>
        </w:rPr>
        <w:t xml:space="preserve">Actions: </w:t>
      </w:r>
      <w:r w:rsidR="00251273" w:rsidRPr="00251273">
        <w:rPr>
          <w:b/>
          <w:bCs/>
        </w:rPr>
        <w:t>{drop</w:t>
      </w:r>
      <w:r w:rsidRPr="00251273">
        <w:rPr>
          <w:b/>
          <w:bCs/>
        </w:rPr>
        <w:t>,</w:t>
      </w:r>
      <w:r w:rsidR="00251273" w:rsidRPr="00251273">
        <w:rPr>
          <w:b/>
          <w:bCs/>
        </w:rPr>
        <w:t xml:space="preserve"> forward, copy</w:t>
      </w:r>
      <w:r w:rsidR="00251273">
        <w:rPr>
          <w:b/>
          <w:bCs/>
        </w:rPr>
        <w:t xml:space="preserve"> to cpu</w:t>
      </w:r>
      <w:r w:rsidR="00251273" w:rsidRPr="00251273">
        <w:rPr>
          <w:b/>
          <w:bCs/>
        </w:rPr>
        <w:t xml:space="preserve"> }</w:t>
      </w:r>
      <w:r w:rsidR="00DA2FFA">
        <w:rPr>
          <w:b/>
          <w:bCs/>
        </w:rPr>
        <w:t xml:space="preserve"> </w:t>
      </w:r>
      <w:r w:rsidR="0034360D">
        <w:rPr>
          <w:b/>
          <w:bCs/>
        </w:rPr>
        <w:t>{trap_group_pointer</w:t>
      </w:r>
      <w:r w:rsidR="00251273" w:rsidRPr="00251273">
        <w:rPr>
          <w:b/>
          <w:bCs/>
        </w:rPr>
        <w:t>}</w:t>
      </w:r>
    </w:p>
    <w:p w:rsidR="00D05806" w:rsidRPr="00251273" w:rsidRDefault="00D05806" w:rsidP="00CD29D6">
      <w:pPr>
        <w:rPr>
          <w:b/>
          <w:bCs/>
        </w:rPr>
      </w:pPr>
      <w:r w:rsidRPr="00251273">
        <w:rPr>
          <w:b/>
          <w:bCs/>
        </w:rPr>
        <w:t>Table default</w:t>
      </w:r>
      <w:r w:rsidR="00DA2FFA">
        <w:rPr>
          <w:b/>
          <w:bCs/>
        </w:rPr>
        <w:t xml:space="preserve"> action:</w:t>
      </w:r>
      <w:r w:rsidRPr="00251273">
        <w:rPr>
          <w:b/>
          <w:bCs/>
        </w:rPr>
        <w:t xml:space="preserve"> forward </w:t>
      </w:r>
    </w:p>
    <w:p w:rsidR="00CD29D6" w:rsidRDefault="00DA2FFA" w:rsidP="00CD29D6">
      <w:r>
        <w:t>Two instantiation of Trap-id Table</w:t>
      </w:r>
      <w:r w:rsidR="00782004">
        <w:t xml:space="preserve"> </w:t>
      </w:r>
      <w:r>
        <w:t>exist</w:t>
      </w:r>
      <w:r w:rsidR="00782004">
        <w:t xml:space="preserve">s is the SAI </w:t>
      </w:r>
      <w:r w:rsidR="00B00AB3">
        <w:t>pipeline:</w:t>
      </w:r>
      <w:r w:rsidR="00CD29D6">
        <w:t xml:space="preserve"> </w:t>
      </w:r>
    </w:p>
    <w:p w:rsidR="00CD29D6" w:rsidRDefault="00CD29D6" w:rsidP="00CD29D6">
      <w:r w:rsidRPr="00DA2FFA">
        <w:rPr>
          <w:b/>
          <w:bCs/>
        </w:rPr>
        <w:t>Switch trap</w:t>
      </w:r>
      <w:r w:rsidR="00251273" w:rsidRPr="00DA2FFA">
        <w:rPr>
          <w:b/>
          <w:bCs/>
        </w:rPr>
        <w:t xml:space="preserve"> </w:t>
      </w:r>
      <w:r w:rsidR="00DA2FFA" w:rsidRPr="00DA2FFA">
        <w:rPr>
          <w:b/>
          <w:bCs/>
        </w:rPr>
        <w:t>table</w:t>
      </w:r>
      <w:r w:rsidR="00DA2FFA">
        <w:t xml:space="preserve">: </w:t>
      </w:r>
      <w:r w:rsidR="00782004">
        <w:t>pipe</w:t>
      </w:r>
      <w:r w:rsidR="00251273">
        <w:t xml:space="preserve">line location switch port - </w:t>
      </w:r>
      <w:r>
        <w:t xml:space="preserve">all l2 </w:t>
      </w:r>
      <w:r w:rsidR="00251273">
        <w:t>control entry</w:t>
      </w:r>
      <w:r>
        <w:t xml:space="preserve"> will be inserted to this table </w:t>
      </w:r>
    </w:p>
    <w:p w:rsidR="00251273" w:rsidRDefault="00251273" w:rsidP="00251273">
      <w:r w:rsidRPr="00DA2FFA">
        <w:rPr>
          <w:b/>
          <w:bCs/>
        </w:rPr>
        <w:t xml:space="preserve">Router trap </w:t>
      </w:r>
      <w:r w:rsidR="00DA2FFA" w:rsidRPr="00DA2FFA">
        <w:rPr>
          <w:b/>
          <w:bCs/>
        </w:rPr>
        <w:t>table</w:t>
      </w:r>
      <w:r w:rsidR="00DA2FFA">
        <w:t xml:space="preserve">: </w:t>
      </w:r>
      <w:r w:rsidR="00782004">
        <w:t>pipe</w:t>
      </w:r>
      <w:r>
        <w:t xml:space="preserve">line location between bridge and router all l3 control entry will be inserted to this table </w:t>
      </w:r>
    </w:p>
    <w:p w:rsidR="00251273" w:rsidRDefault="00251273" w:rsidP="00251273">
      <w:pPr>
        <w:pStyle w:val="Heading4"/>
        <w:rPr>
          <w:lang w:bidi="he-IL"/>
        </w:rPr>
      </w:pPr>
      <w:r>
        <w:t xml:space="preserve">Host interface </w:t>
      </w:r>
      <w:r>
        <w:rPr>
          <w:lang w:bidi="he-IL"/>
        </w:rPr>
        <w:t xml:space="preserve">trap group  </w:t>
      </w:r>
    </w:p>
    <w:p w:rsidR="00251273" w:rsidRDefault="00251273" w:rsidP="00251273">
      <w:r>
        <w:t xml:space="preserve">Profile object  </w:t>
      </w:r>
    </w:p>
    <w:p w:rsidR="00251273" w:rsidRDefault="00251273" w:rsidP="00251273">
      <w:r>
        <w:t xml:space="preserve">Configure common attribute between set of trap-ids </w:t>
      </w:r>
      <w:r w:rsidR="0071661F">
        <w:t>entries</w:t>
      </w:r>
    </w:p>
    <w:p w:rsidR="00251273" w:rsidRPr="00BD507B" w:rsidRDefault="00251273" w:rsidP="00251273">
      <w:pPr>
        <w:rPr>
          <w:b/>
          <w:bCs/>
          <w:lang w:bidi="he-IL"/>
        </w:rPr>
      </w:pPr>
      <w:r w:rsidRPr="00BD507B">
        <w:rPr>
          <w:b/>
          <w:bCs/>
          <w:lang w:bidi="he-IL"/>
        </w:rPr>
        <w:t xml:space="preserve">Trap group </w:t>
      </w:r>
      <w:r w:rsidR="00DA2FFA" w:rsidRPr="00BD507B">
        <w:rPr>
          <w:b/>
          <w:bCs/>
          <w:lang w:bidi="he-IL"/>
        </w:rPr>
        <w:t>attribute:</w:t>
      </w:r>
    </w:p>
    <w:p w:rsidR="00BD507B" w:rsidRPr="00BD507B" w:rsidRDefault="004269A5" w:rsidP="00251273">
      <w:pPr>
        <w:rPr>
          <w:b/>
          <w:bCs/>
          <w:lang w:bidi="he-IL"/>
        </w:rPr>
      </w:pPr>
      <w:r w:rsidRPr="00BD507B">
        <w:rPr>
          <w:b/>
          <w:bCs/>
          <w:lang w:bidi="he-IL"/>
        </w:rPr>
        <w:t>Priority –</w:t>
      </w:r>
      <w:r w:rsidR="00BD507B" w:rsidRPr="00BD507B">
        <w:rPr>
          <w:b/>
          <w:bCs/>
          <w:lang w:bidi="he-IL"/>
        </w:rPr>
        <w:t xml:space="preserve"> will be in use to resolve conflicts between contradiction actions </w:t>
      </w:r>
    </w:p>
    <w:p w:rsidR="00BD507B" w:rsidRPr="00BD507B" w:rsidRDefault="00BD507B" w:rsidP="00BD507B">
      <w:pPr>
        <w:rPr>
          <w:b/>
          <w:bCs/>
          <w:lang w:bidi="he-IL"/>
        </w:rPr>
      </w:pPr>
      <w:r w:rsidRPr="00BD507B">
        <w:rPr>
          <w:b/>
          <w:bCs/>
          <w:lang w:bidi="he-IL"/>
        </w:rPr>
        <w:t xml:space="preserve"> CPU Queue – CPU queue to use</w:t>
      </w:r>
    </w:p>
    <w:p w:rsidR="00BD507B" w:rsidRPr="00BD507B" w:rsidRDefault="00BD507B" w:rsidP="00BD507B">
      <w:pPr>
        <w:rPr>
          <w:b/>
          <w:bCs/>
          <w:lang w:bidi="he-IL"/>
        </w:rPr>
      </w:pPr>
      <w:r w:rsidRPr="00BD507B">
        <w:rPr>
          <w:b/>
          <w:bCs/>
          <w:lang w:bidi="he-IL"/>
        </w:rPr>
        <w:t xml:space="preserve">Policer – rate limiter </w:t>
      </w:r>
    </w:p>
    <w:p w:rsidR="00251273" w:rsidRPr="00BD507B" w:rsidRDefault="00251273" w:rsidP="00251273">
      <w:pPr>
        <w:rPr>
          <w:b/>
          <w:bCs/>
          <w:lang w:bidi="he-IL"/>
        </w:rPr>
      </w:pPr>
    </w:p>
    <w:p w:rsidR="007216BC" w:rsidRDefault="007216BC" w:rsidP="007216BC">
      <w:pPr>
        <w:pStyle w:val="Heading2"/>
        <w:rPr>
          <w:lang w:bidi="he-IL"/>
        </w:rPr>
      </w:pPr>
      <w:r>
        <w:lastRenderedPageBreak/>
        <w:t>Host if - Pipeline</w:t>
      </w:r>
    </w:p>
    <w:p w:rsidR="007216BC" w:rsidRDefault="007216BC" w:rsidP="007216BC">
      <w:pPr>
        <w:pStyle w:val="Heading3"/>
        <w:rPr>
          <w:lang w:bidi="he-IL"/>
        </w:rPr>
      </w:pPr>
      <w:r>
        <w:t xml:space="preserve">Switch trap -&gt; user channel port </w:t>
      </w:r>
    </w:p>
    <w:p w:rsidR="007216BC" w:rsidRDefault="007216BC" w:rsidP="007216BC">
      <w:pPr>
        <w:rPr>
          <w:lang w:bidi="he-IL"/>
        </w:rPr>
      </w:pPr>
      <w:r>
        <w:t xml:space="preserve"> </w:t>
      </w:r>
      <w:r w:rsidRPr="007216BC">
        <w:object w:dxaOrig="28350" w:dyaOrig="12285">
          <v:shape id="_x0000_i1027" type="#_x0000_t75" style="width:468pt;height:202.5pt" o:ole="">
            <v:imagedata r:id="rId122" o:title=""/>
          </v:shape>
          <o:OLEObject Type="Embed" ProgID="Visio.Drawing.15" ShapeID="_x0000_i1027" DrawAspect="Content" ObjectID="_1539020137" r:id="rId123"/>
        </w:object>
      </w:r>
      <w:r w:rsidRPr="007216BC">
        <w:t xml:space="preserve"> </w:t>
      </w:r>
    </w:p>
    <w:p w:rsidR="007216BC" w:rsidRDefault="007216BC" w:rsidP="007216BC">
      <w:pPr>
        <w:pStyle w:val="Heading3"/>
        <w:numPr>
          <w:ilvl w:val="0"/>
          <w:numId w:val="0"/>
        </w:numPr>
        <w:ind w:left="720"/>
        <w:rPr>
          <w:lang w:bidi="he-IL"/>
        </w:rPr>
      </w:pPr>
    </w:p>
    <w:p w:rsidR="007216BC" w:rsidRDefault="007216BC" w:rsidP="007216BC">
      <w:pPr>
        <w:pStyle w:val="Heading3"/>
        <w:rPr>
          <w:lang w:bidi="he-IL"/>
        </w:rPr>
      </w:pPr>
      <w:r>
        <w:t>Pre  L3 trap -&gt; user channel L3</w:t>
      </w:r>
    </w:p>
    <w:p w:rsidR="007216BC" w:rsidRPr="007216BC" w:rsidRDefault="007216BC" w:rsidP="007216BC">
      <w:pPr>
        <w:rPr>
          <w:lang w:bidi="he-IL"/>
        </w:rPr>
      </w:pPr>
      <w:r>
        <w:rPr>
          <w:lang w:bidi="he-IL"/>
        </w:rPr>
        <w:t xml:space="preserve"> </w:t>
      </w:r>
      <w:r w:rsidRPr="007216BC">
        <w:object w:dxaOrig="28290" w:dyaOrig="13966">
          <v:shape id="_x0000_i1028" type="#_x0000_t75" style="width:466.5pt;height:230.25pt" o:ole="">
            <v:imagedata r:id="rId124" o:title=""/>
          </v:shape>
          <o:OLEObject Type="Embed" ProgID="Visio.Drawing.15" ShapeID="_x0000_i1028" DrawAspect="Content" ObjectID="_1539020138" r:id="rId125"/>
        </w:object>
      </w:r>
    </w:p>
    <w:p w:rsidR="002B7044" w:rsidRDefault="002B7044" w:rsidP="002B7044">
      <w:pPr>
        <w:pStyle w:val="Heading3"/>
      </w:pPr>
      <w:r>
        <w:lastRenderedPageBreak/>
        <w:t xml:space="preserve">Local IP trap -&gt;user channel L3 </w:t>
      </w:r>
    </w:p>
    <w:p w:rsidR="007216BC" w:rsidRDefault="007216BC" w:rsidP="007216BC">
      <w:r>
        <w:object w:dxaOrig="16088" w:dyaOrig="6870">
          <v:shape id="_x0000_i1029" type="#_x0000_t75" style="width:467.25pt;height:198.75pt" o:ole="">
            <v:imagedata r:id="rId126" o:title=""/>
          </v:shape>
          <o:OLEObject Type="Embed" ProgID="Visio.Drawing.15" ShapeID="_x0000_i1029" DrawAspect="Content" ObjectID="_1539020139" r:id="rId127"/>
        </w:object>
      </w:r>
    </w:p>
    <w:p w:rsidR="002B7044" w:rsidRDefault="002B7044" w:rsidP="002B7044">
      <w:pPr>
        <w:pStyle w:val="Heading3"/>
      </w:pPr>
      <w:r>
        <w:t xml:space="preserve">User define trap(router)-&gt;user channel FD </w:t>
      </w:r>
    </w:p>
    <w:p w:rsidR="002B7044" w:rsidRPr="007216BC" w:rsidRDefault="002B7044" w:rsidP="007216BC">
      <w:r>
        <w:object w:dxaOrig="31425" w:dyaOrig="11910">
          <v:shape id="_x0000_i1030" type="#_x0000_t75" style="width:466.5pt;height:177pt" o:ole="">
            <v:imagedata r:id="rId128" o:title=""/>
          </v:shape>
          <o:OLEObject Type="Embed" ProgID="Visio.Drawing.15" ShapeID="_x0000_i1030" DrawAspect="Content" ObjectID="_1539020140" r:id="rId129"/>
        </w:object>
      </w:r>
    </w:p>
    <w:p w:rsidR="00CB4CD4" w:rsidRDefault="00CB4CD4" w:rsidP="00CB4CD4">
      <w:pPr>
        <w:pStyle w:val="Heading1"/>
        <w:numPr>
          <w:ilvl w:val="0"/>
          <w:numId w:val="0"/>
        </w:numPr>
        <w:ind w:left="432"/>
      </w:pPr>
    </w:p>
    <w:p w:rsidR="00D87DB8" w:rsidRDefault="00D87DB8" w:rsidP="00D87DB8">
      <w:pPr>
        <w:pStyle w:val="Heading1"/>
      </w:pPr>
      <w:r>
        <w:t>Specification</w:t>
      </w:r>
      <w:bookmarkEnd w:id="8"/>
    </w:p>
    <w:p w:rsidR="00D87DB8" w:rsidRPr="00D87DB8" w:rsidRDefault="00D87DB8" w:rsidP="00D87DB8"/>
    <w:p w:rsidR="00375D92" w:rsidRDefault="00375D92" w:rsidP="00375D92">
      <w:r>
        <w:t>[This section describes an overview of the proposed interface/API.]</w:t>
      </w:r>
    </w:p>
    <w:p w:rsidR="00C051AF" w:rsidRDefault="00C051AF" w:rsidP="00C051AF">
      <w:pPr>
        <w:pStyle w:val="Heading2"/>
      </w:pPr>
      <w:bookmarkStart w:id="19" w:name="_Toc416314968"/>
      <w:r>
        <w:t>Host interface functionality</w:t>
      </w:r>
      <w:bookmarkEnd w:id="19"/>
    </w:p>
    <w:p w:rsidR="00EB198F" w:rsidRDefault="00EB198F" w:rsidP="00EB198F">
      <w:pPr>
        <w:pStyle w:val="Heading3"/>
        <w:rPr>
          <w:lang w:bidi="he-IL"/>
        </w:rPr>
      </w:pPr>
      <w:bookmarkStart w:id="20" w:name="_Toc416314972"/>
      <w:r>
        <w:t xml:space="preserve">Host interface </w:t>
      </w:r>
      <w:bookmarkEnd w:id="20"/>
      <w:r>
        <w:rPr>
          <w:lang w:bidi="he-IL"/>
        </w:rPr>
        <w:t xml:space="preserve">object </w:t>
      </w:r>
    </w:p>
    <w:p w:rsidR="00EB198F" w:rsidRPr="002E443F" w:rsidRDefault="00EB198F" w:rsidP="00EB198F">
      <w:pPr>
        <w:pStyle w:val="code"/>
        <w:rPr>
          <w:lang w:bidi="he-IL"/>
        </w:rPr>
      </w:pPr>
    </w:p>
    <w:p w:rsidR="00EB198F" w:rsidRPr="002E443F" w:rsidRDefault="00EB198F" w:rsidP="00EB198F">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w:t>
      </w:r>
    </w:p>
    <w:p w:rsidR="00EB198F" w:rsidRPr="002E443F" w:rsidRDefault="00EB198F" w:rsidP="00EB198F">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Attribute data for SAI_HOST_INTERFACE_ATTR_TYPE</w:t>
      </w:r>
    </w:p>
    <w:p w:rsidR="00EB198F" w:rsidRPr="002E443F" w:rsidRDefault="00EB198F" w:rsidP="00EB198F">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w:t>
      </w:r>
    </w:p>
    <w:p w:rsidR="00EB198F" w:rsidRPr="002E443F" w:rsidRDefault="00EB198F" w:rsidP="00EB198F">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xml:space="preserve">typedef enum _sai_host_interface_type_t </w:t>
      </w:r>
    </w:p>
    <w:p w:rsidR="00EB198F" w:rsidRPr="002E443F" w:rsidRDefault="00EB198F" w:rsidP="00EB198F">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w:t>
      </w:r>
    </w:p>
    <w:p w:rsidR="00EB198F" w:rsidRPr="002E443F" w:rsidRDefault="00EB198F" w:rsidP="00775D65">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xml:space="preserve">    </w:t>
      </w:r>
    </w:p>
    <w:p w:rsidR="00EB198F" w:rsidRDefault="00EB198F" w:rsidP="00EB198F">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w:t>
      </w:r>
      <w:r w:rsidR="00775D65">
        <w:rPr>
          <w:rFonts w:ascii="Courier New" w:eastAsia="Times New Roman" w:hAnsi="Courier New" w:cs="Courier New"/>
          <w:color w:val="000000"/>
          <w:szCs w:val="18"/>
          <w:lang w:bidi="he-IL"/>
        </w:rPr>
        <w:t>SAI_HOST_INTERFACE_TYPE_NETDEV</w:t>
      </w:r>
      <w:r>
        <w:rPr>
          <w:rFonts w:ascii="Courier New" w:eastAsia="Times New Roman" w:hAnsi="Courier New" w:cs="Courier New"/>
          <w:color w:val="000000"/>
          <w:szCs w:val="18"/>
          <w:lang w:bidi="he-IL"/>
        </w:rPr>
        <w:t>,</w:t>
      </w:r>
    </w:p>
    <w:p w:rsidR="00EB198F" w:rsidRDefault="00EB198F" w:rsidP="00EB198F">
      <w:pPr>
        <w:pStyle w:val="code"/>
        <w:rPr>
          <w:rFonts w:ascii="Courier New" w:eastAsia="Times New Roman" w:hAnsi="Courier New" w:cs="Courier New"/>
          <w:color w:val="000000"/>
          <w:szCs w:val="18"/>
          <w:lang w:bidi="he-IL"/>
        </w:rPr>
      </w:pPr>
    </w:p>
    <w:p w:rsidR="00EB198F" w:rsidRPr="002E443F" w:rsidRDefault="00EB198F" w:rsidP="00EB198F">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 file descriptor </w:t>
      </w:r>
      <w:r w:rsidRPr="002E443F">
        <w:rPr>
          <w:rFonts w:ascii="Courier New" w:eastAsia="Times New Roman" w:hAnsi="Courier New" w:cs="Courier New"/>
          <w:color w:val="000000"/>
          <w:szCs w:val="18"/>
          <w:lang w:bidi="he-IL"/>
        </w:rPr>
        <w:t>*/</w:t>
      </w:r>
    </w:p>
    <w:p w:rsidR="00EB198F" w:rsidRDefault="00EB198F" w:rsidP="00EB198F">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SAI_HOST_INTERFACE_TYPE_FD</w:t>
      </w:r>
    </w:p>
    <w:p w:rsidR="00A33299" w:rsidRDefault="00A33299" w:rsidP="00775D65">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w:t>
      </w:r>
    </w:p>
    <w:p w:rsidR="00EB198F" w:rsidRDefault="00EB198F" w:rsidP="00EB198F">
      <w:pPr>
        <w:pStyle w:val="code"/>
        <w:rPr>
          <w:rFonts w:ascii="Courier New" w:eastAsia="Times New Roman" w:hAnsi="Courier New" w:cs="Courier New"/>
          <w:color w:val="000000"/>
          <w:szCs w:val="18"/>
          <w:lang w:bidi="he-IL"/>
        </w:rPr>
      </w:pPr>
    </w:p>
    <w:p w:rsidR="00EB198F" w:rsidRPr="002E443F" w:rsidRDefault="00EB198F" w:rsidP="00EB198F">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sai_host_interface_type_t;</w:t>
      </w:r>
    </w:p>
    <w:p w:rsidR="00EB198F" w:rsidRPr="002E443F" w:rsidRDefault="00EB198F" w:rsidP="00EB198F">
      <w:pPr>
        <w:pStyle w:val="code"/>
        <w:rPr>
          <w:rFonts w:ascii="Courier New" w:eastAsia="Times New Roman" w:hAnsi="Courier New" w:cs="Courier New"/>
          <w:color w:val="000000"/>
          <w:szCs w:val="18"/>
          <w:lang w:bidi="he-IL"/>
        </w:rPr>
      </w:pP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xml:space="preserve">*  Host interface attribute IDs </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typedef enum _sai_host_interface_attr_t</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xml:space="preserve">    /* READ-ONLY */</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 xml:space="preserve">    /* READ-WRITE */</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 xml:space="preserve">    /* Type [sai_host_interface_type_t] (MANDATORY_ON_CREATE|CREATE_ONLY) */</w:t>
      </w:r>
    </w:p>
    <w:p w:rsidR="00EB198F" w:rsidRDefault="00EB198F" w:rsidP="00EB198F">
      <w:pPr>
        <w:pStyle w:val="code"/>
        <w:rPr>
          <w:lang w:bidi="he-IL"/>
        </w:rPr>
      </w:pPr>
      <w:r w:rsidRPr="002E443F">
        <w:rPr>
          <w:lang w:bidi="he-IL"/>
        </w:rPr>
        <w:t xml:space="preserve">    SAI_HOST_INTERFACE_ATTR_TYPE,</w:t>
      </w:r>
    </w:p>
    <w:p w:rsidR="00C31B85" w:rsidRPr="002E443F" w:rsidRDefault="00C31B85" w:rsidP="00EB198F">
      <w:pPr>
        <w:pStyle w:val="code"/>
        <w:rPr>
          <w:lang w:bidi="he-IL"/>
        </w:rPr>
      </w:pPr>
    </w:p>
    <w:p w:rsidR="00C31B85" w:rsidRDefault="00E77170" w:rsidP="00C31B85">
      <w:pPr>
        <w:pStyle w:val="code"/>
        <w:rPr>
          <w:lang w:bidi="he-IL"/>
        </w:rPr>
      </w:pPr>
      <w:r>
        <w:rPr>
          <w:lang w:bidi="he-IL"/>
        </w:rPr>
        <w:t xml:space="preserve">    /* </w:t>
      </w:r>
      <w:r w:rsidR="00C31B85">
        <w:rPr>
          <w:lang w:bidi="he-IL"/>
        </w:rPr>
        <w:t xml:space="preserve">host intarfce object-id   </w:t>
      </w:r>
    </w:p>
    <w:p w:rsidR="00775D65" w:rsidRPr="00537778" w:rsidRDefault="00EB198F" w:rsidP="00775D65">
      <w:pPr>
        <w:pStyle w:val="code"/>
        <w:rPr>
          <w:szCs w:val="18"/>
        </w:rPr>
      </w:pPr>
      <w:r>
        <w:rPr>
          <w:szCs w:val="18"/>
        </w:rPr>
        <w:t xml:space="preserve">     * V</w:t>
      </w:r>
      <w:r w:rsidRPr="008B7968">
        <w:rPr>
          <w:szCs w:val="18"/>
        </w:rPr>
        <w:t xml:space="preserve">alid only when </w:t>
      </w:r>
      <w:r w:rsidRPr="00537778">
        <w:rPr>
          <w:szCs w:val="18"/>
        </w:rPr>
        <w:t>SAI_HOST_INTERFACE_ATTR_TYPE</w:t>
      </w:r>
      <w:r w:rsidRPr="008B7968">
        <w:rPr>
          <w:szCs w:val="18"/>
        </w:rPr>
        <w:t xml:space="preserve"> == </w:t>
      </w:r>
      <w:r w:rsidRPr="00537778">
        <w:rPr>
          <w:szCs w:val="18"/>
        </w:rPr>
        <w:t>SAI_HOST_INTERFACE_</w:t>
      </w:r>
      <w:r w:rsidR="00775D65">
        <w:rPr>
          <w:szCs w:val="18"/>
        </w:rPr>
        <w:t>TYPE_NETDEV</w:t>
      </w:r>
      <w:r w:rsidRPr="00537778">
        <w:rPr>
          <w:szCs w:val="18"/>
        </w:rPr>
        <w:t xml:space="preserve"> </w:t>
      </w:r>
    </w:p>
    <w:p w:rsidR="00537778" w:rsidRDefault="00537778" w:rsidP="00775D65">
      <w:pPr>
        <w:pStyle w:val="code"/>
        <w:rPr>
          <w:szCs w:val="18"/>
        </w:rPr>
      </w:pPr>
      <w:r w:rsidRPr="00537778">
        <w:rPr>
          <w:szCs w:val="18"/>
        </w:rPr>
        <w:t xml:space="preserve">     * </w:t>
      </w:r>
      <w:r w:rsidR="00775D65">
        <w:rPr>
          <w:szCs w:val="18"/>
        </w:rPr>
        <w:t xml:space="preserve">port netdev will be created when the object type is  port </w:t>
      </w:r>
    </w:p>
    <w:p w:rsidR="00775D65" w:rsidRDefault="00775D65" w:rsidP="00775D65">
      <w:pPr>
        <w:pStyle w:val="code"/>
        <w:ind w:firstLine="720"/>
        <w:rPr>
          <w:szCs w:val="18"/>
        </w:rPr>
      </w:pPr>
      <w:r>
        <w:rPr>
          <w:szCs w:val="18"/>
        </w:rPr>
        <w:t>*LAG netdev will be created when the object type is  LAG</w:t>
      </w:r>
      <w:r>
        <w:rPr>
          <w:szCs w:val="18"/>
        </w:rPr>
        <w:tab/>
      </w:r>
    </w:p>
    <w:p w:rsidR="00775D65" w:rsidRDefault="00775D65" w:rsidP="00775D65">
      <w:pPr>
        <w:pStyle w:val="code"/>
        <w:ind w:firstLine="720"/>
        <w:rPr>
          <w:szCs w:val="18"/>
        </w:rPr>
      </w:pPr>
      <w:r>
        <w:rPr>
          <w:szCs w:val="18"/>
        </w:rPr>
        <w:t xml:space="preserve">*VLAN netdev will be created when the object type is  VLAN ID </w:t>
      </w:r>
      <w:r w:rsidR="00537778" w:rsidRPr="00537778">
        <w:rPr>
          <w:szCs w:val="18"/>
        </w:rPr>
        <w:t xml:space="preserve">    </w:t>
      </w:r>
    </w:p>
    <w:p w:rsidR="00537778" w:rsidRPr="00537778" w:rsidRDefault="00537778" w:rsidP="00537778">
      <w:pPr>
        <w:pStyle w:val="code"/>
        <w:rPr>
          <w:lang w:bidi="he-IL"/>
        </w:rPr>
      </w:pPr>
      <w:r w:rsidRPr="00537778">
        <w:rPr>
          <w:lang w:bidi="he-IL"/>
        </w:rPr>
        <w:t xml:space="preserve">     *</w:t>
      </w:r>
      <w:r>
        <w:rPr>
          <w:lang w:bidi="he-IL"/>
        </w:rPr>
        <w:t xml:space="preserve"> </w:t>
      </w:r>
      <w:r w:rsidRPr="00537778">
        <w:rPr>
          <w:lang w:bidi="he-IL"/>
        </w:rPr>
        <w:t>(MANDATORY_ON_CREATE</w:t>
      </w:r>
      <w:r>
        <w:rPr>
          <w:lang w:bidi="he-IL"/>
        </w:rPr>
        <w:t xml:space="preserve"> | CREATE_ONLY </w:t>
      </w:r>
      <w:r w:rsidRPr="00537778">
        <w:rPr>
          <w:lang w:bidi="he-IL"/>
        </w:rPr>
        <w:t xml:space="preserve"> when </w:t>
      </w:r>
      <w:r w:rsidRPr="002E443F">
        <w:rPr>
          <w:lang w:bidi="he-IL"/>
        </w:rPr>
        <w:t>SAI_HOST_INTERFACE_ATTR_TYPE</w:t>
      </w:r>
      <w:r w:rsidRPr="00537778">
        <w:rPr>
          <w:lang w:bidi="he-IL"/>
        </w:rPr>
        <w:t xml:space="preserve"> ==</w:t>
      </w:r>
    </w:p>
    <w:p w:rsidR="00537778" w:rsidRPr="00AC4D1D" w:rsidRDefault="00537778" w:rsidP="005D2A50">
      <w:pPr>
        <w:pStyle w:val="code"/>
        <w:rPr>
          <w:rFonts w:ascii="Courier New" w:eastAsia="Times New Roman" w:hAnsi="Courier New" w:cs="Courier New"/>
          <w:color w:val="000000"/>
          <w:szCs w:val="18"/>
          <w:lang w:bidi="he-IL"/>
        </w:rPr>
      </w:pPr>
      <w:r>
        <w:rPr>
          <w:szCs w:val="18"/>
        </w:rPr>
        <w:t xml:space="preserve">     * </w:t>
      </w:r>
      <w:r w:rsidR="005D2A50" w:rsidRPr="00537778">
        <w:rPr>
          <w:szCs w:val="18"/>
        </w:rPr>
        <w:t>SAI_HOST_INTERFACE_</w:t>
      </w:r>
      <w:r w:rsidR="005D2A50">
        <w:rPr>
          <w:szCs w:val="18"/>
        </w:rPr>
        <w:t>TYPE_NETDEV</w:t>
      </w:r>
      <w:r w:rsidR="005D2A50" w:rsidRPr="00537778">
        <w:rPr>
          <w:szCs w:val="18"/>
        </w:rPr>
        <w:t xml:space="preserve"> </w:t>
      </w:r>
      <w:r>
        <w:rPr>
          <w:rFonts w:ascii="Courier New" w:eastAsia="Times New Roman" w:hAnsi="Courier New" w:cs="Courier New"/>
          <w:color w:val="000000"/>
          <w:szCs w:val="18"/>
          <w:lang w:bidi="he-IL"/>
        </w:rPr>
        <w:t>*/</w:t>
      </w:r>
    </w:p>
    <w:p w:rsidR="00537778" w:rsidRDefault="00537778" w:rsidP="00537778">
      <w:pPr>
        <w:pStyle w:val="code"/>
        <w:rPr>
          <w:rFonts w:ascii="Courier New" w:eastAsia="Times New Roman" w:hAnsi="Courier New" w:cs="Courier New"/>
          <w:color w:val="000000"/>
          <w:szCs w:val="18"/>
          <w:lang w:bidi="he-IL"/>
        </w:rPr>
      </w:pPr>
    </w:p>
    <w:p w:rsidR="00EB198F" w:rsidRPr="002E443F" w:rsidRDefault="00EB198F" w:rsidP="00EB198F">
      <w:pPr>
        <w:pStyle w:val="code"/>
        <w:rPr>
          <w:lang w:bidi="he-IL"/>
        </w:rPr>
      </w:pPr>
      <w:r w:rsidRPr="002E443F">
        <w:rPr>
          <w:lang w:bidi="he-IL"/>
        </w:rPr>
        <w:t xml:space="preserve"> </w:t>
      </w:r>
      <w:r w:rsidR="00C31B85">
        <w:rPr>
          <w:lang w:bidi="he-IL"/>
        </w:rPr>
        <w:t xml:space="preserve">   SAI_HOST_INTERFACE_ATTR_OBJ</w:t>
      </w:r>
      <w:r>
        <w:rPr>
          <w:lang w:bidi="he-IL"/>
        </w:rPr>
        <w:t>_</w:t>
      </w:r>
      <w:r w:rsidRPr="002E443F">
        <w:rPr>
          <w:lang w:bidi="he-IL"/>
        </w:rPr>
        <w:t>ID,</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 xml:space="preserve">    /* Name [char[HOS</w:t>
      </w:r>
      <w:r>
        <w:rPr>
          <w:lang w:bidi="he-IL"/>
        </w:rPr>
        <w:t>T_INTERFACE_NAME_SIZE]]</w:t>
      </w:r>
    </w:p>
    <w:p w:rsidR="00EB198F" w:rsidRPr="002E443F" w:rsidRDefault="00EB198F" w:rsidP="00EB198F">
      <w:pPr>
        <w:pStyle w:val="code"/>
        <w:rPr>
          <w:lang w:bidi="he-IL"/>
        </w:rPr>
      </w:pPr>
      <w:r w:rsidRPr="002E443F">
        <w:rPr>
          <w:lang w:bidi="he-IL"/>
        </w:rPr>
        <w:t xml:space="preserve">     * The maximum number of charactars for the name is HOST_INTERFACE_NAME_SIZE - 1 since</w:t>
      </w:r>
    </w:p>
    <w:p w:rsidR="00EB198F" w:rsidRDefault="00EB198F" w:rsidP="00EB198F">
      <w:pPr>
        <w:pStyle w:val="code"/>
        <w:rPr>
          <w:lang w:bidi="he-IL"/>
        </w:rPr>
      </w:pPr>
      <w:r w:rsidRPr="002E443F">
        <w:rPr>
          <w:lang w:bidi="he-IL"/>
        </w:rPr>
        <w:t xml:space="preserve">     * it needs the terminating </w:t>
      </w:r>
      <w:r>
        <w:rPr>
          <w:lang w:bidi="he-IL"/>
        </w:rPr>
        <w:t xml:space="preserve">null byte ('\0') at the end.  </w:t>
      </w:r>
    </w:p>
    <w:p w:rsidR="001F5A51" w:rsidRDefault="00EB198F" w:rsidP="001F5A51">
      <w:pPr>
        <w:pStyle w:val="code"/>
        <w:rPr>
          <w:szCs w:val="18"/>
        </w:rPr>
      </w:pPr>
      <w:r>
        <w:rPr>
          <w:szCs w:val="18"/>
        </w:rPr>
        <w:t xml:space="preserve">     * V</w:t>
      </w:r>
      <w:r w:rsidRPr="008B7968">
        <w:rPr>
          <w:szCs w:val="18"/>
        </w:rPr>
        <w:t xml:space="preserve">alid only when </w:t>
      </w:r>
      <w:r w:rsidRPr="002E443F">
        <w:rPr>
          <w:lang w:bidi="he-IL"/>
        </w:rPr>
        <w:t>SAI_HOST_INTERFACE_ATTR_TYPE</w:t>
      </w:r>
      <w:r w:rsidRPr="008B7968">
        <w:rPr>
          <w:szCs w:val="18"/>
        </w:rPr>
        <w:t xml:space="preserve"> == </w:t>
      </w:r>
      <w:r w:rsidR="001F5A51" w:rsidRPr="00537778">
        <w:rPr>
          <w:szCs w:val="18"/>
        </w:rPr>
        <w:t>SAI_HOST_INTERFACE_</w:t>
      </w:r>
      <w:r w:rsidR="001F5A51">
        <w:rPr>
          <w:szCs w:val="18"/>
        </w:rPr>
        <w:t>TYPE_NETDEV</w:t>
      </w:r>
    </w:p>
    <w:p w:rsidR="00EB198F" w:rsidRDefault="00EB198F" w:rsidP="001F5A51">
      <w:pPr>
        <w:pStyle w:val="code"/>
        <w:rPr>
          <w:szCs w:val="18"/>
        </w:rPr>
      </w:pPr>
      <w:r w:rsidRPr="008B7968">
        <w:rPr>
          <w:szCs w:val="18"/>
        </w:rPr>
        <w:t xml:space="preserve">    </w:t>
      </w:r>
      <w:r>
        <w:rPr>
          <w:szCs w:val="18"/>
        </w:rPr>
        <w:t xml:space="preserve"> *</w:t>
      </w:r>
      <w:r w:rsidR="001F5A51">
        <w:rPr>
          <w:szCs w:val="18"/>
        </w:rPr>
        <w:t xml:space="preserve"> </w:t>
      </w:r>
      <w:r w:rsidRPr="008B7968">
        <w:rPr>
          <w:szCs w:val="18"/>
        </w:rPr>
        <w:t xml:space="preserve">(MANDATORY_ON_CREATE when </w:t>
      </w:r>
      <w:r w:rsidRPr="002E443F">
        <w:rPr>
          <w:lang w:bidi="he-IL"/>
        </w:rPr>
        <w:t>SAI_HOST_INTERFACE_ATTR_TYPE</w:t>
      </w:r>
      <w:r w:rsidRPr="008B7968">
        <w:rPr>
          <w:szCs w:val="18"/>
        </w:rPr>
        <w:t xml:space="preserve"> </w:t>
      </w:r>
      <w:r>
        <w:rPr>
          <w:szCs w:val="18"/>
        </w:rPr>
        <w:t>==</w:t>
      </w:r>
    </w:p>
    <w:p w:rsidR="00EB198F" w:rsidRPr="00AC4D1D" w:rsidRDefault="00EB198F" w:rsidP="001F5A51">
      <w:pPr>
        <w:pStyle w:val="code"/>
        <w:rPr>
          <w:rFonts w:ascii="Courier New" w:eastAsia="Times New Roman" w:hAnsi="Courier New" w:cs="Courier New"/>
          <w:color w:val="000000"/>
          <w:szCs w:val="18"/>
          <w:lang w:bidi="he-IL"/>
        </w:rPr>
      </w:pPr>
      <w:r>
        <w:rPr>
          <w:szCs w:val="18"/>
        </w:rPr>
        <w:t xml:space="preserve">     * </w:t>
      </w:r>
      <w:r w:rsidR="001F5A51" w:rsidRPr="00537778">
        <w:rPr>
          <w:szCs w:val="18"/>
        </w:rPr>
        <w:t>SAI_HOST_INTERFACE_</w:t>
      </w:r>
      <w:r w:rsidR="001F5A51">
        <w:rPr>
          <w:szCs w:val="18"/>
        </w:rPr>
        <w:t>TYPE_NETDEV</w:t>
      </w:r>
      <w:r w:rsidR="001F5A51" w:rsidRPr="00537778">
        <w:rPr>
          <w:szCs w:val="18"/>
        </w:rPr>
        <w:t xml:space="preserve"> </w:t>
      </w:r>
      <w:r>
        <w:rPr>
          <w:rFonts w:ascii="Courier New" w:eastAsia="Times New Roman" w:hAnsi="Courier New" w:cs="Courier New"/>
          <w:color w:val="000000"/>
          <w:szCs w:val="18"/>
          <w:lang w:bidi="he-IL"/>
        </w:rPr>
        <w:t>*/</w:t>
      </w:r>
    </w:p>
    <w:p w:rsidR="00EB198F" w:rsidRPr="002E443F" w:rsidRDefault="00EB198F" w:rsidP="00EB198F">
      <w:pPr>
        <w:pStyle w:val="code"/>
        <w:rPr>
          <w:lang w:bidi="he-IL"/>
        </w:rPr>
      </w:pPr>
      <w:r w:rsidRPr="002E443F">
        <w:rPr>
          <w:lang w:bidi="he-IL"/>
        </w:rPr>
        <w:t xml:space="preserve">    SAI_HOST_INTERFACE_ATTR_NAME,</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 xml:space="preserve">    /* Custom range base value */</w:t>
      </w:r>
    </w:p>
    <w:p w:rsidR="00EB198F" w:rsidRPr="002E443F" w:rsidRDefault="00EB198F" w:rsidP="00EB198F">
      <w:pPr>
        <w:pStyle w:val="code"/>
        <w:rPr>
          <w:lang w:bidi="he-IL"/>
        </w:rPr>
      </w:pPr>
      <w:r w:rsidRPr="002E443F">
        <w:rPr>
          <w:lang w:bidi="he-IL"/>
        </w:rPr>
        <w:t xml:space="preserve">    SAI_HOST_INTERFACE_ATTR_CUSTOM_RANGE_BASE  = 0x10000000</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 sai_host_interface_attr_t;</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Routine Description:</w:t>
      </w:r>
    </w:p>
    <w:p w:rsidR="00EB198F" w:rsidRPr="002E443F" w:rsidRDefault="00EB198F" w:rsidP="00EB198F">
      <w:pPr>
        <w:pStyle w:val="code"/>
        <w:rPr>
          <w:lang w:bidi="he-IL"/>
        </w:rPr>
      </w:pPr>
      <w:r>
        <w:rPr>
          <w:lang w:bidi="he-IL"/>
        </w:rPr>
        <w:t>*    Create host interface</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Arguments:</w:t>
      </w:r>
    </w:p>
    <w:p w:rsidR="00EB198F" w:rsidRPr="002E443F" w:rsidRDefault="00EB198F" w:rsidP="00EB198F">
      <w:pPr>
        <w:pStyle w:val="code"/>
        <w:rPr>
          <w:lang w:bidi="he-IL"/>
        </w:rPr>
      </w:pPr>
      <w:r w:rsidRPr="002E443F">
        <w:rPr>
          <w:lang w:bidi="he-IL"/>
        </w:rPr>
        <w:t>*    [out] hif_id - host interface id</w:t>
      </w:r>
    </w:p>
    <w:p w:rsidR="00EB198F" w:rsidRPr="002E443F" w:rsidRDefault="00EB198F" w:rsidP="00EB198F">
      <w:pPr>
        <w:pStyle w:val="code"/>
        <w:rPr>
          <w:lang w:bidi="he-IL"/>
        </w:rPr>
      </w:pPr>
      <w:r w:rsidRPr="002E443F">
        <w:rPr>
          <w:lang w:bidi="he-IL"/>
        </w:rPr>
        <w:t>*    [in] attr_count - number of attributes</w:t>
      </w:r>
    </w:p>
    <w:p w:rsidR="00EB198F" w:rsidRPr="002E443F" w:rsidRDefault="00EB198F" w:rsidP="00EB198F">
      <w:pPr>
        <w:pStyle w:val="code"/>
        <w:rPr>
          <w:lang w:bidi="he-IL"/>
        </w:rPr>
      </w:pPr>
      <w:r w:rsidRPr="002E443F">
        <w:rPr>
          <w:lang w:bidi="he-IL"/>
        </w:rPr>
        <w:t>*    [in] attr_list - array of attributes</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Return Values:</w:t>
      </w:r>
    </w:p>
    <w:p w:rsidR="00EB198F" w:rsidRPr="002E443F" w:rsidRDefault="00EB198F" w:rsidP="00EB198F">
      <w:pPr>
        <w:pStyle w:val="code"/>
        <w:rPr>
          <w:lang w:bidi="he-IL"/>
        </w:rPr>
      </w:pPr>
      <w:r w:rsidRPr="002E443F">
        <w:rPr>
          <w:lang w:bidi="he-IL"/>
        </w:rPr>
        <w:t>*    SAI_STATUS_SUCCESS on success</w:t>
      </w:r>
    </w:p>
    <w:p w:rsidR="00EB198F" w:rsidRPr="002E443F" w:rsidRDefault="00EB198F" w:rsidP="00EB198F">
      <w:pPr>
        <w:pStyle w:val="code"/>
        <w:rPr>
          <w:lang w:bidi="he-IL"/>
        </w:rPr>
      </w:pPr>
      <w:r w:rsidRPr="002E443F">
        <w:rPr>
          <w:lang w:bidi="he-IL"/>
        </w:rPr>
        <w:t>*    Failure status code on error</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typedef sai_status_t(*sai_create_host_interface_fn)(</w:t>
      </w:r>
    </w:p>
    <w:p w:rsidR="00EB198F" w:rsidRPr="002E443F" w:rsidRDefault="00EB198F" w:rsidP="00EB198F">
      <w:pPr>
        <w:pStyle w:val="code"/>
        <w:rPr>
          <w:lang w:bidi="he-IL"/>
        </w:rPr>
      </w:pPr>
      <w:r w:rsidRPr="002E443F">
        <w:rPr>
          <w:lang w:bidi="he-IL"/>
        </w:rPr>
        <w:t xml:space="preserve">    _O</w:t>
      </w:r>
      <w:r>
        <w:rPr>
          <w:lang w:bidi="he-IL"/>
        </w:rPr>
        <w:t>ut_ sai_object_id_t * hif</w:t>
      </w:r>
      <w:r w:rsidRPr="002E443F">
        <w:rPr>
          <w:lang w:bidi="he-IL"/>
        </w:rPr>
        <w:t>_id,</w:t>
      </w:r>
    </w:p>
    <w:p w:rsidR="00EB198F" w:rsidRPr="002E443F" w:rsidRDefault="00EB198F" w:rsidP="00EB198F">
      <w:pPr>
        <w:pStyle w:val="code"/>
        <w:rPr>
          <w:lang w:bidi="he-IL"/>
        </w:rPr>
      </w:pPr>
      <w:r w:rsidRPr="002E443F">
        <w:rPr>
          <w:lang w:bidi="he-IL"/>
        </w:rPr>
        <w:t xml:space="preserve">    _In_ uint32_t attr_count,</w:t>
      </w:r>
    </w:p>
    <w:p w:rsidR="00EB198F" w:rsidRPr="002E443F" w:rsidRDefault="00EB198F" w:rsidP="00EB198F">
      <w:pPr>
        <w:pStyle w:val="code"/>
        <w:rPr>
          <w:lang w:bidi="he-IL"/>
        </w:rPr>
      </w:pPr>
      <w:r w:rsidRPr="002E443F">
        <w:rPr>
          <w:lang w:bidi="he-IL"/>
        </w:rPr>
        <w:t xml:space="preserve">    _In_ sai_attribute_t *attr_list</w:t>
      </w:r>
    </w:p>
    <w:p w:rsidR="00EB198F" w:rsidRPr="002E443F" w:rsidRDefault="00EB198F" w:rsidP="00EB198F">
      <w:pPr>
        <w:pStyle w:val="code"/>
        <w:rPr>
          <w:lang w:bidi="he-IL"/>
        </w:rPr>
      </w:pPr>
      <w:r w:rsidRPr="002E443F">
        <w:rPr>
          <w:lang w:bidi="he-IL"/>
        </w:rPr>
        <w:t xml:space="preserve">    );</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lastRenderedPageBreak/>
        <w:t>/*</w:t>
      </w:r>
    </w:p>
    <w:p w:rsidR="00EB198F" w:rsidRPr="002E443F" w:rsidRDefault="00EB198F" w:rsidP="00EB198F">
      <w:pPr>
        <w:pStyle w:val="code"/>
        <w:rPr>
          <w:lang w:bidi="he-IL"/>
        </w:rPr>
      </w:pPr>
      <w:r w:rsidRPr="002E443F">
        <w:rPr>
          <w:lang w:bidi="he-IL"/>
        </w:rPr>
        <w:t>* Routine Description:</w:t>
      </w:r>
    </w:p>
    <w:p w:rsidR="00EB198F" w:rsidRPr="002E443F" w:rsidRDefault="00EB198F" w:rsidP="00EB198F">
      <w:pPr>
        <w:pStyle w:val="code"/>
        <w:rPr>
          <w:lang w:bidi="he-IL"/>
        </w:rPr>
      </w:pPr>
      <w:r w:rsidRPr="002E443F">
        <w:rPr>
          <w:lang w:bidi="he-IL"/>
        </w:rPr>
        <w:t>*    Remove host interface</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Arguments:</w:t>
      </w:r>
    </w:p>
    <w:p w:rsidR="00EB198F" w:rsidRPr="002E443F" w:rsidRDefault="00EB198F" w:rsidP="00EB198F">
      <w:pPr>
        <w:pStyle w:val="code"/>
        <w:rPr>
          <w:lang w:bidi="he-IL"/>
        </w:rPr>
      </w:pPr>
      <w:r w:rsidRPr="002E443F">
        <w:rPr>
          <w:lang w:bidi="he-IL"/>
        </w:rPr>
        <w:t>*    [in] hif_id - host interface id</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Return Values:</w:t>
      </w:r>
    </w:p>
    <w:p w:rsidR="00EB198F" w:rsidRPr="002E443F" w:rsidRDefault="00EB198F" w:rsidP="00EB198F">
      <w:pPr>
        <w:pStyle w:val="code"/>
        <w:rPr>
          <w:lang w:bidi="he-IL"/>
        </w:rPr>
      </w:pPr>
      <w:r w:rsidRPr="002E443F">
        <w:rPr>
          <w:lang w:bidi="he-IL"/>
        </w:rPr>
        <w:t>*    SAI_STATUS_SUCCESS on success</w:t>
      </w:r>
    </w:p>
    <w:p w:rsidR="00EB198F" w:rsidRPr="002E443F" w:rsidRDefault="00EB198F" w:rsidP="00EB198F">
      <w:pPr>
        <w:pStyle w:val="code"/>
        <w:rPr>
          <w:lang w:bidi="he-IL"/>
        </w:rPr>
      </w:pPr>
      <w:r w:rsidRPr="002E443F">
        <w:rPr>
          <w:lang w:bidi="he-IL"/>
        </w:rPr>
        <w:t>*    Failure status code on error</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typedef sai_status_t(*sai_remove_host_interface_fn)(</w:t>
      </w:r>
    </w:p>
    <w:p w:rsidR="00EB198F" w:rsidRPr="002E443F" w:rsidRDefault="00EB198F" w:rsidP="00EB198F">
      <w:pPr>
        <w:pStyle w:val="code"/>
        <w:rPr>
          <w:lang w:bidi="he-IL"/>
        </w:rPr>
      </w:pPr>
      <w:r>
        <w:rPr>
          <w:lang w:bidi="he-IL"/>
        </w:rPr>
        <w:t xml:space="preserve">    _In_ sai_object_id_t</w:t>
      </w:r>
      <w:r w:rsidRPr="002E443F">
        <w:rPr>
          <w:lang w:bidi="he-IL"/>
        </w:rPr>
        <w:t xml:space="preserve"> hif_id</w:t>
      </w:r>
    </w:p>
    <w:p w:rsidR="00EB198F" w:rsidRPr="002E443F" w:rsidRDefault="00EB198F" w:rsidP="00EB198F">
      <w:pPr>
        <w:pStyle w:val="code"/>
        <w:rPr>
          <w:lang w:bidi="he-IL"/>
        </w:rPr>
      </w:pPr>
      <w:r w:rsidRPr="002E443F">
        <w:rPr>
          <w:lang w:bidi="he-IL"/>
        </w:rPr>
        <w:t xml:space="preserve">    );</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Routine Description:</w:t>
      </w:r>
    </w:p>
    <w:p w:rsidR="00EB198F" w:rsidRPr="002E443F" w:rsidRDefault="00EB198F" w:rsidP="00EB198F">
      <w:pPr>
        <w:pStyle w:val="code"/>
        <w:rPr>
          <w:lang w:bidi="he-IL"/>
        </w:rPr>
      </w:pPr>
      <w:r w:rsidRPr="002E443F">
        <w:rPr>
          <w:lang w:bidi="he-IL"/>
        </w:rPr>
        <w:t>*    Set host interface attribute</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Arguments:</w:t>
      </w:r>
    </w:p>
    <w:p w:rsidR="00EB198F" w:rsidRPr="002E443F" w:rsidRDefault="00EB198F" w:rsidP="00EB198F">
      <w:pPr>
        <w:pStyle w:val="code"/>
        <w:rPr>
          <w:lang w:bidi="he-IL"/>
        </w:rPr>
      </w:pPr>
      <w:r w:rsidRPr="002E443F">
        <w:rPr>
          <w:lang w:bidi="he-IL"/>
        </w:rPr>
        <w:t>*    [in] hif_id - host interface id</w:t>
      </w:r>
    </w:p>
    <w:p w:rsidR="00EB198F" w:rsidRPr="002E443F" w:rsidRDefault="00EB198F" w:rsidP="00EB198F">
      <w:pPr>
        <w:pStyle w:val="code"/>
        <w:rPr>
          <w:lang w:bidi="he-IL"/>
        </w:rPr>
      </w:pPr>
      <w:r w:rsidRPr="002E443F">
        <w:rPr>
          <w:lang w:bidi="he-IL"/>
        </w:rPr>
        <w:t>*    [in] attr - attribute</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Return Values:</w:t>
      </w:r>
    </w:p>
    <w:p w:rsidR="00EB198F" w:rsidRPr="002E443F" w:rsidRDefault="00EB198F" w:rsidP="00EB198F">
      <w:pPr>
        <w:pStyle w:val="code"/>
        <w:rPr>
          <w:lang w:bidi="he-IL"/>
        </w:rPr>
      </w:pPr>
      <w:r w:rsidRPr="002E443F">
        <w:rPr>
          <w:lang w:bidi="he-IL"/>
        </w:rPr>
        <w:t>*    SAI_STATUS_SUCCESS on success</w:t>
      </w:r>
    </w:p>
    <w:p w:rsidR="00EB198F" w:rsidRPr="002E443F" w:rsidRDefault="00EB198F" w:rsidP="00EB198F">
      <w:pPr>
        <w:pStyle w:val="code"/>
        <w:rPr>
          <w:lang w:bidi="he-IL"/>
        </w:rPr>
      </w:pPr>
      <w:r w:rsidRPr="002E443F">
        <w:rPr>
          <w:lang w:bidi="he-IL"/>
        </w:rPr>
        <w:t>*    Failure status code on error</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typedef sai_status_t (*sai_set_host_interface_attribute_fn)(</w:t>
      </w:r>
    </w:p>
    <w:p w:rsidR="00EB198F" w:rsidRPr="002E443F" w:rsidRDefault="00EB198F" w:rsidP="00EB198F">
      <w:pPr>
        <w:pStyle w:val="code"/>
        <w:rPr>
          <w:lang w:bidi="he-IL"/>
        </w:rPr>
      </w:pPr>
      <w:r>
        <w:rPr>
          <w:lang w:bidi="he-IL"/>
        </w:rPr>
        <w:t xml:space="preserve">    _In_ sai_object_id_t</w:t>
      </w:r>
      <w:r w:rsidRPr="002E443F">
        <w:rPr>
          <w:lang w:bidi="he-IL"/>
        </w:rPr>
        <w:t xml:space="preserve"> hif_id,</w:t>
      </w:r>
    </w:p>
    <w:p w:rsidR="00EB198F" w:rsidRPr="002E443F" w:rsidRDefault="00EB198F" w:rsidP="00EB198F">
      <w:pPr>
        <w:pStyle w:val="code"/>
        <w:rPr>
          <w:lang w:bidi="he-IL"/>
        </w:rPr>
      </w:pPr>
      <w:r w:rsidRPr="002E443F">
        <w:rPr>
          <w:lang w:bidi="he-IL"/>
        </w:rPr>
        <w:t xml:space="preserve">    _In_ const sai_attribute_t *attr</w:t>
      </w:r>
    </w:p>
    <w:p w:rsidR="00EB198F" w:rsidRPr="002E443F" w:rsidRDefault="00EB198F" w:rsidP="00EB198F">
      <w:pPr>
        <w:pStyle w:val="code"/>
        <w:rPr>
          <w:lang w:bidi="he-IL"/>
        </w:rPr>
      </w:pPr>
      <w:r w:rsidRPr="002E443F">
        <w:rPr>
          <w:lang w:bidi="he-IL"/>
        </w:rPr>
        <w:t xml:space="preserve">    );</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Routine Description:</w:t>
      </w:r>
    </w:p>
    <w:p w:rsidR="00EB198F" w:rsidRPr="002E443F" w:rsidRDefault="00EB198F" w:rsidP="00EB198F">
      <w:pPr>
        <w:pStyle w:val="code"/>
        <w:rPr>
          <w:lang w:bidi="he-IL"/>
        </w:rPr>
      </w:pPr>
      <w:r w:rsidRPr="002E443F">
        <w:rPr>
          <w:lang w:bidi="he-IL"/>
        </w:rPr>
        <w:t>*    Get host interface attribute</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Arguments:</w:t>
      </w:r>
    </w:p>
    <w:p w:rsidR="00EB198F" w:rsidRPr="002E443F" w:rsidRDefault="00EB198F" w:rsidP="00EB198F">
      <w:pPr>
        <w:pStyle w:val="code"/>
        <w:rPr>
          <w:lang w:bidi="he-IL"/>
        </w:rPr>
      </w:pPr>
      <w:r w:rsidRPr="002E443F">
        <w:rPr>
          <w:lang w:bidi="he-IL"/>
        </w:rPr>
        <w:t>*    [in] hif_id - host interface id</w:t>
      </w:r>
    </w:p>
    <w:p w:rsidR="00EB198F" w:rsidRPr="002E443F" w:rsidRDefault="00EB198F" w:rsidP="00EB198F">
      <w:pPr>
        <w:pStyle w:val="code"/>
        <w:rPr>
          <w:lang w:bidi="he-IL"/>
        </w:rPr>
      </w:pPr>
      <w:r w:rsidRPr="002E443F">
        <w:rPr>
          <w:lang w:bidi="he-IL"/>
        </w:rPr>
        <w:t>*    [in] attr_count - number of attributes</w:t>
      </w:r>
    </w:p>
    <w:p w:rsidR="00EB198F" w:rsidRPr="002E443F" w:rsidRDefault="00EB198F" w:rsidP="00EB198F">
      <w:pPr>
        <w:pStyle w:val="code"/>
        <w:rPr>
          <w:lang w:bidi="he-IL"/>
        </w:rPr>
      </w:pPr>
      <w:r w:rsidRPr="002E443F">
        <w:rPr>
          <w:lang w:bidi="he-IL"/>
        </w:rPr>
        <w:t>*    [inout] attr_list - array of attributes</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Return Values:</w:t>
      </w:r>
    </w:p>
    <w:p w:rsidR="00EB198F" w:rsidRPr="002E443F" w:rsidRDefault="00EB198F" w:rsidP="00EB198F">
      <w:pPr>
        <w:pStyle w:val="code"/>
        <w:rPr>
          <w:lang w:bidi="he-IL"/>
        </w:rPr>
      </w:pPr>
      <w:r w:rsidRPr="002E443F">
        <w:rPr>
          <w:lang w:bidi="he-IL"/>
        </w:rPr>
        <w:t>*    SAI_STATUS_SUCCESS on success</w:t>
      </w:r>
    </w:p>
    <w:p w:rsidR="00EB198F" w:rsidRPr="002E443F" w:rsidRDefault="00EB198F" w:rsidP="00EB198F">
      <w:pPr>
        <w:pStyle w:val="code"/>
        <w:rPr>
          <w:lang w:bidi="he-IL"/>
        </w:rPr>
      </w:pPr>
      <w:r w:rsidRPr="002E443F">
        <w:rPr>
          <w:lang w:bidi="he-IL"/>
        </w:rPr>
        <w:t>*    Failure status code on error</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typedef sai_status_t (*sai_get_host_interface_attribute_fn)(</w:t>
      </w:r>
    </w:p>
    <w:p w:rsidR="00EB198F" w:rsidRPr="002E443F" w:rsidRDefault="00EB198F" w:rsidP="00EB198F">
      <w:pPr>
        <w:pStyle w:val="code"/>
        <w:rPr>
          <w:lang w:bidi="he-IL"/>
        </w:rPr>
      </w:pPr>
      <w:r>
        <w:rPr>
          <w:lang w:bidi="he-IL"/>
        </w:rPr>
        <w:t xml:space="preserve">    _In_ sai_object_id_t </w:t>
      </w:r>
      <w:r w:rsidRPr="002E443F">
        <w:rPr>
          <w:lang w:bidi="he-IL"/>
        </w:rPr>
        <w:t xml:space="preserve"> hif_id,</w:t>
      </w:r>
    </w:p>
    <w:p w:rsidR="00EB198F" w:rsidRPr="002E443F" w:rsidRDefault="00EB198F" w:rsidP="00EB198F">
      <w:pPr>
        <w:pStyle w:val="code"/>
        <w:rPr>
          <w:lang w:bidi="he-IL"/>
        </w:rPr>
      </w:pPr>
      <w:r w:rsidRPr="002E443F">
        <w:rPr>
          <w:lang w:bidi="he-IL"/>
        </w:rPr>
        <w:t xml:space="preserve">    _In_ uint32_t attr_count,</w:t>
      </w:r>
    </w:p>
    <w:p w:rsidR="00EB198F" w:rsidRPr="002E443F" w:rsidRDefault="00EB198F" w:rsidP="00EB198F">
      <w:pPr>
        <w:pStyle w:val="code"/>
        <w:rPr>
          <w:lang w:bidi="he-IL"/>
        </w:rPr>
      </w:pPr>
      <w:r w:rsidRPr="002E443F">
        <w:rPr>
          <w:lang w:bidi="he-IL"/>
        </w:rPr>
        <w:t xml:space="preserve">    _Inout_ sai_attribute_t *attr_list</w:t>
      </w:r>
    </w:p>
    <w:p w:rsidR="00EB198F" w:rsidRPr="002E443F" w:rsidRDefault="00EB198F" w:rsidP="00EB198F">
      <w:pPr>
        <w:pStyle w:val="code"/>
        <w:rPr>
          <w:lang w:bidi="he-IL"/>
        </w:rPr>
      </w:pPr>
      <w:r w:rsidRPr="002E443F">
        <w:rPr>
          <w:lang w:bidi="he-IL"/>
        </w:rPr>
        <w:t xml:space="preserve">    );</w:t>
      </w:r>
    </w:p>
    <w:p w:rsidR="00EB198F" w:rsidRDefault="00EB198F" w:rsidP="00EB198F">
      <w:pPr>
        <w:rPr>
          <w:lang w:bidi="he-IL"/>
        </w:rPr>
      </w:pPr>
    </w:p>
    <w:p w:rsidR="00537778" w:rsidRDefault="00537778" w:rsidP="00537778">
      <w:pPr>
        <w:pStyle w:val="Heading3"/>
        <w:rPr>
          <w:lang w:bidi="he-IL"/>
        </w:rPr>
      </w:pPr>
      <w:bookmarkStart w:id="21" w:name="_Toc360190369"/>
      <w:r>
        <w:t xml:space="preserve">Host interface </w:t>
      </w:r>
      <w:r>
        <w:rPr>
          <w:lang w:bidi="he-IL"/>
        </w:rPr>
        <w:t xml:space="preserve">table entry </w:t>
      </w:r>
    </w:p>
    <w:p w:rsidR="00537778" w:rsidRPr="002E443F" w:rsidRDefault="00537778" w:rsidP="00537778">
      <w:pPr>
        <w:pStyle w:val="code"/>
        <w:rPr>
          <w:lang w:bidi="he-IL"/>
        </w:rPr>
      </w:pPr>
    </w:p>
    <w:p w:rsidR="00537778" w:rsidRPr="002E443F" w:rsidRDefault="00537778" w:rsidP="00537778">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w:t>
      </w:r>
    </w:p>
    <w:p w:rsidR="00537778" w:rsidRPr="002E443F" w:rsidRDefault="00537778" w:rsidP="00537778">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Attribute data for SAI_HOST</w:t>
      </w:r>
      <w:r>
        <w:rPr>
          <w:rFonts w:ascii="Courier New" w:eastAsia="Times New Roman" w:hAnsi="Courier New" w:cs="Courier New"/>
          <w:color w:val="000000"/>
          <w:szCs w:val="18"/>
          <w:lang w:bidi="he-IL"/>
        </w:rPr>
        <w:t xml:space="preserve">_INTERFACE_TABLE_ENTRY </w:t>
      </w:r>
    </w:p>
    <w:p w:rsidR="00537778" w:rsidRDefault="00537778" w:rsidP="00537778">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w:t>
      </w:r>
    </w:p>
    <w:p w:rsidR="00F21F59" w:rsidRPr="002E443F" w:rsidRDefault="00F21F59" w:rsidP="00F21F59">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typedef enum _sai_host_interface_</w:t>
      </w:r>
      <w:r>
        <w:rPr>
          <w:rFonts w:ascii="Courier New" w:eastAsia="Times New Roman" w:hAnsi="Courier New" w:cs="Courier New"/>
          <w:color w:val="000000"/>
          <w:szCs w:val="18"/>
          <w:lang w:bidi="he-IL"/>
        </w:rPr>
        <w:t>table_entry_</w:t>
      </w:r>
      <w:r w:rsidRPr="002E443F">
        <w:rPr>
          <w:rFonts w:ascii="Courier New" w:eastAsia="Times New Roman" w:hAnsi="Courier New" w:cs="Courier New"/>
          <w:color w:val="000000"/>
          <w:szCs w:val="18"/>
          <w:lang w:bidi="he-IL"/>
        </w:rPr>
        <w:t xml:space="preserve">type_t </w:t>
      </w:r>
    </w:p>
    <w:p w:rsidR="00F21F59" w:rsidRPr="002E443F" w:rsidRDefault="00F21F59" w:rsidP="00F21F59">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w:t>
      </w:r>
    </w:p>
    <w:p w:rsidR="00F21F59" w:rsidRPr="002E443F" w:rsidRDefault="00F21F59" w:rsidP="00F21F59">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xml:space="preserve">    /* Port-based Host Interface</w:t>
      </w:r>
      <w:r>
        <w:rPr>
          <w:rFonts w:ascii="Courier New" w:eastAsia="Times New Roman" w:hAnsi="Courier New" w:cs="Courier New"/>
          <w:color w:val="000000"/>
          <w:szCs w:val="18"/>
          <w:lang w:bidi="he-IL"/>
        </w:rPr>
        <w:t xml:space="preserve"> entry </w:t>
      </w:r>
      <w:r w:rsidRPr="002E443F">
        <w:rPr>
          <w:rFonts w:ascii="Courier New" w:eastAsia="Times New Roman" w:hAnsi="Courier New" w:cs="Courier New"/>
          <w:color w:val="000000"/>
          <w:szCs w:val="18"/>
          <w:lang w:bidi="he-IL"/>
        </w:rPr>
        <w:t xml:space="preserve"> Type */</w:t>
      </w:r>
    </w:p>
    <w:p w:rsidR="00F21F59" w:rsidRDefault="00F21F59" w:rsidP="00F21F59">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xml:space="preserve">    SAI_HOST_INTERFACE_</w:t>
      </w:r>
      <w:r>
        <w:rPr>
          <w:rFonts w:ascii="Courier New" w:eastAsia="Times New Roman" w:hAnsi="Courier New" w:cs="Courier New"/>
          <w:color w:val="000000"/>
          <w:szCs w:val="18"/>
          <w:lang w:bidi="he-IL"/>
        </w:rPr>
        <w:t>ENTRY_</w:t>
      </w:r>
      <w:r w:rsidRPr="002E443F">
        <w:rPr>
          <w:rFonts w:ascii="Courier New" w:eastAsia="Times New Roman" w:hAnsi="Courier New" w:cs="Courier New"/>
          <w:color w:val="000000"/>
          <w:szCs w:val="18"/>
          <w:lang w:bidi="he-IL"/>
        </w:rPr>
        <w:t>TYPE_PORT,</w:t>
      </w:r>
    </w:p>
    <w:p w:rsidR="00F21F59" w:rsidRDefault="00F21F59" w:rsidP="00F21F59">
      <w:pPr>
        <w:pStyle w:val="code"/>
        <w:rPr>
          <w:rFonts w:ascii="Courier New" w:eastAsia="Times New Roman" w:hAnsi="Courier New" w:cs="Courier New"/>
          <w:color w:val="000000"/>
          <w:szCs w:val="18"/>
          <w:lang w:bidi="he-IL"/>
        </w:rPr>
      </w:pPr>
    </w:p>
    <w:p w:rsidR="00F21F59" w:rsidRPr="002E443F"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 LAG </w:t>
      </w:r>
      <w:r w:rsidRPr="002E443F">
        <w:rPr>
          <w:rFonts w:ascii="Courier New" w:eastAsia="Times New Roman" w:hAnsi="Courier New" w:cs="Courier New"/>
          <w:color w:val="000000"/>
          <w:szCs w:val="18"/>
          <w:lang w:bidi="he-IL"/>
        </w:rPr>
        <w:t xml:space="preserve">based Host Interface </w:t>
      </w:r>
      <w:r>
        <w:rPr>
          <w:rFonts w:ascii="Courier New" w:eastAsia="Times New Roman" w:hAnsi="Courier New" w:cs="Courier New"/>
          <w:color w:val="000000"/>
          <w:szCs w:val="18"/>
          <w:lang w:bidi="he-IL"/>
        </w:rPr>
        <w:t xml:space="preserve">entry </w:t>
      </w:r>
      <w:r w:rsidRPr="002E443F">
        <w:rPr>
          <w:rFonts w:ascii="Courier New" w:eastAsia="Times New Roman" w:hAnsi="Courier New" w:cs="Courier New"/>
          <w:color w:val="000000"/>
          <w:szCs w:val="18"/>
          <w:lang w:bidi="he-IL"/>
        </w:rPr>
        <w:t>Type */</w:t>
      </w:r>
    </w:p>
    <w:p w:rsidR="00F21F59"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SAI_HOST_INTERFACE_ENTRY_TYPE_LAG</w:t>
      </w:r>
      <w:r w:rsidRPr="002E443F">
        <w:rPr>
          <w:rFonts w:ascii="Courier New" w:eastAsia="Times New Roman" w:hAnsi="Courier New" w:cs="Courier New"/>
          <w:color w:val="000000"/>
          <w:szCs w:val="18"/>
          <w:lang w:bidi="he-IL"/>
        </w:rPr>
        <w:t>,</w:t>
      </w:r>
    </w:p>
    <w:p w:rsidR="00F21F59" w:rsidRDefault="00F21F59" w:rsidP="00F21F59">
      <w:pPr>
        <w:pStyle w:val="code"/>
        <w:rPr>
          <w:rFonts w:ascii="Courier New" w:eastAsia="Times New Roman" w:hAnsi="Courier New" w:cs="Courier New"/>
          <w:color w:val="000000"/>
          <w:szCs w:val="18"/>
          <w:lang w:bidi="he-IL"/>
        </w:rPr>
      </w:pPr>
    </w:p>
    <w:p w:rsidR="00F21F59" w:rsidRPr="002E443F"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 vlan </w:t>
      </w:r>
      <w:r w:rsidRPr="002E443F">
        <w:rPr>
          <w:rFonts w:ascii="Courier New" w:eastAsia="Times New Roman" w:hAnsi="Courier New" w:cs="Courier New"/>
          <w:color w:val="000000"/>
          <w:szCs w:val="18"/>
          <w:lang w:bidi="he-IL"/>
        </w:rPr>
        <w:t xml:space="preserve">based Host Interface </w:t>
      </w:r>
      <w:r>
        <w:rPr>
          <w:rFonts w:ascii="Courier New" w:eastAsia="Times New Roman" w:hAnsi="Courier New" w:cs="Courier New"/>
          <w:color w:val="000000"/>
          <w:szCs w:val="18"/>
          <w:lang w:bidi="he-IL"/>
        </w:rPr>
        <w:t xml:space="preserve">entry </w:t>
      </w:r>
      <w:r w:rsidRPr="002E443F">
        <w:rPr>
          <w:rFonts w:ascii="Courier New" w:eastAsia="Times New Roman" w:hAnsi="Courier New" w:cs="Courier New"/>
          <w:color w:val="000000"/>
          <w:szCs w:val="18"/>
          <w:lang w:bidi="he-IL"/>
        </w:rPr>
        <w:t>Type */</w:t>
      </w:r>
    </w:p>
    <w:p w:rsidR="00F21F59" w:rsidRPr="002E443F"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SAI_HOST_INTERFACE_ENTRY_TYPE_VLAN</w:t>
      </w:r>
      <w:r w:rsidRPr="002E443F">
        <w:rPr>
          <w:rFonts w:ascii="Courier New" w:eastAsia="Times New Roman" w:hAnsi="Courier New" w:cs="Courier New"/>
          <w:color w:val="000000"/>
          <w:szCs w:val="18"/>
          <w:lang w:bidi="he-IL"/>
        </w:rPr>
        <w:t>,</w:t>
      </w:r>
    </w:p>
    <w:p w:rsidR="00F21F59" w:rsidRPr="002E443F" w:rsidRDefault="00F21F59" w:rsidP="00F21F59">
      <w:pPr>
        <w:pStyle w:val="code"/>
        <w:rPr>
          <w:rFonts w:ascii="Courier New" w:eastAsia="Times New Roman" w:hAnsi="Courier New" w:cs="Courier New"/>
          <w:color w:val="000000"/>
          <w:szCs w:val="18"/>
          <w:lang w:bidi="he-IL"/>
        </w:rPr>
      </w:pPr>
    </w:p>
    <w:p w:rsidR="00F21F59" w:rsidRPr="002E443F"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 wildcard</w:t>
      </w:r>
      <w:r w:rsidRPr="002E443F">
        <w:rPr>
          <w:rFonts w:ascii="Courier New" w:eastAsia="Times New Roman" w:hAnsi="Courier New" w:cs="Courier New"/>
          <w:color w:val="000000"/>
          <w:szCs w:val="18"/>
          <w:lang w:bidi="he-IL"/>
        </w:rPr>
        <w:t xml:space="preserve"> Interface </w:t>
      </w:r>
      <w:r>
        <w:rPr>
          <w:rFonts w:ascii="Courier New" w:eastAsia="Times New Roman" w:hAnsi="Courier New" w:cs="Courier New"/>
          <w:color w:val="000000"/>
          <w:szCs w:val="18"/>
          <w:lang w:bidi="he-IL"/>
        </w:rPr>
        <w:t xml:space="preserve">entry </w:t>
      </w:r>
      <w:r w:rsidRPr="002E443F">
        <w:rPr>
          <w:rFonts w:ascii="Courier New" w:eastAsia="Times New Roman" w:hAnsi="Courier New" w:cs="Courier New"/>
          <w:color w:val="000000"/>
          <w:szCs w:val="18"/>
          <w:lang w:bidi="he-IL"/>
        </w:rPr>
        <w:t>Type */</w:t>
      </w:r>
    </w:p>
    <w:p w:rsidR="00F21F59"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SAI_HO</w:t>
      </w:r>
      <w:r w:rsidR="00AA05C5">
        <w:rPr>
          <w:rFonts w:ascii="Courier New" w:eastAsia="Times New Roman" w:hAnsi="Courier New" w:cs="Courier New"/>
          <w:color w:val="000000"/>
          <w:szCs w:val="18"/>
          <w:lang w:bidi="he-IL"/>
        </w:rPr>
        <w:t>ST_INTERFACE_ENTRY_TYPE_TRAP_ID</w:t>
      </w:r>
      <w:r>
        <w:rPr>
          <w:rFonts w:ascii="Courier New" w:eastAsia="Times New Roman" w:hAnsi="Courier New" w:cs="Courier New"/>
          <w:color w:val="000000"/>
          <w:szCs w:val="18"/>
          <w:lang w:bidi="he-IL"/>
        </w:rPr>
        <w:t>,</w:t>
      </w:r>
    </w:p>
    <w:p w:rsidR="00AA05C5" w:rsidRDefault="00AA05C5" w:rsidP="00F21F59">
      <w:pPr>
        <w:pStyle w:val="code"/>
        <w:rPr>
          <w:rFonts w:ascii="Courier New" w:eastAsia="Times New Roman" w:hAnsi="Courier New" w:cs="Courier New"/>
          <w:color w:val="000000"/>
          <w:szCs w:val="18"/>
          <w:lang w:bidi="he-IL"/>
        </w:rPr>
      </w:pPr>
    </w:p>
    <w:p w:rsidR="00AA05C5" w:rsidRPr="002E443F" w:rsidRDefault="00AA05C5" w:rsidP="00AA05C5">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 wildcard</w:t>
      </w:r>
      <w:r w:rsidRPr="002E443F">
        <w:rPr>
          <w:rFonts w:ascii="Courier New" w:eastAsia="Times New Roman" w:hAnsi="Courier New" w:cs="Courier New"/>
          <w:color w:val="000000"/>
          <w:szCs w:val="18"/>
          <w:lang w:bidi="he-IL"/>
        </w:rPr>
        <w:t xml:space="preserve"> Interface </w:t>
      </w:r>
      <w:r>
        <w:rPr>
          <w:rFonts w:ascii="Courier New" w:eastAsia="Times New Roman" w:hAnsi="Courier New" w:cs="Courier New"/>
          <w:color w:val="000000"/>
          <w:szCs w:val="18"/>
          <w:lang w:bidi="he-IL"/>
        </w:rPr>
        <w:t>,</w:t>
      </w:r>
      <w:r w:rsidRPr="00AA05C5">
        <w:rPr>
          <w:rFonts w:ascii="Courier New" w:eastAsia="Times New Roman" w:hAnsi="Courier New" w:cs="Courier New"/>
          <w:color w:val="000000"/>
          <w:szCs w:val="18"/>
          <w:lang w:bidi="he-IL"/>
        </w:rPr>
        <w:t xml:space="preserve"> </w:t>
      </w:r>
      <w:r>
        <w:rPr>
          <w:rFonts w:ascii="Courier New" w:eastAsia="Times New Roman" w:hAnsi="Courier New" w:cs="Courier New"/>
          <w:color w:val="000000"/>
          <w:szCs w:val="18"/>
          <w:lang w:bidi="he-IL"/>
        </w:rPr>
        <w:t>wildcard trap id</w:t>
      </w:r>
      <w:r w:rsidRPr="002E443F">
        <w:rPr>
          <w:rFonts w:ascii="Courier New" w:eastAsia="Times New Roman" w:hAnsi="Courier New" w:cs="Courier New"/>
          <w:color w:val="000000"/>
          <w:szCs w:val="18"/>
          <w:lang w:bidi="he-IL"/>
        </w:rPr>
        <w:t xml:space="preserve"> */</w:t>
      </w:r>
    </w:p>
    <w:p w:rsidR="00AA05C5" w:rsidRDefault="00AA05C5" w:rsidP="00AA05C5">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SAI_HOST_INTERFACE_ENTRY_TYPE_WILDCARD,</w:t>
      </w:r>
    </w:p>
    <w:p w:rsidR="00AA05C5" w:rsidRDefault="00AA05C5" w:rsidP="00F21F59">
      <w:pPr>
        <w:pStyle w:val="code"/>
        <w:rPr>
          <w:rFonts w:ascii="Courier New" w:eastAsia="Times New Roman" w:hAnsi="Courier New" w:cs="Courier New"/>
          <w:color w:val="000000"/>
          <w:szCs w:val="18"/>
          <w:lang w:bidi="he-IL"/>
        </w:rPr>
      </w:pPr>
    </w:p>
    <w:p w:rsidR="00F21F59" w:rsidRPr="002E443F"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w:t>
      </w:r>
      <w:r w:rsidR="008A2316" w:rsidRPr="008A2316">
        <w:rPr>
          <w:rFonts w:ascii="Courier New" w:eastAsia="Times New Roman" w:hAnsi="Courier New" w:cs="Courier New"/>
          <w:color w:val="000000"/>
          <w:szCs w:val="18"/>
          <w:lang w:bidi="he-IL"/>
        </w:rPr>
        <w:t xml:space="preserve"> </w:t>
      </w:r>
      <w:r w:rsidR="008A2316" w:rsidRPr="002E443F">
        <w:rPr>
          <w:rFonts w:ascii="Courier New" w:eastAsia="Times New Roman" w:hAnsi="Courier New" w:cs="Courier New"/>
          <w:color w:val="000000"/>
          <w:szCs w:val="18"/>
          <w:lang w:bidi="he-IL"/>
        </w:rPr>
        <w:t>sai_host_interface_</w:t>
      </w:r>
      <w:r w:rsidR="008A2316">
        <w:rPr>
          <w:rFonts w:ascii="Courier New" w:eastAsia="Times New Roman" w:hAnsi="Courier New" w:cs="Courier New"/>
          <w:color w:val="000000"/>
          <w:szCs w:val="18"/>
          <w:lang w:bidi="he-IL"/>
        </w:rPr>
        <w:t>table_entry_</w:t>
      </w:r>
      <w:r w:rsidR="008A2316" w:rsidRPr="002E443F">
        <w:rPr>
          <w:rFonts w:ascii="Courier New" w:eastAsia="Times New Roman" w:hAnsi="Courier New" w:cs="Courier New"/>
          <w:color w:val="000000"/>
          <w:szCs w:val="18"/>
          <w:lang w:bidi="he-IL"/>
        </w:rPr>
        <w:t>type_t</w:t>
      </w:r>
      <w:r w:rsidRPr="002E443F">
        <w:rPr>
          <w:rFonts w:ascii="Courier New" w:eastAsia="Times New Roman" w:hAnsi="Courier New" w:cs="Courier New"/>
          <w:color w:val="000000"/>
          <w:szCs w:val="18"/>
          <w:lang w:bidi="he-IL"/>
        </w:rPr>
        <w:t>;</w:t>
      </w:r>
    </w:p>
    <w:p w:rsidR="00537778" w:rsidRDefault="00537778" w:rsidP="00537778">
      <w:pPr>
        <w:pStyle w:val="code"/>
        <w:rPr>
          <w:rFonts w:ascii="Courier New" w:eastAsia="Times New Roman" w:hAnsi="Courier New" w:cs="Courier New"/>
          <w:color w:val="000000"/>
          <w:szCs w:val="18"/>
          <w:lang w:bidi="he-IL"/>
        </w:rPr>
      </w:pP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w:t>
      </w: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@brief Attribute data for SAI_HOST_INTERFACE_TABLE_ENTRY_ATTR_CHANNEL_TYPE</w:t>
      </w: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w:t>
      </w: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typedef enum _sai_host_interface_table_entry_channel_type_t</w:t>
      </w: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w:t>
      </w: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 receive packets via callback */</w:t>
      </w: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SAI_HOST_INTERFACE_TABLE_ENTRY_CHANNEL_TYPE_CB,</w:t>
      </w:r>
    </w:p>
    <w:p w:rsidR="002129F1" w:rsidRPr="002129F1" w:rsidRDefault="002129F1" w:rsidP="002129F1">
      <w:pPr>
        <w:pStyle w:val="code"/>
        <w:rPr>
          <w:rFonts w:ascii="Courier New" w:eastAsia="Times New Roman" w:hAnsi="Courier New" w:cs="Courier New"/>
          <w:color w:val="000000"/>
          <w:szCs w:val="18"/>
          <w:lang w:bidi="he-IL"/>
        </w:rPr>
      </w:pP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 receive packets via file descriptor */</w:t>
      </w: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SAI_HOST_INTERFACE_TABLE_ENTRY_CHANNEL_TYPE_FD,</w:t>
      </w:r>
    </w:p>
    <w:p w:rsidR="002129F1" w:rsidRPr="002129F1" w:rsidRDefault="002129F1" w:rsidP="002129F1">
      <w:pPr>
        <w:pStyle w:val="code"/>
        <w:rPr>
          <w:rFonts w:ascii="Courier New" w:eastAsia="Times New Roman" w:hAnsi="Courier New" w:cs="Courier New"/>
          <w:color w:val="000000"/>
          <w:szCs w:val="18"/>
          <w:lang w:bidi="he-IL"/>
        </w:rPr>
      </w:pP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 receive packets via Linux netdev type port */</w:t>
      </w: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SAI_HOST_INTERFACE_TABLE_ENTRY_CHANNEL_TYPE_NETDEV_PHYSICAL_PORT,</w:t>
      </w:r>
    </w:p>
    <w:p w:rsidR="002129F1" w:rsidRPr="002129F1" w:rsidRDefault="002129F1" w:rsidP="002129F1">
      <w:pPr>
        <w:pStyle w:val="code"/>
        <w:rPr>
          <w:rFonts w:ascii="Courier New" w:eastAsia="Times New Roman" w:hAnsi="Courier New" w:cs="Courier New"/>
          <w:color w:val="000000"/>
          <w:szCs w:val="18"/>
          <w:lang w:bidi="he-IL"/>
        </w:rPr>
      </w:pP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 receive packets via Linux netdev logical port (LAG or port) */</w:t>
      </w: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SAI_HOST_INTERFACE_TABLE_ENTRY_CHANNEL_TYPE_NETDEV_LOGICAL_PORT,</w:t>
      </w:r>
    </w:p>
    <w:p w:rsidR="002129F1" w:rsidRPr="002129F1" w:rsidRDefault="002129F1" w:rsidP="002129F1">
      <w:pPr>
        <w:pStyle w:val="code"/>
        <w:rPr>
          <w:rFonts w:ascii="Courier New" w:eastAsia="Times New Roman" w:hAnsi="Courier New" w:cs="Courier New"/>
          <w:color w:val="000000"/>
          <w:szCs w:val="18"/>
          <w:lang w:bidi="he-IL"/>
        </w:rPr>
      </w:pP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 receive packets via Linux netdev L3 interface */</w:t>
      </w: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SAI_HOST_INTERFACE_TABLE_ENTRY_CHANNEL_TYPE_NETDEV_L3</w:t>
      </w:r>
    </w:p>
    <w:p w:rsidR="002129F1" w:rsidRPr="002129F1" w:rsidRDefault="002129F1" w:rsidP="002129F1">
      <w:pPr>
        <w:pStyle w:val="code"/>
        <w:rPr>
          <w:rFonts w:ascii="Courier New" w:eastAsia="Times New Roman" w:hAnsi="Courier New" w:cs="Courier New"/>
          <w:color w:val="000000"/>
          <w:szCs w:val="18"/>
          <w:lang w:bidi="he-IL"/>
        </w:rPr>
      </w:pP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sai_host_interface_table_entry_channel_type_t;</w:t>
      </w:r>
    </w:p>
    <w:p w:rsidR="002129F1" w:rsidRPr="002E443F" w:rsidRDefault="002129F1" w:rsidP="002129F1">
      <w:pPr>
        <w:pStyle w:val="code"/>
        <w:rPr>
          <w:rFonts w:ascii="Courier New" w:eastAsia="Times New Roman" w:hAnsi="Courier New" w:cs="Courier New"/>
          <w:color w:val="000000"/>
          <w:szCs w:val="18"/>
          <w:lang w:bidi="he-IL"/>
        </w:rPr>
      </w:pPr>
    </w:p>
    <w:p w:rsidR="00FD30BD" w:rsidRDefault="00FD30BD" w:rsidP="00537778">
      <w:pPr>
        <w:pStyle w:val="code"/>
        <w:rPr>
          <w:ins w:id="22" w:author="Matty Kadosh" w:date="2016-10-26T20:21:00Z"/>
          <w:rFonts w:ascii="Courier New" w:eastAsia="Times New Roman" w:hAnsi="Courier New" w:cs="Courier New"/>
          <w:color w:val="000000"/>
          <w:szCs w:val="18"/>
          <w:lang w:bidi="he-IL"/>
        </w:rPr>
      </w:pPr>
    </w:p>
    <w:p w:rsidR="00FD30BD" w:rsidRPr="002E443F" w:rsidRDefault="00FD30BD" w:rsidP="00FD30BD">
      <w:pPr>
        <w:pStyle w:val="code"/>
        <w:rPr>
          <w:ins w:id="23" w:author="Matty Kadosh" w:date="2016-10-26T20:21:00Z"/>
          <w:rFonts w:ascii="Courier New" w:eastAsia="Times New Roman" w:hAnsi="Courier New" w:cs="Courier New"/>
          <w:color w:val="000000"/>
          <w:szCs w:val="18"/>
          <w:lang w:bidi="he-IL"/>
        </w:rPr>
      </w:pPr>
      <w:ins w:id="24" w:author="Matty Kadosh" w:date="2016-10-26T20:21:00Z">
        <w:r w:rsidRPr="002E443F">
          <w:rPr>
            <w:rFonts w:ascii="Courier New" w:eastAsia="Times New Roman" w:hAnsi="Courier New" w:cs="Courier New"/>
            <w:color w:val="000000"/>
            <w:szCs w:val="18"/>
            <w:lang w:bidi="he-IL"/>
          </w:rPr>
          <w:t>/*</w:t>
        </w:r>
      </w:ins>
    </w:p>
    <w:p w:rsidR="00FD30BD" w:rsidRPr="002E443F" w:rsidRDefault="00FD30BD" w:rsidP="00FD30BD">
      <w:pPr>
        <w:pStyle w:val="code"/>
        <w:rPr>
          <w:ins w:id="25" w:author="Matty Kadosh" w:date="2016-10-26T20:21:00Z"/>
          <w:rFonts w:ascii="Courier New" w:eastAsia="Times New Roman" w:hAnsi="Courier New" w:cs="Courier New"/>
          <w:color w:val="000000"/>
          <w:szCs w:val="18"/>
          <w:lang w:bidi="he-IL"/>
        </w:rPr>
      </w:pPr>
      <w:ins w:id="26" w:author="Matty Kadosh" w:date="2016-10-26T20:21:00Z">
        <w:r w:rsidRPr="002E443F">
          <w:rPr>
            <w:rFonts w:ascii="Courier New" w:eastAsia="Times New Roman" w:hAnsi="Courier New" w:cs="Courier New"/>
            <w:color w:val="000000"/>
            <w:szCs w:val="18"/>
            <w:lang w:bidi="he-IL"/>
          </w:rPr>
          <w:t>*  Attribute data for SAI_HOST</w:t>
        </w:r>
        <w:r>
          <w:rPr>
            <w:rFonts w:ascii="Courier New" w:eastAsia="Times New Roman" w:hAnsi="Courier New" w:cs="Courier New"/>
            <w:color w:val="000000"/>
            <w:szCs w:val="18"/>
            <w:lang w:bidi="he-IL"/>
          </w:rPr>
          <w:t xml:space="preserve">_INTERFACE_TABLE_ENTRY </w:t>
        </w:r>
      </w:ins>
    </w:p>
    <w:p w:rsidR="00FD30BD" w:rsidRDefault="00FD30BD" w:rsidP="00FD30BD">
      <w:pPr>
        <w:pStyle w:val="code"/>
        <w:rPr>
          <w:ins w:id="27" w:author="Matty Kadosh" w:date="2016-10-26T20:21:00Z"/>
          <w:rFonts w:ascii="Courier New" w:eastAsia="Times New Roman" w:hAnsi="Courier New" w:cs="Courier New"/>
          <w:color w:val="000000"/>
          <w:szCs w:val="18"/>
          <w:lang w:bidi="he-IL"/>
        </w:rPr>
      </w:pPr>
      <w:ins w:id="28" w:author="Matty Kadosh" w:date="2016-10-26T20:21:00Z">
        <w:r w:rsidRPr="002E443F">
          <w:rPr>
            <w:rFonts w:ascii="Courier New" w:eastAsia="Times New Roman" w:hAnsi="Courier New" w:cs="Courier New"/>
            <w:color w:val="000000"/>
            <w:szCs w:val="18"/>
            <w:lang w:bidi="he-IL"/>
          </w:rPr>
          <w:t>*/</w:t>
        </w:r>
      </w:ins>
    </w:p>
    <w:p w:rsidR="00FD30BD" w:rsidRPr="002E443F" w:rsidRDefault="00FD30BD" w:rsidP="00FD30BD">
      <w:pPr>
        <w:pStyle w:val="code"/>
        <w:rPr>
          <w:ins w:id="29" w:author="Matty Kadosh" w:date="2016-10-26T20:21:00Z"/>
          <w:rFonts w:ascii="Courier New" w:eastAsia="Times New Roman" w:hAnsi="Courier New" w:cs="Courier New"/>
          <w:color w:val="000000"/>
          <w:szCs w:val="18"/>
          <w:lang w:bidi="he-IL"/>
        </w:rPr>
      </w:pPr>
      <w:ins w:id="30" w:author="Matty Kadosh" w:date="2016-10-26T20:21:00Z">
        <w:r w:rsidRPr="002E443F">
          <w:rPr>
            <w:rFonts w:ascii="Courier New" w:eastAsia="Times New Roman" w:hAnsi="Courier New" w:cs="Courier New"/>
            <w:color w:val="000000"/>
            <w:szCs w:val="18"/>
            <w:lang w:bidi="he-IL"/>
          </w:rPr>
          <w:t>typedef enum _sai_host_interface_</w:t>
        </w:r>
        <w:r>
          <w:rPr>
            <w:rFonts w:ascii="Courier New" w:eastAsia="Times New Roman" w:hAnsi="Courier New" w:cs="Courier New"/>
            <w:color w:val="000000"/>
            <w:szCs w:val="18"/>
            <w:lang w:bidi="he-IL"/>
          </w:rPr>
          <w:t>table_user_channel</w:t>
        </w:r>
        <w:r w:rsidRPr="002E443F">
          <w:rPr>
            <w:rFonts w:ascii="Courier New" w:eastAsia="Times New Roman" w:hAnsi="Courier New" w:cs="Courier New"/>
            <w:color w:val="000000"/>
            <w:szCs w:val="18"/>
            <w:lang w:bidi="he-IL"/>
          </w:rPr>
          <w:t xml:space="preserve"> </w:t>
        </w:r>
      </w:ins>
    </w:p>
    <w:p w:rsidR="00FD30BD" w:rsidRPr="002E443F" w:rsidRDefault="00FD30BD" w:rsidP="00FD30BD">
      <w:pPr>
        <w:pStyle w:val="code"/>
        <w:rPr>
          <w:ins w:id="31" w:author="Matty Kadosh" w:date="2016-10-26T20:21:00Z"/>
          <w:rFonts w:ascii="Courier New" w:eastAsia="Times New Roman" w:hAnsi="Courier New" w:cs="Courier New"/>
          <w:color w:val="000000"/>
          <w:szCs w:val="18"/>
          <w:lang w:bidi="he-IL"/>
        </w:rPr>
      </w:pPr>
      <w:ins w:id="32" w:author="Matty Kadosh" w:date="2016-10-26T20:21:00Z">
        <w:r w:rsidRPr="002E443F">
          <w:rPr>
            <w:rFonts w:ascii="Courier New" w:eastAsia="Times New Roman" w:hAnsi="Courier New" w:cs="Courier New"/>
            <w:color w:val="000000"/>
            <w:szCs w:val="18"/>
            <w:lang w:bidi="he-IL"/>
          </w:rPr>
          <w:t>{</w:t>
        </w:r>
      </w:ins>
    </w:p>
    <w:p w:rsidR="00FD30BD" w:rsidRPr="002E443F" w:rsidRDefault="00FD30BD" w:rsidP="00FD30BD">
      <w:pPr>
        <w:pStyle w:val="code"/>
        <w:rPr>
          <w:ins w:id="33" w:author="Matty Kadosh" w:date="2016-10-26T20:21:00Z"/>
          <w:rFonts w:ascii="Courier New" w:eastAsia="Times New Roman" w:hAnsi="Courier New" w:cs="Courier New"/>
          <w:color w:val="000000"/>
          <w:szCs w:val="18"/>
          <w:lang w:bidi="he-IL"/>
        </w:rPr>
      </w:pPr>
      <w:ins w:id="34" w:author="Matty Kadosh" w:date="2016-10-26T20:21:00Z">
        <w:r w:rsidRPr="002E443F">
          <w:rPr>
            <w:rFonts w:ascii="Courier New" w:eastAsia="Times New Roman" w:hAnsi="Courier New" w:cs="Courier New"/>
            <w:color w:val="000000"/>
            <w:szCs w:val="18"/>
            <w:lang w:bidi="he-IL"/>
          </w:rPr>
          <w:t xml:space="preserve">    /* </w:t>
        </w:r>
        <w:r>
          <w:rPr>
            <w:rFonts w:ascii="Courier New" w:eastAsia="Times New Roman" w:hAnsi="Courier New" w:cs="Courier New"/>
            <w:color w:val="000000"/>
            <w:szCs w:val="18"/>
            <w:lang w:bidi="he-IL"/>
          </w:rPr>
          <w:t xml:space="preserve">for user channel callback </w:t>
        </w:r>
        <w:r w:rsidRPr="002E443F">
          <w:rPr>
            <w:rFonts w:ascii="Courier New" w:eastAsia="Times New Roman" w:hAnsi="Courier New" w:cs="Courier New"/>
            <w:color w:val="000000"/>
            <w:szCs w:val="18"/>
            <w:lang w:bidi="he-IL"/>
          </w:rPr>
          <w:t>*/</w:t>
        </w:r>
      </w:ins>
    </w:p>
    <w:p w:rsidR="00FD30BD" w:rsidRDefault="00FD30BD" w:rsidP="00FD30BD">
      <w:pPr>
        <w:pStyle w:val="code"/>
        <w:rPr>
          <w:ins w:id="35" w:author="Matty Kadosh" w:date="2016-10-26T20:21:00Z"/>
          <w:rFonts w:ascii="Courier New" w:eastAsia="Times New Roman" w:hAnsi="Courier New" w:cs="Courier New"/>
          <w:color w:val="000000"/>
          <w:szCs w:val="18"/>
          <w:lang w:bidi="he-IL"/>
        </w:rPr>
      </w:pPr>
      <w:ins w:id="36" w:author="Matty Kadosh" w:date="2016-10-26T20:21:00Z">
        <w:r w:rsidRPr="002E443F">
          <w:rPr>
            <w:rFonts w:ascii="Courier New" w:eastAsia="Times New Roman" w:hAnsi="Courier New" w:cs="Courier New"/>
            <w:color w:val="000000"/>
            <w:szCs w:val="18"/>
            <w:lang w:bidi="he-IL"/>
          </w:rPr>
          <w:t xml:space="preserve">    SAI_HOST_INTERFACE_</w:t>
        </w:r>
        <w:r>
          <w:rPr>
            <w:rFonts w:ascii="Courier New" w:eastAsia="Times New Roman" w:hAnsi="Courier New" w:cs="Courier New"/>
            <w:color w:val="000000"/>
            <w:szCs w:val="18"/>
            <w:lang w:bidi="he-IL"/>
          </w:rPr>
          <w:t>ENTRY_USER_CHANNEL_CB</w:t>
        </w:r>
        <w:r w:rsidRPr="002E443F">
          <w:rPr>
            <w:rFonts w:ascii="Courier New" w:eastAsia="Times New Roman" w:hAnsi="Courier New" w:cs="Courier New"/>
            <w:color w:val="000000"/>
            <w:szCs w:val="18"/>
            <w:lang w:bidi="he-IL"/>
          </w:rPr>
          <w:t>,</w:t>
        </w:r>
      </w:ins>
    </w:p>
    <w:p w:rsidR="00FD30BD" w:rsidRPr="002E443F" w:rsidRDefault="00FD30BD" w:rsidP="00FD30BD">
      <w:pPr>
        <w:pStyle w:val="code"/>
        <w:rPr>
          <w:ins w:id="37" w:author="Matty Kadosh" w:date="2016-10-26T20:21:00Z"/>
          <w:rFonts w:ascii="Courier New" w:eastAsia="Times New Roman" w:hAnsi="Courier New" w:cs="Courier New"/>
          <w:color w:val="000000"/>
          <w:szCs w:val="18"/>
          <w:lang w:bidi="he-IL"/>
        </w:rPr>
      </w:pPr>
      <w:ins w:id="38" w:author="Matty Kadosh" w:date="2016-10-26T20:21:00Z">
        <w:r>
          <w:rPr>
            <w:rFonts w:ascii="Courier New" w:eastAsia="Times New Roman" w:hAnsi="Courier New" w:cs="Courier New"/>
            <w:color w:val="000000"/>
            <w:szCs w:val="18"/>
            <w:lang w:bidi="he-IL"/>
          </w:rPr>
          <w:t xml:space="preserve">    </w:t>
        </w:r>
        <w:r w:rsidRPr="002E443F">
          <w:rPr>
            <w:rFonts w:ascii="Courier New" w:eastAsia="Times New Roman" w:hAnsi="Courier New" w:cs="Courier New"/>
            <w:color w:val="000000"/>
            <w:szCs w:val="18"/>
            <w:lang w:bidi="he-IL"/>
          </w:rPr>
          <w:t xml:space="preserve">/* </w:t>
        </w:r>
        <w:r>
          <w:rPr>
            <w:rFonts w:ascii="Courier New" w:eastAsia="Times New Roman" w:hAnsi="Courier New" w:cs="Courier New"/>
            <w:color w:val="000000"/>
            <w:szCs w:val="18"/>
            <w:lang w:bidi="he-IL"/>
          </w:rPr>
          <w:t xml:space="preserve">for user channel file descriptor  </w:t>
        </w:r>
        <w:r w:rsidRPr="002E443F">
          <w:rPr>
            <w:rFonts w:ascii="Courier New" w:eastAsia="Times New Roman" w:hAnsi="Courier New" w:cs="Courier New"/>
            <w:color w:val="000000"/>
            <w:szCs w:val="18"/>
            <w:lang w:bidi="he-IL"/>
          </w:rPr>
          <w:t>*/</w:t>
        </w:r>
      </w:ins>
    </w:p>
    <w:p w:rsidR="00FD30BD" w:rsidRDefault="00FD30BD" w:rsidP="00FD30BD">
      <w:pPr>
        <w:pStyle w:val="code"/>
        <w:rPr>
          <w:ins w:id="39" w:author="Matty Kadosh" w:date="2016-10-26T20:21:00Z"/>
          <w:rFonts w:ascii="Courier New" w:eastAsia="Times New Roman" w:hAnsi="Courier New" w:cs="Courier New"/>
          <w:color w:val="000000"/>
          <w:szCs w:val="18"/>
          <w:lang w:bidi="he-IL"/>
        </w:rPr>
      </w:pPr>
      <w:ins w:id="40" w:author="Matty Kadosh" w:date="2016-10-26T20:21:00Z">
        <w:r w:rsidRPr="002E443F">
          <w:rPr>
            <w:rFonts w:ascii="Courier New" w:eastAsia="Times New Roman" w:hAnsi="Courier New" w:cs="Courier New"/>
            <w:color w:val="000000"/>
            <w:szCs w:val="18"/>
            <w:lang w:bidi="he-IL"/>
          </w:rPr>
          <w:t xml:space="preserve">    SAI_HOST_INTERFACE_</w:t>
        </w:r>
        <w:r>
          <w:rPr>
            <w:rFonts w:ascii="Courier New" w:eastAsia="Times New Roman" w:hAnsi="Courier New" w:cs="Courier New"/>
            <w:color w:val="000000"/>
            <w:szCs w:val="18"/>
            <w:lang w:bidi="he-IL"/>
          </w:rPr>
          <w:t>ENTRY_USER_CHANNEL_FD</w:t>
        </w:r>
        <w:r w:rsidRPr="002E443F">
          <w:rPr>
            <w:rFonts w:ascii="Courier New" w:eastAsia="Times New Roman" w:hAnsi="Courier New" w:cs="Courier New"/>
            <w:color w:val="000000"/>
            <w:szCs w:val="18"/>
            <w:lang w:bidi="he-IL"/>
          </w:rPr>
          <w:t>,</w:t>
        </w:r>
      </w:ins>
    </w:p>
    <w:p w:rsidR="00FD30BD" w:rsidRDefault="00FD30BD" w:rsidP="00FD30BD">
      <w:pPr>
        <w:pStyle w:val="code"/>
        <w:rPr>
          <w:ins w:id="41" w:author="Matty Kadosh" w:date="2016-10-26T20:21:00Z"/>
          <w:rFonts w:ascii="Courier New" w:eastAsia="Times New Roman" w:hAnsi="Courier New" w:cs="Courier New"/>
          <w:color w:val="000000"/>
          <w:szCs w:val="18"/>
          <w:lang w:bidi="he-IL"/>
        </w:rPr>
      </w:pPr>
    </w:p>
    <w:p w:rsidR="00FD30BD" w:rsidRPr="002E443F" w:rsidRDefault="00FD30BD" w:rsidP="00FD30BD">
      <w:pPr>
        <w:pStyle w:val="code"/>
        <w:rPr>
          <w:ins w:id="42" w:author="Matty Kadosh" w:date="2016-10-26T20:21:00Z"/>
          <w:rFonts w:ascii="Courier New" w:eastAsia="Times New Roman" w:hAnsi="Courier New" w:cs="Courier New"/>
          <w:color w:val="000000"/>
          <w:szCs w:val="18"/>
          <w:lang w:bidi="he-IL"/>
        </w:rPr>
      </w:pPr>
      <w:ins w:id="43" w:author="Matty Kadosh" w:date="2016-10-26T20:21:00Z">
        <w:r>
          <w:rPr>
            <w:rFonts w:ascii="Courier New" w:eastAsia="Times New Roman" w:hAnsi="Courier New" w:cs="Courier New"/>
            <w:color w:val="000000"/>
            <w:szCs w:val="18"/>
            <w:lang w:bidi="he-IL"/>
          </w:rPr>
          <w:t xml:space="preserve">    </w:t>
        </w:r>
        <w:r w:rsidRPr="002E443F">
          <w:rPr>
            <w:rFonts w:ascii="Courier New" w:eastAsia="Times New Roman" w:hAnsi="Courier New" w:cs="Courier New"/>
            <w:color w:val="000000"/>
            <w:szCs w:val="18"/>
            <w:lang w:bidi="he-IL"/>
          </w:rPr>
          <w:t xml:space="preserve">/* </w:t>
        </w:r>
        <w:r>
          <w:rPr>
            <w:rFonts w:ascii="Courier New" w:eastAsia="Times New Roman" w:hAnsi="Courier New" w:cs="Courier New"/>
            <w:color w:val="000000"/>
            <w:szCs w:val="18"/>
            <w:lang w:bidi="he-IL"/>
          </w:rPr>
          <w:t xml:space="preserve">for user channel physical port </w:t>
        </w:r>
        <w:r w:rsidRPr="002E443F">
          <w:rPr>
            <w:rFonts w:ascii="Courier New" w:eastAsia="Times New Roman" w:hAnsi="Courier New" w:cs="Courier New"/>
            <w:color w:val="000000"/>
            <w:szCs w:val="18"/>
            <w:lang w:bidi="he-IL"/>
          </w:rPr>
          <w:t>*/</w:t>
        </w:r>
      </w:ins>
    </w:p>
    <w:p w:rsidR="00FD30BD" w:rsidRDefault="00FD30BD" w:rsidP="00FD30BD">
      <w:pPr>
        <w:pStyle w:val="code"/>
        <w:rPr>
          <w:ins w:id="44" w:author="Matty Kadosh" w:date="2016-10-26T20:21:00Z"/>
          <w:rFonts w:ascii="Courier New" w:eastAsia="Times New Roman" w:hAnsi="Courier New" w:cs="Courier New"/>
          <w:color w:val="000000"/>
          <w:szCs w:val="18"/>
          <w:lang w:bidi="he-IL"/>
        </w:rPr>
      </w:pPr>
      <w:ins w:id="45" w:author="Matty Kadosh" w:date="2016-10-26T20:21:00Z">
        <w:r w:rsidRPr="002E443F">
          <w:rPr>
            <w:rFonts w:ascii="Courier New" w:eastAsia="Times New Roman" w:hAnsi="Courier New" w:cs="Courier New"/>
            <w:color w:val="000000"/>
            <w:szCs w:val="18"/>
            <w:lang w:bidi="he-IL"/>
          </w:rPr>
          <w:t xml:space="preserve">    SAI_HOST_INTERFACE_</w:t>
        </w:r>
        <w:r>
          <w:rPr>
            <w:rFonts w:ascii="Courier New" w:eastAsia="Times New Roman" w:hAnsi="Courier New" w:cs="Courier New"/>
            <w:color w:val="000000"/>
            <w:szCs w:val="18"/>
            <w:lang w:bidi="he-IL"/>
          </w:rPr>
          <w:t>ENTRY_USER_CHANNEL_NET_PHY_PORT</w:t>
        </w:r>
        <w:r w:rsidRPr="002E443F">
          <w:rPr>
            <w:rFonts w:ascii="Courier New" w:eastAsia="Times New Roman" w:hAnsi="Courier New" w:cs="Courier New"/>
            <w:color w:val="000000"/>
            <w:szCs w:val="18"/>
            <w:lang w:bidi="he-IL"/>
          </w:rPr>
          <w:t>,</w:t>
        </w:r>
      </w:ins>
    </w:p>
    <w:p w:rsidR="00FD30BD" w:rsidRDefault="00FD30BD" w:rsidP="00FD30BD">
      <w:pPr>
        <w:pStyle w:val="code"/>
        <w:rPr>
          <w:ins w:id="46" w:author="Matty Kadosh" w:date="2016-10-26T20:21:00Z"/>
          <w:rFonts w:ascii="Courier New" w:eastAsia="Times New Roman" w:hAnsi="Courier New" w:cs="Courier New"/>
          <w:color w:val="000000"/>
          <w:szCs w:val="18"/>
          <w:lang w:bidi="he-IL"/>
        </w:rPr>
      </w:pPr>
    </w:p>
    <w:p w:rsidR="00FD30BD" w:rsidRPr="002E443F" w:rsidRDefault="00FD30BD" w:rsidP="00FD30BD">
      <w:pPr>
        <w:pStyle w:val="code"/>
        <w:rPr>
          <w:ins w:id="47" w:author="Matty Kadosh" w:date="2016-10-26T20:21:00Z"/>
          <w:rFonts w:ascii="Courier New" w:eastAsia="Times New Roman" w:hAnsi="Courier New" w:cs="Courier New"/>
          <w:color w:val="000000"/>
          <w:szCs w:val="18"/>
          <w:lang w:bidi="he-IL"/>
        </w:rPr>
      </w:pPr>
      <w:ins w:id="48" w:author="Matty Kadosh" w:date="2016-10-26T20:21:00Z">
        <w:r>
          <w:rPr>
            <w:rFonts w:ascii="Courier New" w:eastAsia="Times New Roman" w:hAnsi="Courier New" w:cs="Courier New"/>
            <w:color w:val="000000"/>
            <w:szCs w:val="18"/>
            <w:lang w:bidi="he-IL"/>
          </w:rPr>
          <w:t xml:space="preserve">    </w:t>
        </w:r>
        <w:r w:rsidRPr="002E443F">
          <w:rPr>
            <w:rFonts w:ascii="Courier New" w:eastAsia="Times New Roman" w:hAnsi="Courier New" w:cs="Courier New"/>
            <w:color w:val="000000"/>
            <w:szCs w:val="18"/>
            <w:lang w:bidi="he-IL"/>
          </w:rPr>
          <w:t xml:space="preserve">/* </w:t>
        </w:r>
        <w:r>
          <w:rPr>
            <w:rFonts w:ascii="Courier New" w:eastAsia="Times New Roman" w:hAnsi="Courier New" w:cs="Courier New"/>
            <w:color w:val="000000"/>
            <w:szCs w:val="18"/>
            <w:lang w:bidi="he-IL"/>
          </w:rPr>
          <w:t xml:space="preserve">for user channel logical port  </w:t>
        </w:r>
        <w:r w:rsidRPr="002E443F">
          <w:rPr>
            <w:rFonts w:ascii="Courier New" w:eastAsia="Times New Roman" w:hAnsi="Courier New" w:cs="Courier New"/>
            <w:color w:val="000000"/>
            <w:szCs w:val="18"/>
            <w:lang w:bidi="he-IL"/>
          </w:rPr>
          <w:t>*/</w:t>
        </w:r>
      </w:ins>
    </w:p>
    <w:p w:rsidR="00FD30BD" w:rsidRDefault="00FD30BD" w:rsidP="00FD30BD">
      <w:pPr>
        <w:pStyle w:val="code"/>
        <w:rPr>
          <w:ins w:id="49" w:author="Matty Kadosh" w:date="2016-10-26T20:21:00Z"/>
          <w:rFonts w:ascii="Courier New" w:eastAsia="Times New Roman" w:hAnsi="Courier New" w:cs="Courier New"/>
          <w:color w:val="000000"/>
          <w:szCs w:val="18"/>
          <w:lang w:bidi="he-IL"/>
        </w:rPr>
      </w:pPr>
      <w:ins w:id="50" w:author="Matty Kadosh" w:date="2016-10-26T20:21:00Z">
        <w:r w:rsidRPr="002E443F">
          <w:rPr>
            <w:rFonts w:ascii="Courier New" w:eastAsia="Times New Roman" w:hAnsi="Courier New" w:cs="Courier New"/>
            <w:color w:val="000000"/>
            <w:szCs w:val="18"/>
            <w:lang w:bidi="he-IL"/>
          </w:rPr>
          <w:t xml:space="preserve">    SAI_HOST_INTERFACE_</w:t>
        </w:r>
        <w:r>
          <w:rPr>
            <w:rFonts w:ascii="Courier New" w:eastAsia="Times New Roman" w:hAnsi="Courier New" w:cs="Courier New"/>
            <w:color w:val="000000"/>
            <w:szCs w:val="18"/>
            <w:lang w:bidi="he-IL"/>
          </w:rPr>
          <w:t>ENTRY_USER_CHANNEL_NET_LOGICAL_PORT</w:t>
        </w:r>
        <w:r w:rsidRPr="002E443F">
          <w:rPr>
            <w:rFonts w:ascii="Courier New" w:eastAsia="Times New Roman" w:hAnsi="Courier New" w:cs="Courier New"/>
            <w:color w:val="000000"/>
            <w:szCs w:val="18"/>
            <w:lang w:bidi="he-IL"/>
          </w:rPr>
          <w:t>,</w:t>
        </w:r>
      </w:ins>
    </w:p>
    <w:p w:rsidR="00FD30BD" w:rsidRDefault="00FD30BD" w:rsidP="00FD30BD">
      <w:pPr>
        <w:pStyle w:val="code"/>
        <w:rPr>
          <w:ins w:id="51" w:author="Matty Kadosh" w:date="2016-10-26T20:21:00Z"/>
          <w:rFonts w:ascii="Courier New" w:eastAsia="Times New Roman" w:hAnsi="Courier New" w:cs="Courier New"/>
          <w:color w:val="000000"/>
          <w:szCs w:val="18"/>
          <w:lang w:bidi="he-IL"/>
        </w:rPr>
      </w:pPr>
    </w:p>
    <w:p w:rsidR="00FD30BD" w:rsidRPr="002E443F" w:rsidRDefault="00FD30BD" w:rsidP="00FD30BD">
      <w:pPr>
        <w:pStyle w:val="code"/>
        <w:rPr>
          <w:ins w:id="52" w:author="Matty Kadosh" w:date="2016-10-26T20:21:00Z"/>
          <w:rFonts w:ascii="Courier New" w:eastAsia="Times New Roman" w:hAnsi="Courier New" w:cs="Courier New"/>
          <w:color w:val="000000"/>
          <w:szCs w:val="18"/>
          <w:lang w:bidi="he-IL"/>
        </w:rPr>
      </w:pPr>
      <w:ins w:id="53" w:author="Matty Kadosh" w:date="2016-10-26T20:21:00Z">
        <w:r>
          <w:rPr>
            <w:rFonts w:ascii="Courier New" w:eastAsia="Times New Roman" w:hAnsi="Courier New" w:cs="Courier New"/>
            <w:color w:val="000000"/>
            <w:szCs w:val="18"/>
            <w:lang w:bidi="he-IL"/>
          </w:rPr>
          <w:t xml:space="preserve">    </w:t>
        </w:r>
        <w:r w:rsidRPr="002E443F">
          <w:rPr>
            <w:rFonts w:ascii="Courier New" w:eastAsia="Times New Roman" w:hAnsi="Courier New" w:cs="Courier New"/>
            <w:color w:val="000000"/>
            <w:szCs w:val="18"/>
            <w:lang w:bidi="he-IL"/>
          </w:rPr>
          <w:t xml:space="preserve">/* </w:t>
        </w:r>
        <w:r>
          <w:rPr>
            <w:rFonts w:ascii="Courier New" w:eastAsia="Times New Roman" w:hAnsi="Courier New" w:cs="Courier New"/>
            <w:color w:val="000000"/>
            <w:szCs w:val="18"/>
            <w:lang w:bidi="he-IL"/>
          </w:rPr>
          <w:t xml:space="preserve">for user channel L3 intarface </w:t>
        </w:r>
        <w:r w:rsidRPr="002E443F">
          <w:rPr>
            <w:rFonts w:ascii="Courier New" w:eastAsia="Times New Roman" w:hAnsi="Courier New" w:cs="Courier New"/>
            <w:color w:val="000000"/>
            <w:szCs w:val="18"/>
            <w:lang w:bidi="he-IL"/>
          </w:rPr>
          <w:t>*/</w:t>
        </w:r>
      </w:ins>
    </w:p>
    <w:p w:rsidR="00FD30BD" w:rsidRDefault="00FD30BD" w:rsidP="00FD30BD">
      <w:pPr>
        <w:pStyle w:val="code"/>
        <w:rPr>
          <w:ins w:id="54" w:author="Matty Kadosh" w:date="2016-10-26T20:21:00Z"/>
          <w:rFonts w:ascii="Courier New" w:eastAsia="Times New Roman" w:hAnsi="Courier New" w:cs="Courier New"/>
          <w:color w:val="000000"/>
          <w:szCs w:val="18"/>
          <w:lang w:bidi="he-IL"/>
        </w:rPr>
      </w:pPr>
      <w:ins w:id="55" w:author="Matty Kadosh" w:date="2016-10-26T20:21:00Z">
        <w:r w:rsidRPr="002E443F">
          <w:rPr>
            <w:rFonts w:ascii="Courier New" w:eastAsia="Times New Roman" w:hAnsi="Courier New" w:cs="Courier New"/>
            <w:color w:val="000000"/>
            <w:szCs w:val="18"/>
            <w:lang w:bidi="he-IL"/>
          </w:rPr>
          <w:t xml:space="preserve">    SAI_HOST_INTERFACE_</w:t>
        </w:r>
        <w:r>
          <w:rPr>
            <w:rFonts w:ascii="Courier New" w:eastAsia="Times New Roman" w:hAnsi="Courier New" w:cs="Courier New"/>
            <w:color w:val="000000"/>
            <w:szCs w:val="18"/>
            <w:lang w:bidi="he-IL"/>
          </w:rPr>
          <w:t>ENTRY_USER_CHANNEL_NET_L3</w:t>
        </w:r>
        <w:r w:rsidRPr="002E443F">
          <w:rPr>
            <w:rFonts w:ascii="Courier New" w:eastAsia="Times New Roman" w:hAnsi="Courier New" w:cs="Courier New"/>
            <w:color w:val="000000"/>
            <w:szCs w:val="18"/>
            <w:lang w:bidi="he-IL"/>
          </w:rPr>
          <w:t>,</w:t>
        </w:r>
      </w:ins>
    </w:p>
    <w:p w:rsidR="00FD30BD" w:rsidRDefault="00FD30BD" w:rsidP="00FD30BD">
      <w:pPr>
        <w:pStyle w:val="code"/>
        <w:rPr>
          <w:ins w:id="56" w:author="Matty Kadosh" w:date="2016-10-26T20:21:00Z"/>
          <w:rFonts w:ascii="Courier New" w:eastAsia="Times New Roman" w:hAnsi="Courier New" w:cs="Courier New"/>
          <w:color w:val="000000"/>
          <w:szCs w:val="18"/>
          <w:lang w:bidi="he-IL"/>
        </w:rPr>
      </w:pPr>
    </w:p>
    <w:p w:rsidR="00FD30BD" w:rsidRDefault="00FD30BD" w:rsidP="00FD30BD">
      <w:pPr>
        <w:pStyle w:val="code"/>
        <w:rPr>
          <w:ins w:id="57" w:author="Matty Kadosh" w:date="2016-10-26T20:21:00Z"/>
          <w:rFonts w:ascii="Courier New" w:eastAsia="Times New Roman" w:hAnsi="Courier New" w:cs="Courier New"/>
          <w:color w:val="000000"/>
          <w:szCs w:val="18"/>
          <w:lang w:bidi="he-IL"/>
        </w:rPr>
      </w:pPr>
      <w:ins w:id="58" w:author="Matty Kadosh" w:date="2016-10-26T20:21:00Z">
        <w:r>
          <w:rPr>
            <w:rFonts w:ascii="Courier New" w:eastAsia="Times New Roman" w:hAnsi="Courier New" w:cs="Courier New"/>
            <w:color w:val="000000"/>
            <w:szCs w:val="18"/>
            <w:lang w:bidi="he-IL"/>
          </w:rPr>
          <w:t>}</w:t>
        </w:r>
        <w:r w:rsidRPr="008A2316">
          <w:rPr>
            <w:rFonts w:ascii="Courier New" w:eastAsia="Times New Roman" w:hAnsi="Courier New" w:cs="Courier New"/>
            <w:color w:val="000000"/>
            <w:szCs w:val="18"/>
            <w:lang w:bidi="he-IL"/>
          </w:rPr>
          <w:t xml:space="preserve"> </w:t>
        </w:r>
        <w:r w:rsidRPr="002E443F">
          <w:rPr>
            <w:rFonts w:ascii="Courier New" w:eastAsia="Times New Roman" w:hAnsi="Courier New" w:cs="Courier New"/>
            <w:color w:val="000000"/>
            <w:szCs w:val="18"/>
            <w:lang w:bidi="he-IL"/>
          </w:rPr>
          <w:t>sai_host_interface_</w:t>
        </w:r>
        <w:r>
          <w:rPr>
            <w:rFonts w:ascii="Courier New" w:eastAsia="Times New Roman" w:hAnsi="Courier New" w:cs="Courier New"/>
            <w:color w:val="000000"/>
            <w:szCs w:val="18"/>
            <w:lang w:bidi="he-IL"/>
          </w:rPr>
          <w:t>table_user_channel_</w:t>
        </w:r>
        <w:r w:rsidRPr="002E443F">
          <w:rPr>
            <w:rFonts w:ascii="Courier New" w:eastAsia="Times New Roman" w:hAnsi="Courier New" w:cs="Courier New"/>
            <w:color w:val="000000"/>
            <w:szCs w:val="18"/>
            <w:lang w:bidi="he-IL"/>
          </w:rPr>
          <w:t>t;</w:t>
        </w:r>
      </w:ins>
    </w:p>
    <w:p w:rsidR="00FD30BD" w:rsidRDefault="00FD30BD" w:rsidP="00FD30BD">
      <w:pPr>
        <w:pStyle w:val="code"/>
        <w:rPr>
          <w:ins w:id="59" w:author="Matty Kadosh" w:date="2016-10-26T20:21:00Z"/>
          <w:rFonts w:ascii="Courier New" w:eastAsia="Times New Roman" w:hAnsi="Courier New" w:cs="Courier New"/>
          <w:color w:val="000000"/>
          <w:szCs w:val="18"/>
          <w:lang w:bidi="he-IL"/>
        </w:rPr>
      </w:pP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xml:space="preserve">*  Host interface </w:t>
      </w:r>
      <w:r w:rsidR="008A2316">
        <w:rPr>
          <w:lang w:bidi="he-IL"/>
        </w:rPr>
        <w:t xml:space="preserve">table entry </w:t>
      </w:r>
      <w:r w:rsidRPr="002E443F">
        <w:rPr>
          <w:lang w:bidi="he-IL"/>
        </w:rPr>
        <w:t xml:space="preserve">attribute IDs </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typedef enum _sai_host_interface_</w:t>
      </w:r>
      <w:r w:rsidR="00F21F59">
        <w:rPr>
          <w:rFonts w:ascii="Courier New" w:eastAsia="Times New Roman" w:hAnsi="Courier New" w:cs="Courier New"/>
          <w:color w:val="000000"/>
          <w:szCs w:val="18"/>
          <w:lang w:bidi="he-IL"/>
        </w:rPr>
        <w:t>table_entry</w:t>
      </w:r>
      <w:r w:rsidR="00F21F59">
        <w:rPr>
          <w:lang w:bidi="he-IL"/>
        </w:rPr>
        <w:t>_</w:t>
      </w:r>
      <w:r w:rsidRPr="002E443F">
        <w:rPr>
          <w:lang w:bidi="he-IL"/>
        </w:rPr>
        <w:t>attr_t</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xml:space="preserve">    /* READ-ONLY */</w:t>
      </w:r>
    </w:p>
    <w:p w:rsidR="00537778" w:rsidRPr="002E443F" w:rsidRDefault="00537778" w:rsidP="00537778">
      <w:pPr>
        <w:pStyle w:val="code"/>
        <w:rPr>
          <w:lang w:bidi="he-IL"/>
        </w:rPr>
      </w:pPr>
    </w:p>
    <w:p w:rsidR="00537778" w:rsidRPr="002E443F" w:rsidRDefault="00537778" w:rsidP="00537778">
      <w:pPr>
        <w:pStyle w:val="code"/>
        <w:rPr>
          <w:lang w:bidi="he-IL"/>
        </w:rPr>
      </w:pPr>
      <w:r w:rsidRPr="002E443F">
        <w:rPr>
          <w:lang w:bidi="he-IL"/>
        </w:rPr>
        <w:t xml:space="preserve">    /* READ-WRITE */</w:t>
      </w:r>
    </w:p>
    <w:p w:rsidR="00537778" w:rsidRPr="002E443F" w:rsidRDefault="00537778" w:rsidP="00537778">
      <w:pPr>
        <w:pStyle w:val="code"/>
        <w:rPr>
          <w:lang w:bidi="he-IL"/>
        </w:rPr>
      </w:pPr>
    </w:p>
    <w:p w:rsidR="00537778" w:rsidRPr="002E443F" w:rsidRDefault="008A2316" w:rsidP="00537778">
      <w:pPr>
        <w:pStyle w:val="code"/>
        <w:rPr>
          <w:lang w:bidi="he-IL"/>
        </w:rPr>
      </w:pPr>
      <w:r>
        <w:rPr>
          <w:lang w:bidi="he-IL"/>
        </w:rPr>
        <w:t xml:space="preserve">    /* Type [</w:t>
      </w:r>
      <w:r w:rsidRPr="002E443F">
        <w:rPr>
          <w:rFonts w:ascii="Courier New" w:eastAsia="Times New Roman" w:hAnsi="Courier New" w:cs="Courier New"/>
          <w:color w:val="000000"/>
          <w:szCs w:val="18"/>
          <w:lang w:bidi="he-IL"/>
        </w:rPr>
        <w:t>sai_host_interface_</w:t>
      </w:r>
      <w:r>
        <w:rPr>
          <w:rFonts w:ascii="Courier New" w:eastAsia="Times New Roman" w:hAnsi="Courier New" w:cs="Courier New"/>
          <w:color w:val="000000"/>
          <w:szCs w:val="18"/>
          <w:lang w:bidi="he-IL"/>
        </w:rPr>
        <w:t>table_entry_</w:t>
      </w:r>
      <w:r w:rsidRPr="002E443F">
        <w:rPr>
          <w:rFonts w:ascii="Courier New" w:eastAsia="Times New Roman" w:hAnsi="Courier New" w:cs="Courier New"/>
          <w:color w:val="000000"/>
          <w:szCs w:val="18"/>
          <w:lang w:bidi="he-IL"/>
        </w:rPr>
        <w:t>type_t</w:t>
      </w:r>
      <w:r w:rsidR="00537778" w:rsidRPr="002E443F">
        <w:rPr>
          <w:lang w:bidi="he-IL"/>
        </w:rPr>
        <w:t>] (MANDATORY_ON_CREATE|CREATE_ONLY) */</w:t>
      </w:r>
    </w:p>
    <w:p w:rsidR="00537778" w:rsidRDefault="00537778" w:rsidP="00537778">
      <w:pPr>
        <w:pStyle w:val="code"/>
        <w:rPr>
          <w:lang w:bidi="he-IL"/>
        </w:rPr>
      </w:pPr>
      <w:r w:rsidRPr="002E443F">
        <w:rPr>
          <w:lang w:bidi="he-IL"/>
        </w:rPr>
        <w:t xml:space="preserve">    SAI_HOST_INTERFACE_</w:t>
      </w:r>
      <w:r w:rsidR="008A2316">
        <w:rPr>
          <w:lang w:bidi="he-IL"/>
        </w:rPr>
        <w:t>TABLE_ENTRY_</w:t>
      </w:r>
      <w:r w:rsidRPr="002E443F">
        <w:rPr>
          <w:lang w:bidi="he-IL"/>
        </w:rPr>
        <w:t>ATTR_TYPE,</w:t>
      </w:r>
    </w:p>
    <w:p w:rsidR="008A2316" w:rsidRDefault="008A2316" w:rsidP="00537778">
      <w:pPr>
        <w:pStyle w:val="code"/>
        <w:rPr>
          <w:lang w:bidi="he-IL"/>
        </w:rPr>
      </w:pPr>
    </w:p>
    <w:p w:rsidR="008A2316" w:rsidRDefault="008A2316" w:rsidP="00937801">
      <w:pPr>
        <w:pStyle w:val="code"/>
        <w:rPr>
          <w:lang w:bidi="he-IL"/>
        </w:rPr>
      </w:pPr>
      <w:r>
        <w:rPr>
          <w:lang w:bidi="he-IL"/>
        </w:rPr>
        <w:t xml:space="preserve">    /* host intarfce </w:t>
      </w:r>
      <w:r w:rsidR="00937801">
        <w:rPr>
          <w:lang w:bidi="he-IL"/>
        </w:rPr>
        <w:t xml:space="preserve">table entry </w:t>
      </w:r>
      <w:r w:rsidR="00337DDB">
        <w:rPr>
          <w:lang w:bidi="he-IL"/>
        </w:rPr>
        <w:t>match field object-id</w:t>
      </w:r>
      <w:r w:rsidR="00937801">
        <w:rPr>
          <w:lang w:bidi="he-IL"/>
        </w:rPr>
        <w:t xml:space="preserve"> </w:t>
      </w:r>
      <w:r>
        <w:rPr>
          <w:lang w:bidi="he-IL"/>
        </w:rPr>
        <w:t xml:space="preserve"> </w:t>
      </w:r>
    </w:p>
    <w:p w:rsidR="008A2316" w:rsidRPr="00537778" w:rsidRDefault="008A2316" w:rsidP="00937801">
      <w:pPr>
        <w:pStyle w:val="code"/>
        <w:rPr>
          <w:szCs w:val="18"/>
        </w:rPr>
      </w:pPr>
      <w:r>
        <w:rPr>
          <w:szCs w:val="18"/>
        </w:rPr>
        <w:t xml:space="preserve">     * V</w:t>
      </w:r>
      <w:r w:rsidRPr="008B7968">
        <w:rPr>
          <w:szCs w:val="18"/>
        </w:rPr>
        <w:t xml:space="preserve">alid only when </w:t>
      </w:r>
      <w:r w:rsidRPr="00537778">
        <w:rPr>
          <w:szCs w:val="18"/>
        </w:rPr>
        <w:t>SAI_HOST_INTERFACE_ATTR_TYPE</w:t>
      </w:r>
      <w:r w:rsidRPr="008B7968">
        <w:rPr>
          <w:szCs w:val="18"/>
        </w:rPr>
        <w:t xml:space="preserve"> == </w:t>
      </w:r>
      <w:r w:rsidR="00937801" w:rsidRPr="002E443F">
        <w:rPr>
          <w:rFonts w:ascii="Courier New" w:eastAsia="Times New Roman" w:hAnsi="Courier New" w:cs="Courier New"/>
          <w:color w:val="000000"/>
          <w:szCs w:val="18"/>
          <w:lang w:bidi="he-IL"/>
        </w:rPr>
        <w:t>SAI_HOST_INTERFACE_</w:t>
      </w:r>
      <w:r w:rsidR="00937801">
        <w:rPr>
          <w:rFonts w:ascii="Courier New" w:eastAsia="Times New Roman" w:hAnsi="Courier New" w:cs="Courier New"/>
          <w:color w:val="000000"/>
          <w:szCs w:val="18"/>
          <w:lang w:bidi="he-IL"/>
        </w:rPr>
        <w:t>ENTRY_</w:t>
      </w:r>
      <w:r w:rsidR="00937801" w:rsidRPr="002E443F">
        <w:rPr>
          <w:rFonts w:ascii="Courier New" w:eastAsia="Times New Roman" w:hAnsi="Courier New" w:cs="Courier New"/>
          <w:color w:val="000000"/>
          <w:szCs w:val="18"/>
          <w:lang w:bidi="he-IL"/>
        </w:rPr>
        <w:t>TYPE_PORT</w:t>
      </w:r>
      <w:r w:rsidRPr="00537778">
        <w:rPr>
          <w:szCs w:val="18"/>
        </w:rPr>
        <w:t xml:space="preserve"> </w:t>
      </w:r>
    </w:p>
    <w:p w:rsidR="008A2316" w:rsidRPr="00537778" w:rsidRDefault="008A2316" w:rsidP="008A2316">
      <w:pPr>
        <w:pStyle w:val="code"/>
        <w:rPr>
          <w:szCs w:val="18"/>
        </w:rPr>
      </w:pPr>
      <w:r w:rsidRPr="008B7968">
        <w:rPr>
          <w:szCs w:val="18"/>
        </w:rPr>
        <w:t xml:space="preserve">    </w:t>
      </w:r>
      <w:r>
        <w:rPr>
          <w:szCs w:val="18"/>
        </w:rPr>
        <w:t xml:space="preserve"> * </w:t>
      </w:r>
      <w:r w:rsidR="00937801">
        <w:rPr>
          <w:szCs w:val="18"/>
        </w:rPr>
        <w:t xml:space="preserve">|| </w:t>
      </w:r>
      <w:r w:rsidR="00937801" w:rsidRPr="002E443F">
        <w:rPr>
          <w:rFonts w:ascii="Courier New" w:eastAsia="Times New Roman" w:hAnsi="Courier New" w:cs="Courier New"/>
          <w:color w:val="000000"/>
          <w:szCs w:val="18"/>
          <w:lang w:bidi="he-IL"/>
        </w:rPr>
        <w:t>SAI_HOST_INTERFACE_</w:t>
      </w:r>
      <w:r w:rsidR="00937801">
        <w:rPr>
          <w:rFonts w:ascii="Courier New" w:eastAsia="Times New Roman" w:hAnsi="Courier New" w:cs="Courier New"/>
          <w:color w:val="000000"/>
          <w:szCs w:val="18"/>
          <w:lang w:bidi="he-IL"/>
        </w:rPr>
        <w:t>ENTRY_TYPE</w:t>
      </w:r>
      <w:r w:rsidRPr="00537778">
        <w:rPr>
          <w:szCs w:val="18"/>
        </w:rPr>
        <w:t>_LAG</w:t>
      </w:r>
      <w:r w:rsidR="00337DDB">
        <w:rPr>
          <w:szCs w:val="18"/>
        </w:rPr>
        <w:t xml:space="preserve"> || </w:t>
      </w:r>
      <w:r w:rsidR="00337DDB" w:rsidRPr="002E443F">
        <w:rPr>
          <w:rFonts w:ascii="Courier New" w:eastAsia="Times New Roman" w:hAnsi="Courier New" w:cs="Courier New"/>
          <w:color w:val="000000"/>
          <w:szCs w:val="18"/>
          <w:lang w:bidi="he-IL"/>
        </w:rPr>
        <w:t>SAI_HOST_INTERFACE_</w:t>
      </w:r>
      <w:r w:rsidR="00337DDB">
        <w:rPr>
          <w:rFonts w:ascii="Courier New" w:eastAsia="Times New Roman" w:hAnsi="Courier New" w:cs="Courier New"/>
          <w:color w:val="000000"/>
          <w:szCs w:val="18"/>
          <w:lang w:bidi="he-IL"/>
        </w:rPr>
        <w:t>ENTRY_TYPE</w:t>
      </w:r>
      <w:r w:rsidR="00337DDB" w:rsidRPr="00537778">
        <w:rPr>
          <w:szCs w:val="18"/>
        </w:rPr>
        <w:t>_</w:t>
      </w:r>
      <w:r w:rsidR="00337DDB">
        <w:rPr>
          <w:szCs w:val="18"/>
        </w:rPr>
        <w:t>VLAN</w:t>
      </w:r>
      <w:r w:rsidRPr="00537778">
        <w:rPr>
          <w:szCs w:val="18"/>
        </w:rPr>
        <w:t xml:space="preserve"> </w:t>
      </w:r>
    </w:p>
    <w:p w:rsidR="008A2316" w:rsidRPr="00537778" w:rsidRDefault="008A2316" w:rsidP="008A2316">
      <w:pPr>
        <w:pStyle w:val="code"/>
        <w:rPr>
          <w:szCs w:val="18"/>
        </w:rPr>
      </w:pPr>
      <w:r w:rsidRPr="00537778">
        <w:rPr>
          <w:szCs w:val="18"/>
        </w:rPr>
        <w:t xml:space="preserve">     * should be port object when type is  </w:t>
      </w:r>
      <w:r w:rsidR="00337DDB" w:rsidRPr="002E443F">
        <w:rPr>
          <w:rFonts w:ascii="Courier New" w:eastAsia="Times New Roman" w:hAnsi="Courier New" w:cs="Courier New"/>
          <w:color w:val="000000"/>
          <w:szCs w:val="18"/>
          <w:lang w:bidi="he-IL"/>
        </w:rPr>
        <w:t>SAI_HOST_INTERFACE_</w:t>
      </w:r>
      <w:r w:rsidR="00337DDB">
        <w:rPr>
          <w:rFonts w:ascii="Courier New" w:eastAsia="Times New Roman" w:hAnsi="Courier New" w:cs="Courier New"/>
          <w:color w:val="000000"/>
          <w:szCs w:val="18"/>
          <w:lang w:bidi="he-IL"/>
        </w:rPr>
        <w:t>ENTRY_</w:t>
      </w:r>
      <w:r w:rsidR="00337DDB" w:rsidRPr="002E443F">
        <w:rPr>
          <w:rFonts w:ascii="Courier New" w:eastAsia="Times New Roman" w:hAnsi="Courier New" w:cs="Courier New"/>
          <w:color w:val="000000"/>
          <w:szCs w:val="18"/>
          <w:lang w:bidi="he-IL"/>
        </w:rPr>
        <w:t>TYPE_PORT</w:t>
      </w:r>
    </w:p>
    <w:p w:rsidR="008A2316" w:rsidRPr="00537778" w:rsidRDefault="008A2316" w:rsidP="008A2316">
      <w:pPr>
        <w:pStyle w:val="code"/>
        <w:rPr>
          <w:szCs w:val="18"/>
        </w:rPr>
      </w:pPr>
      <w:r w:rsidRPr="00537778">
        <w:rPr>
          <w:szCs w:val="18"/>
        </w:rPr>
        <w:t xml:space="preserve">     * should be lag </w:t>
      </w:r>
      <w:r>
        <w:rPr>
          <w:szCs w:val="18"/>
        </w:rPr>
        <w:t xml:space="preserve"> </w:t>
      </w:r>
      <w:r w:rsidRPr="00537778">
        <w:rPr>
          <w:szCs w:val="18"/>
        </w:rPr>
        <w:t xml:space="preserve">object when type is </w:t>
      </w:r>
      <w:r w:rsidR="00337DDB" w:rsidRPr="002E443F">
        <w:rPr>
          <w:rFonts w:ascii="Courier New" w:eastAsia="Times New Roman" w:hAnsi="Courier New" w:cs="Courier New"/>
          <w:color w:val="000000"/>
          <w:szCs w:val="18"/>
          <w:lang w:bidi="he-IL"/>
        </w:rPr>
        <w:t>SAI_HOST_INTERFACE_</w:t>
      </w:r>
      <w:r w:rsidR="00337DDB">
        <w:rPr>
          <w:rFonts w:ascii="Courier New" w:eastAsia="Times New Roman" w:hAnsi="Courier New" w:cs="Courier New"/>
          <w:color w:val="000000"/>
          <w:szCs w:val="18"/>
          <w:lang w:bidi="he-IL"/>
        </w:rPr>
        <w:t>ENTRY_TYPE_LAG</w:t>
      </w:r>
    </w:p>
    <w:p w:rsidR="008A2316" w:rsidRPr="00537778" w:rsidRDefault="008A2316" w:rsidP="008A2316">
      <w:pPr>
        <w:pStyle w:val="code"/>
        <w:rPr>
          <w:lang w:bidi="he-IL"/>
        </w:rPr>
      </w:pPr>
      <w:r w:rsidRPr="00537778">
        <w:rPr>
          <w:szCs w:val="18"/>
        </w:rPr>
        <w:t xml:space="preserve">     </w:t>
      </w:r>
      <w:r w:rsidR="00AA05C5">
        <w:rPr>
          <w:szCs w:val="18"/>
        </w:rPr>
        <w:t xml:space="preserve">* should be VLAN ID </w:t>
      </w:r>
      <w:r w:rsidRPr="00537778">
        <w:rPr>
          <w:szCs w:val="18"/>
        </w:rPr>
        <w:t xml:space="preserve"> object when type is </w:t>
      </w:r>
      <w:r w:rsidR="00337DDB" w:rsidRPr="002E443F">
        <w:rPr>
          <w:rFonts w:ascii="Courier New" w:eastAsia="Times New Roman" w:hAnsi="Courier New" w:cs="Courier New"/>
          <w:color w:val="000000"/>
          <w:szCs w:val="18"/>
          <w:lang w:bidi="he-IL"/>
        </w:rPr>
        <w:t>SAI_HOST_INTERFACE_</w:t>
      </w:r>
      <w:r w:rsidR="00337DDB">
        <w:rPr>
          <w:rFonts w:ascii="Courier New" w:eastAsia="Times New Roman" w:hAnsi="Courier New" w:cs="Courier New"/>
          <w:color w:val="000000"/>
          <w:szCs w:val="18"/>
          <w:lang w:bidi="he-IL"/>
        </w:rPr>
        <w:t>ENTRY_TYPE_VLAN</w:t>
      </w:r>
    </w:p>
    <w:p w:rsidR="008A2316" w:rsidRDefault="008A2316" w:rsidP="00337DDB">
      <w:pPr>
        <w:pStyle w:val="code"/>
        <w:rPr>
          <w:rFonts w:ascii="Courier New" w:eastAsia="Times New Roman" w:hAnsi="Courier New" w:cs="Courier New"/>
          <w:color w:val="000000"/>
          <w:szCs w:val="18"/>
          <w:lang w:bidi="he-IL"/>
        </w:rPr>
      </w:pPr>
      <w:r w:rsidRPr="00537778">
        <w:rPr>
          <w:lang w:bidi="he-IL"/>
        </w:rPr>
        <w:t xml:space="preserve">     *</w:t>
      </w:r>
      <w:r>
        <w:rPr>
          <w:lang w:bidi="he-IL"/>
        </w:rPr>
        <w:t xml:space="preserve"> </w:t>
      </w:r>
      <w:r w:rsidRPr="00537778">
        <w:rPr>
          <w:lang w:bidi="he-IL"/>
        </w:rPr>
        <w:t>(MANDATORY_ON_CREATE</w:t>
      </w:r>
      <w:r>
        <w:rPr>
          <w:lang w:bidi="he-IL"/>
        </w:rPr>
        <w:t xml:space="preserve"> | CREATE_ONLY</w:t>
      </w:r>
      <w:r w:rsidR="00337DDB">
        <w:rPr>
          <w:lang w:bidi="he-IL"/>
        </w:rPr>
        <w:t>)</w:t>
      </w:r>
      <w:r>
        <w:rPr>
          <w:lang w:bidi="he-IL"/>
        </w:rPr>
        <w:t xml:space="preserve"> </w:t>
      </w:r>
      <w:r w:rsidRPr="00537778">
        <w:rPr>
          <w:lang w:bidi="he-IL"/>
        </w:rPr>
        <w:t xml:space="preserve"> </w:t>
      </w:r>
      <w:r>
        <w:rPr>
          <w:rFonts w:ascii="Courier New" w:eastAsia="Times New Roman" w:hAnsi="Courier New" w:cs="Courier New"/>
          <w:color w:val="000000"/>
          <w:szCs w:val="18"/>
          <w:lang w:bidi="he-IL"/>
        </w:rPr>
        <w:t>*/</w:t>
      </w:r>
    </w:p>
    <w:p w:rsidR="008A2316" w:rsidRPr="002E443F" w:rsidRDefault="008A2316" w:rsidP="008A2316">
      <w:pPr>
        <w:pStyle w:val="code"/>
        <w:rPr>
          <w:lang w:bidi="he-IL"/>
        </w:rPr>
      </w:pPr>
      <w:r w:rsidRPr="002E443F">
        <w:rPr>
          <w:lang w:bidi="he-IL"/>
        </w:rPr>
        <w:t xml:space="preserve"> </w:t>
      </w:r>
      <w:r w:rsidR="00937801">
        <w:rPr>
          <w:lang w:bidi="he-IL"/>
        </w:rPr>
        <w:t xml:space="preserve">   </w:t>
      </w:r>
      <w:r w:rsidR="00337DDB">
        <w:rPr>
          <w:lang w:bidi="he-IL"/>
        </w:rPr>
        <w:t xml:space="preserve"> </w:t>
      </w:r>
      <w:r w:rsidR="00937801">
        <w:rPr>
          <w:lang w:bidi="he-IL"/>
        </w:rPr>
        <w:t>SAI_HOST_INTERFACE</w:t>
      </w:r>
      <w:r>
        <w:rPr>
          <w:lang w:bidi="he-IL"/>
        </w:rPr>
        <w:t>_TABLE_ENTRY</w:t>
      </w:r>
      <w:r w:rsidR="002C341A">
        <w:rPr>
          <w:lang w:bidi="he-IL"/>
        </w:rPr>
        <w:t>_F</w:t>
      </w:r>
      <w:r w:rsidR="00337DDB">
        <w:rPr>
          <w:lang w:bidi="he-IL"/>
        </w:rPr>
        <w:t>I</w:t>
      </w:r>
      <w:r w:rsidR="002C341A">
        <w:rPr>
          <w:lang w:bidi="he-IL"/>
        </w:rPr>
        <w:t>E</w:t>
      </w:r>
      <w:r w:rsidR="00337DDB">
        <w:rPr>
          <w:lang w:bidi="he-IL"/>
        </w:rPr>
        <w:t>LD</w:t>
      </w:r>
      <w:r w:rsidR="00937801">
        <w:rPr>
          <w:lang w:bidi="he-IL"/>
        </w:rPr>
        <w:t>_</w:t>
      </w:r>
      <w:r>
        <w:rPr>
          <w:lang w:bidi="he-IL"/>
        </w:rPr>
        <w:t>OBJ_</w:t>
      </w:r>
      <w:r w:rsidRPr="002E443F">
        <w:rPr>
          <w:lang w:bidi="he-IL"/>
        </w:rPr>
        <w:t>ID,</w:t>
      </w:r>
    </w:p>
    <w:p w:rsidR="008A2316" w:rsidRPr="002E443F" w:rsidRDefault="008A2316" w:rsidP="00537778">
      <w:pPr>
        <w:pStyle w:val="code"/>
        <w:rPr>
          <w:lang w:bidi="he-IL"/>
        </w:rPr>
      </w:pPr>
    </w:p>
    <w:p w:rsidR="00337DDB" w:rsidRDefault="00337DDB" w:rsidP="00337DDB">
      <w:pPr>
        <w:pStyle w:val="code"/>
        <w:rPr>
          <w:lang w:bidi="he-IL"/>
        </w:rPr>
      </w:pPr>
      <w:r>
        <w:rPr>
          <w:lang w:bidi="he-IL"/>
        </w:rPr>
        <w:t xml:space="preserve">    /* </w:t>
      </w:r>
      <w:r w:rsidR="00AA05C5">
        <w:rPr>
          <w:szCs w:val="18"/>
        </w:rPr>
        <w:t>not V</w:t>
      </w:r>
      <w:r w:rsidR="00AA05C5" w:rsidRPr="008B7968">
        <w:rPr>
          <w:szCs w:val="18"/>
        </w:rPr>
        <w:t xml:space="preserve">alid only when </w:t>
      </w:r>
      <w:r w:rsidR="00AA05C5" w:rsidRPr="00537778">
        <w:rPr>
          <w:szCs w:val="18"/>
        </w:rPr>
        <w:t>SAI_HOST_INTERFACE_ATTR_TYPE</w:t>
      </w:r>
      <w:r w:rsidR="00AA05C5" w:rsidRPr="008B7968">
        <w:rPr>
          <w:szCs w:val="18"/>
        </w:rPr>
        <w:t xml:space="preserve"> </w:t>
      </w:r>
      <w:r w:rsidR="00AA05C5">
        <w:rPr>
          <w:lang w:bidi="he-IL"/>
        </w:rPr>
        <w:t>==</w:t>
      </w:r>
      <w:r w:rsidR="00AA05C5" w:rsidRPr="00AA05C5">
        <w:rPr>
          <w:rFonts w:ascii="Courier New" w:eastAsia="Times New Roman" w:hAnsi="Courier New" w:cs="Courier New"/>
          <w:color w:val="000000"/>
          <w:szCs w:val="18"/>
          <w:lang w:bidi="he-IL"/>
        </w:rPr>
        <w:t xml:space="preserve"> </w:t>
      </w:r>
      <w:r w:rsidR="00AA05C5">
        <w:rPr>
          <w:rFonts w:ascii="Courier New" w:eastAsia="Times New Roman" w:hAnsi="Courier New" w:cs="Courier New"/>
          <w:color w:val="000000"/>
          <w:szCs w:val="18"/>
          <w:lang w:bidi="he-IL"/>
        </w:rPr>
        <w:t>SAI_HOST_INTERFACE_ENTRY_TYPE_WILDCARD</w:t>
      </w:r>
      <w:r w:rsidR="00AA05C5">
        <w:rPr>
          <w:lang w:bidi="he-IL"/>
        </w:rPr>
        <w:t xml:space="preserve">  </w:t>
      </w:r>
      <w:r>
        <w:rPr>
          <w:lang w:bidi="he-IL"/>
        </w:rPr>
        <w:t>host intarfce table entry match field trap-id []</w:t>
      </w:r>
    </w:p>
    <w:p w:rsidR="00337DDB" w:rsidRDefault="00337DDB" w:rsidP="00337DDB">
      <w:pPr>
        <w:pStyle w:val="code"/>
        <w:rPr>
          <w:lang w:bidi="he-IL"/>
        </w:rPr>
      </w:pPr>
      <w:r>
        <w:rPr>
          <w:lang w:bidi="he-IL"/>
        </w:rPr>
        <w:t xml:space="preserve">     * </w:t>
      </w:r>
      <w:r w:rsidRPr="00537778">
        <w:rPr>
          <w:lang w:bidi="he-IL"/>
        </w:rPr>
        <w:t>(MANDATORY_ON_CREATE</w:t>
      </w:r>
      <w:r>
        <w:rPr>
          <w:lang w:bidi="he-IL"/>
        </w:rPr>
        <w:t xml:space="preserve"> | CREATE_ONLY) </w:t>
      </w:r>
      <w:r w:rsidRPr="00537778">
        <w:rPr>
          <w:lang w:bidi="he-IL"/>
        </w:rPr>
        <w:t xml:space="preserve"> </w:t>
      </w:r>
      <w:r>
        <w:rPr>
          <w:rFonts w:ascii="Courier New" w:eastAsia="Times New Roman" w:hAnsi="Courier New" w:cs="Courier New"/>
          <w:color w:val="000000"/>
          <w:szCs w:val="18"/>
          <w:lang w:bidi="he-IL"/>
        </w:rPr>
        <w:t>*/</w:t>
      </w:r>
      <w:r>
        <w:rPr>
          <w:lang w:bidi="he-IL"/>
        </w:rPr>
        <w:t xml:space="preserve"> </w:t>
      </w:r>
    </w:p>
    <w:p w:rsidR="00337DDB" w:rsidRDefault="00337DDB" w:rsidP="00337DDB">
      <w:pPr>
        <w:pStyle w:val="code"/>
        <w:rPr>
          <w:lang w:bidi="he-IL"/>
        </w:rPr>
      </w:pPr>
      <w:r>
        <w:rPr>
          <w:lang w:bidi="he-IL"/>
        </w:rPr>
        <w:t xml:space="preserve">     SA</w:t>
      </w:r>
      <w:r w:rsidR="002C341A">
        <w:rPr>
          <w:lang w:bidi="he-IL"/>
        </w:rPr>
        <w:t>I_HOST_INTERFACE_TABLE_ENTRY_FIE</w:t>
      </w:r>
      <w:r>
        <w:rPr>
          <w:lang w:bidi="he-IL"/>
        </w:rPr>
        <w:t>LD_TRAP_ID</w:t>
      </w:r>
      <w:r w:rsidRPr="002E443F">
        <w:rPr>
          <w:lang w:bidi="he-IL"/>
        </w:rPr>
        <w:t>,</w:t>
      </w:r>
    </w:p>
    <w:p w:rsidR="00337DDB" w:rsidRDefault="00337DDB" w:rsidP="00337DDB">
      <w:pPr>
        <w:pStyle w:val="code"/>
        <w:rPr>
          <w:lang w:bidi="he-IL"/>
        </w:rPr>
      </w:pPr>
    </w:p>
    <w:p w:rsidR="002B3E66" w:rsidRDefault="002B3E66" w:rsidP="002B3E66">
      <w:pPr>
        <w:pStyle w:val="code"/>
        <w:rPr>
          <w:lang w:bidi="he-IL"/>
        </w:rPr>
      </w:pPr>
      <w:r>
        <w:rPr>
          <w:lang w:bidi="he-IL"/>
        </w:rPr>
        <w:t xml:space="preserve">    /*host intarfce table entry action </w:t>
      </w:r>
      <w:r>
        <w:rPr>
          <w:lang w:bidi="he-IL"/>
        </w:rPr>
        <w:t>channel</w:t>
      </w:r>
      <w:r>
        <w:rPr>
          <w:lang w:bidi="he-IL"/>
        </w:rPr>
        <w:t xml:space="preserve">  [</w:t>
      </w:r>
      <w:r w:rsidRPr="002129F1">
        <w:rPr>
          <w:rFonts w:ascii="Courier New" w:eastAsia="Times New Roman" w:hAnsi="Courier New" w:cs="Courier New"/>
          <w:color w:val="000000"/>
          <w:szCs w:val="18"/>
          <w:lang w:bidi="he-IL"/>
        </w:rPr>
        <w:t>sai_host_interface_table_entry_channel_type_t</w:t>
      </w:r>
      <w:r>
        <w:rPr>
          <w:lang w:bidi="he-IL"/>
        </w:rPr>
        <w:t>]</w:t>
      </w:r>
    </w:p>
    <w:p w:rsidR="002B3E66" w:rsidRDefault="002B3E66" w:rsidP="002B3E66">
      <w:pPr>
        <w:pStyle w:val="code"/>
        <w:rPr>
          <w:ins w:id="60" w:author="Matty Kadosh" w:date="2016-10-26T20:21:00Z"/>
          <w:lang w:bidi="he-IL"/>
        </w:rPr>
      </w:pPr>
      <w:ins w:id="61" w:author="Matty Kadosh" w:date="2016-10-26T20:21:00Z">
        <w:r>
          <w:rPr>
            <w:szCs w:val="18"/>
          </w:rPr>
          <w:t>V</w:t>
        </w:r>
        <w:r w:rsidRPr="008B7968">
          <w:rPr>
            <w:szCs w:val="18"/>
          </w:rPr>
          <w:t xml:space="preserve">alid only when </w:t>
        </w:r>
        <w:r w:rsidRPr="00F02F03">
          <w:rPr>
            <w:lang w:bidi="he-IL"/>
          </w:rPr>
          <w:t>SAI_HOST_INTERFACE</w:t>
        </w:r>
        <w:r>
          <w:rPr>
            <w:lang w:bidi="he-IL"/>
          </w:rPr>
          <w:t>_TABLE_ENTRY_ACTION_USER_CHANNEL_TYPE</w:t>
        </w:r>
        <w:r w:rsidRPr="008B7968">
          <w:rPr>
            <w:szCs w:val="18"/>
          </w:rPr>
          <w:t xml:space="preserve"> == </w:t>
        </w:r>
        <w:r w:rsidRPr="002E443F">
          <w:rPr>
            <w:rFonts w:ascii="Courier New" w:eastAsia="Times New Roman" w:hAnsi="Courier New" w:cs="Courier New"/>
            <w:color w:val="000000"/>
            <w:szCs w:val="18"/>
            <w:lang w:bidi="he-IL"/>
          </w:rPr>
          <w:t>SAI_HOST_INTERFACE_</w:t>
        </w:r>
        <w:r>
          <w:rPr>
            <w:rFonts w:ascii="Courier New" w:eastAsia="Times New Roman" w:hAnsi="Courier New" w:cs="Courier New"/>
            <w:color w:val="000000"/>
            <w:szCs w:val="18"/>
            <w:lang w:bidi="he-IL"/>
          </w:rPr>
          <w:t>ENTRY_USER_CHANNEL_FD</w:t>
        </w:r>
      </w:ins>
    </w:p>
    <w:p w:rsidR="002B3E66" w:rsidRDefault="002B3E66" w:rsidP="002B3E66">
      <w:pPr>
        <w:pStyle w:val="code"/>
        <w:rPr>
          <w:lang w:bidi="he-IL"/>
        </w:rPr>
      </w:pPr>
      <w:r>
        <w:rPr>
          <w:lang w:bidi="he-IL"/>
        </w:rPr>
        <w:t xml:space="preserve">     * </w:t>
      </w:r>
      <w:r w:rsidRPr="00537778">
        <w:rPr>
          <w:lang w:bidi="he-IL"/>
        </w:rPr>
        <w:t>(MANDATORY_ON_CREATE</w:t>
      </w:r>
      <w:r>
        <w:rPr>
          <w:lang w:bidi="he-IL"/>
        </w:rPr>
        <w:t xml:space="preserve"> | CREATE_ONLY) </w:t>
      </w:r>
      <w:r w:rsidRPr="00537778">
        <w:rPr>
          <w:lang w:bidi="he-IL"/>
        </w:rPr>
        <w:t xml:space="preserve"> </w:t>
      </w:r>
      <w:r>
        <w:rPr>
          <w:rFonts w:ascii="Courier New" w:eastAsia="Times New Roman" w:hAnsi="Courier New" w:cs="Courier New"/>
          <w:color w:val="000000"/>
          <w:szCs w:val="18"/>
          <w:lang w:bidi="he-IL"/>
        </w:rPr>
        <w:t>*/</w:t>
      </w:r>
      <w:r>
        <w:rPr>
          <w:lang w:bidi="he-IL"/>
        </w:rPr>
        <w:t xml:space="preserve"> </w:t>
      </w:r>
    </w:p>
    <w:p w:rsidR="002B3E66" w:rsidRDefault="002B3E66" w:rsidP="002B3E66">
      <w:pPr>
        <w:pStyle w:val="code"/>
        <w:rPr>
          <w:lang w:bidi="he-IL"/>
        </w:rPr>
      </w:pPr>
      <w:r>
        <w:rPr>
          <w:lang w:bidi="he-IL"/>
        </w:rPr>
        <w:t xml:space="preserve">     SAI_HOST_INTERFACE_TABLE_ENTRY_ACTION_</w:t>
      </w:r>
      <w:r>
        <w:rPr>
          <w:lang w:bidi="he-IL"/>
        </w:rPr>
        <w:t>CHANNEL</w:t>
      </w:r>
      <w:r w:rsidRPr="002E443F">
        <w:rPr>
          <w:lang w:bidi="he-IL"/>
        </w:rPr>
        <w:t>,</w:t>
      </w:r>
    </w:p>
    <w:p w:rsidR="002B3E66" w:rsidRDefault="002B3E66" w:rsidP="00337DDB">
      <w:pPr>
        <w:pStyle w:val="code"/>
        <w:rPr>
          <w:lang w:bidi="he-IL"/>
        </w:rPr>
      </w:pPr>
    </w:p>
    <w:p w:rsidR="00FD30BD" w:rsidRDefault="00FD30BD" w:rsidP="00337DDB">
      <w:pPr>
        <w:pStyle w:val="code"/>
        <w:rPr>
          <w:ins w:id="62" w:author="Matty Kadosh" w:date="2016-10-26T20:21:00Z"/>
          <w:lang w:bidi="he-IL"/>
        </w:rPr>
      </w:pPr>
    </w:p>
    <w:p w:rsidR="00FD30BD" w:rsidRDefault="00FD30BD" w:rsidP="00FD30BD">
      <w:pPr>
        <w:pStyle w:val="code"/>
        <w:rPr>
          <w:ins w:id="63" w:author="Matty Kadosh" w:date="2016-10-26T20:21:00Z"/>
          <w:lang w:bidi="he-IL"/>
        </w:rPr>
      </w:pPr>
      <w:ins w:id="64" w:author="Matty Kadosh" w:date="2016-10-26T20:21:00Z">
        <w:r>
          <w:rPr>
            <w:lang w:bidi="he-IL"/>
          </w:rPr>
          <w:t xml:space="preserve">    /*host intarfce table entry action user channel type [</w:t>
        </w:r>
        <w:r w:rsidRPr="002E443F">
          <w:rPr>
            <w:rFonts w:ascii="Courier New" w:eastAsia="Times New Roman" w:hAnsi="Courier New" w:cs="Courier New"/>
            <w:color w:val="000000"/>
            <w:szCs w:val="18"/>
            <w:lang w:bidi="he-IL"/>
          </w:rPr>
          <w:t>sai_host_interface_</w:t>
        </w:r>
        <w:r>
          <w:rPr>
            <w:rFonts w:ascii="Courier New" w:eastAsia="Times New Roman" w:hAnsi="Courier New" w:cs="Courier New"/>
            <w:color w:val="000000"/>
            <w:szCs w:val="18"/>
            <w:lang w:bidi="he-IL"/>
          </w:rPr>
          <w:t>table_user_channel_</w:t>
        </w:r>
        <w:r w:rsidRPr="002E443F">
          <w:rPr>
            <w:rFonts w:ascii="Courier New" w:eastAsia="Times New Roman" w:hAnsi="Courier New" w:cs="Courier New"/>
            <w:color w:val="000000"/>
            <w:szCs w:val="18"/>
            <w:lang w:bidi="he-IL"/>
          </w:rPr>
          <w:t>t</w:t>
        </w:r>
        <w:r>
          <w:rPr>
            <w:lang w:bidi="he-IL"/>
          </w:rPr>
          <w:t>]</w:t>
        </w:r>
      </w:ins>
    </w:p>
    <w:p w:rsidR="00FD30BD" w:rsidRDefault="00FD30BD" w:rsidP="00FD30BD">
      <w:pPr>
        <w:pStyle w:val="code"/>
        <w:rPr>
          <w:ins w:id="65" w:author="Matty Kadosh" w:date="2016-10-26T20:21:00Z"/>
          <w:lang w:bidi="he-IL"/>
        </w:rPr>
      </w:pPr>
      <w:ins w:id="66" w:author="Matty Kadosh" w:date="2016-10-26T20:21:00Z">
        <w:r>
          <w:rPr>
            <w:lang w:bidi="he-IL"/>
          </w:rPr>
          <w:t xml:space="preserve">     * </w:t>
        </w:r>
        <w:r w:rsidRPr="00537778">
          <w:rPr>
            <w:lang w:bidi="he-IL"/>
          </w:rPr>
          <w:t>(MANDATORY_ON_CREATE</w:t>
        </w:r>
        <w:r>
          <w:rPr>
            <w:lang w:bidi="he-IL"/>
          </w:rPr>
          <w:t xml:space="preserve"> | CREATE_ONLY) </w:t>
        </w:r>
        <w:r w:rsidRPr="00537778">
          <w:rPr>
            <w:lang w:bidi="he-IL"/>
          </w:rPr>
          <w:t xml:space="preserve"> </w:t>
        </w:r>
        <w:r>
          <w:rPr>
            <w:rFonts w:ascii="Courier New" w:eastAsia="Times New Roman" w:hAnsi="Courier New" w:cs="Courier New"/>
            <w:color w:val="000000"/>
            <w:szCs w:val="18"/>
            <w:lang w:bidi="he-IL"/>
          </w:rPr>
          <w:t>*/</w:t>
        </w:r>
        <w:r>
          <w:rPr>
            <w:lang w:bidi="he-IL"/>
          </w:rPr>
          <w:t xml:space="preserve"> </w:t>
        </w:r>
      </w:ins>
    </w:p>
    <w:p w:rsidR="00FD30BD" w:rsidRDefault="00FD30BD" w:rsidP="00FD30BD">
      <w:pPr>
        <w:pStyle w:val="code"/>
        <w:rPr>
          <w:ins w:id="67" w:author="Matty Kadosh" w:date="2016-10-26T20:21:00Z"/>
          <w:lang w:bidi="he-IL"/>
        </w:rPr>
      </w:pPr>
      <w:ins w:id="68" w:author="Matty Kadosh" w:date="2016-10-26T20:21:00Z">
        <w:r>
          <w:rPr>
            <w:lang w:bidi="he-IL"/>
          </w:rPr>
          <w:t xml:space="preserve">     SAI_HOST_INTERFACE_TABLE_ENTRY_ACTION_USER_CHANNEL_TYPE</w:t>
        </w:r>
        <w:r w:rsidRPr="002E443F">
          <w:rPr>
            <w:lang w:bidi="he-IL"/>
          </w:rPr>
          <w:t>,</w:t>
        </w:r>
      </w:ins>
    </w:p>
    <w:p w:rsidR="00FD30BD" w:rsidRDefault="00FD30BD" w:rsidP="00FD30BD">
      <w:pPr>
        <w:pStyle w:val="code"/>
        <w:rPr>
          <w:ins w:id="69" w:author="Matty Kadosh" w:date="2016-10-26T20:21:00Z"/>
          <w:lang w:bidi="he-IL"/>
        </w:rPr>
      </w:pPr>
    </w:p>
    <w:p w:rsidR="00337DDB" w:rsidRDefault="00337DDB" w:rsidP="00337DDB">
      <w:pPr>
        <w:pStyle w:val="code"/>
        <w:rPr>
          <w:lang w:bidi="he-IL"/>
        </w:rPr>
      </w:pPr>
      <w:r>
        <w:rPr>
          <w:lang w:bidi="he-IL"/>
        </w:rPr>
        <w:t xml:space="preserve">    /*host intarfce table entry action target host intarface  [sai_object_id_t]</w:t>
      </w:r>
    </w:p>
    <w:p w:rsidR="00FD30BD" w:rsidRDefault="00FD30BD" w:rsidP="00337DDB">
      <w:pPr>
        <w:pStyle w:val="code"/>
        <w:rPr>
          <w:ins w:id="70" w:author="Matty Kadosh" w:date="2016-10-26T20:21:00Z"/>
          <w:lang w:bidi="he-IL"/>
        </w:rPr>
      </w:pPr>
      <w:ins w:id="71" w:author="Matty Kadosh" w:date="2016-10-26T20:21:00Z">
        <w:r>
          <w:rPr>
            <w:szCs w:val="18"/>
          </w:rPr>
          <w:t>V</w:t>
        </w:r>
        <w:r w:rsidRPr="008B7968">
          <w:rPr>
            <w:szCs w:val="18"/>
          </w:rPr>
          <w:t xml:space="preserve">alid only when </w:t>
        </w:r>
        <w:r w:rsidRPr="00F02F03">
          <w:rPr>
            <w:lang w:bidi="he-IL"/>
          </w:rPr>
          <w:t>SAI_HOST_INTERFACE</w:t>
        </w:r>
        <w:r>
          <w:rPr>
            <w:lang w:bidi="he-IL"/>
          </w:rPr>
          <w:t>_TABLE_ENTRY_ACTION_USER_CHANNEL_TYPE</w:t>
        </w:r>
        <w:r w:rsidRPr="008B7968">
          <w:rPr>
            <w:szCs w:val="18"/>
          </w:rPr>
          <w:t xml:space="preserve"> == </w:t>
        </w:r>
        <w:r w:rsidR="00F02F03" w:rsidRPr="002E443F">
          <w:rPr>
            <w:rFonts w:ascii="Courier New" w:eastAsia="Times New Roman" w:hAnsi="Courier New" w:cs="Courier New"/>
            <w:color w:val="000000"/>
            <w:szCs w:val="18"/>
            <w:lang w:bidi="he-IL"/>
          </w:rPr>
          <w:t>SAI_HOST_INTERFACE_</w:t>
        </w:r>
        <w:r w:rsidR="00F02F03">
          <w:rPr>
            <w:rFonts w:ascii="Courier New" w:eastAsia="Times New Roman" w:hAnsi="Courier New" w:cs="Courier New"/>
            <w:color w:val="000000"/>
            <w:szCs w:val="18"/>
            <w:lang w:bidi="he-IL"/>
          </w:rPr>
          <w:t>ENTRY_USER_CHANNEL_FD</w:t>
        </w:r>
      </w:ins>
    </w:p>
    <w:p w:rsidR="002B3E66" w:rsidRDefault="00337DDB" w:rsidP="00337DDB">
      <w:pPr>
        <w:pStyle w:val="code"/>
        <w:rPr>
          <w:lang w:bidi="he-IL"/>
        </w:rPr>
      </w:pPr>
      <w:r>
        <w:rPr>
          <w:lang w:bidi="he-IL"/>
        </w:rPr>
        <w:t xml:space="preserve">     * </w:t>
      </w:r>
      <w:r w:rsidRPr="00537778">
        <w:rPr>
          <w:lang w:bidi="he-IL"/>
        </w:rPr>
        <w:t>(MANDATORY_ON_CREATE</w:t>
      </w:r>
      <w:r>
        <w:rPr>
          <w:lang w:bidi="he-IL"/>
        </w:rPr>
        <w:t xml:space="preserve"> | CREATE_ONLY) </w:t>
      </w:r>
      <w:r w:rsidRPr="00537778">
        <w:rPr>
          <w:lang w:bidi="he-IL"/>
        </w:rPr>
        <w:t xml:space="preserve"> </w:t>
      </w:r>
    </w:p>
    <w:p w:rsidR="002B3E66" w:rsidRDefault="002B3E66" w:rsidP="00337DDB">
      <w:pPr>
        <w:pStyle w:val="code"/>
        <w:rPr>
          <w:lang w:bidi="he-IL"/>
        </w:rPr>
      </w:pPr>
      <w:r>
        <w:rPr>
          <w:lang w:bidi="he-IL"/>
        </w:rPr>
        <w:t xml:space="preserve">     * Valid only when </w:t>
      </w:r>
      <w:r>
        <w:rPr>
          <w:lang w:bidi="he-IL"/>
        </w:rPr>
        <w:t>SAI_HOST_INTERFACE_TABLE_ENTRY_ACTION_CHANNEL</w:t>
      </w:r>
      <w:r>
        <w:rPr>
          <w:lang w:bidi="he-IL"/>
        </w:rPr>
        <w:t>=</w:t>
      </w:r>
    </w:p>
    <w:p w:rsidR="002B3E66" w:rsidRDefault="002B3E66" w:rsidP="00337DDB">
      <w:pPr>
        <w:pStyle w:val="code"/>
        <w:rPr>
          <w:lang w:bidi="he-IL"/>
        </w:rPr>
      </w:pPr>
      <w:r>
        <w:rPr>
          <w:lang w:bidi="he-IL"/>
        </w:rPr>
        <w:t xml:space="preserve">     *</w:t>
      </w:r>
      <w:r w:rsidR="00EC1C94">
        <w:rPr>
          <w:lang w:bidi="he-IL"/>
        </w:rPr>
        <w:t xml:space="preserve"> </w:t>
      </w:r>
      <w:r w:rsidR="00EC1C94" w:rsidRPr="002129F1">
        <w:rPr>
          <w:rFonts w:ascii="Courier New" w:eastAsia="Times New Roman" w:hAnsi="Courier New" w:cs="Courier New"/>
          <w:color w:val="000000"/>
          <w:szCs w:val="18"/>
          <w:lang w:bidi="he-IL"/>
        </w:rPr>
        <w:t>SAI_HOST_INTERFACE_TABLE_ENTRY_CHANNEL_TYPE_FD</w:t>
      </w:r>
      <w:bookmarkStart w:id="72" w:name="_GoBack"/>
      <w:bookmarkEnd w:id="72"/>
    </w:p>
    <w:p w:rsidR="00337DDB" w:rsidRDefault="002B3E66" w:rsidP="00337DDB">
      <w:pPr>
        <w:pStyle w:val="code"/>
        <w:rPr>
          <w:lang w:bidi="he-IL"/>
        </w:rPr>
      </w:pPr>
      <w:r>
        <w:rPr>
          <w:rFonts w:ascii="Courier New" w:eastAsia="Times New Roman" w:hAnsi="Courier New" w:cs="Courier New"/>
          <w:color w:val="000000"/>
          <w:szCs w:val="18"/>
          <w:lang w:bidi="he-IL"/>
        </w:rPr>
        <w:t xml:space="preserve">    </w:t>
      </w:r>
      <w:r w:rsidR="00337DDB">
        <w:rPr>
          <w:rFonts w:ascii="Courier New" w:eastAsia="Times New Roman" w:hAnsi="Courier New" w:cs="Courier New"/>
          <w:color w:val="000000"/>
          <w:szCs w:val="18"/>
          <w:lang w:bidi="he-IL"/>
        </w:rPr>
        <w:t>*/</w:t>
      </w:r>
      <w:r w:rsidR="00337DDB">
        <w:rPr>
          <w:lang w:bidi="he-IL"/>
        </w:rPr>
        <w:t xml:space="preserve"> </w:t>
      </w:r>
    </w:p>
    <w:p w:rsidR="00337DDB" w:rsidRDefault="00337DDB" w:rsidP="00337DDB">
      <w:pPr>
        <w:pStyle w:val="code"/>
        <w:rPr>
          <w:lang w:bidi="he-IL"/>
        </w:rPr>
      </w:pPr>
      <w:r>
        <w:rPr>
          <w:lang w:bidi="he-IL"/>
        </w:rPr>
        <w:t xml:space="preserve">     SAI_HOST_INTERFACE_TABLE_ENTRY_ACTION_HOSTIF_ID</w:t>
      </w:r>
      <w:r w:rsidRPr="002E443F">
        <w:rPr>
          <w:lang w:bidi="he-IL"/>
        </w:rPr>
        <w:t>,</w:t>
      </w:r>
    </w:p>
    <w:p w:rsidR="00337DDB" w:rsidRDefault="00337DDB" w:rsidP="00337DDB">
      <w:pPr>
        <w:pStyle w:val="code"/>
        <w:rPr>
          <w:lang w:bidi="he-IL"/>
        </w:rPr>
      </w:pPr>
    </w:p>
    <w:p w:rsidR="00537778" w:rsidRPr="002E443F" w:rsidRDefault="00537778" w:rsidP="00537778">
      <w:pPr>
        <w:pStyle w:val="code"/>
        <w:rPr>
          <w:lang w:bidi="he-IL"/>
        </w:rPr>
      </w:pPr>
      <w:r w:rsidRPr="002E443F">
        <w:rPr>
          <w:lang w:bidi="he-IL"/>
        </w:rPr>
        <w:t xml:space="preserve">    /* Custom range base value */</w:t>
      </w:r>
    </w:p>
    <w:p w:rsidR="00537778" w:rsidRPr="002E443F" w:rsidRDefault="00537778" w:rsidP="00537778">
      <w:pPr>
        <w:pStyle w:val="code"/>
        <w:rPr>
          <w:lang w:bidi="he-IL"/>
        </w:rPr>
      </w:pPr>
      <w:r w:rsidRPr="002E443F">
        <w:rPr>
          <w:lang w:bidi="he-IL"/>
        </w:rPr>
        <w:t xml:space="preserve">    SAI_HOST_INTERFACE_</w:t>
      </w:r>
      <w:r w:rsidR="00337DDB">
        <w:rPr>
          <w:lang w:bidi="he-IL"/>
        </w:rPr>
        <w:t>TABLE_ENTRY</w:t>
      </w:r>
      <w:r w:rsidR="00337DDB" w:rsidRPr="002E443F">
        <w:rPr>
          <w:lang w:bidi="he-IL"/>
        </w:rPr>
        <w:t xml:space="preserve"> </w:t>
      </w:r>
      <w:r w:rsidRPr="002E443F">
        <w:rPr>
          <w:lang w:bidi="he-IL"/>
        </w:rPr>
        <w:t>ATTR_CUSTOM_RANGE_BASE  = 0x10000000</w:t>
      </w:r>
    </w:p>
    <w:p w:rsidR="00537778" w:rsidRPr="002E443F" w:rsidRDefault="00537778" w:rsidP="00537778">
      <w:pPr>
        <w:pStyle w:val="code"/>
        <w:rPr>
          <w:lang w:bidi="he-IL"/>
        </w:rPr>
      </w:pPr>
    </w:p>
    <w:p w:rsidR="00537778" w:rsidRPr="002E443F" w:rsidRDefault="008A2316" w:rsidP="00537778">
      <w:pPr>
        <w:pStyle w:val="code"/>
        <w:rPr>
          <w:lang w:bidi="he-IL"/>
        </w:rPr>
      </w:pPr>
      <w:r>
        <w:rPr>
          <w:lang w:bidi="he-IL"/>
        </w:rPr>
        <w:t xml:space="preserve">} </w:t>
      </w:r>
      <w:r w:rsidRPr="002E443F">
        <w:rPr>
          <w:lang w:bidi="he-IL"/>
        </w:rPr>
        <w:t>sai_host_interface_</w:t>
      </w:r>
      <w:r>
        <w:rPr>
          <w:rFonts w:ascii="Courier New" w:eastAsia="Times New Roman" w:hAnsi="Courier New" w:cs="Courier New"/>
          <w:color w:val="000000"/>
          <w:szCs w:val="18"/>
          <w:lang w:bidi="he-IL"/>
        </w:rPr>
        <w:t>table_entry</w:t>
      </w:r>
      <w:r>
        <w:rPr>
          <w:lang w:bidi="he-IL"/>
        </w:rPr>
        <w:t>_</w:t>
      </w:r>
      <w:r w:rsidRPr="002E443F">
        <w:rPr>
          <w:lang w:bidi="he-IL"/>
        </w:rPr>
        <w:t>attr_t</w:t>
      </w:r>
      <w:r w:rsidR="00537778" w:rsidRPr="002E443F">
        <w:rPr>
          <w:lang w:bidi="he-IL"/>
        </w:rPr>
        <w:t>;</w:t>
      </w:r>
    </w:p>
    <w:p w:rsidR="00537778" w:rsidRPr="002E443F" w:rsidRDefault="00537778" w:rsidP="00537778">
      <w:pPr>
        <w:pStyle w:val="code"/>
        <w:rPr>
          <w:lang w:bidi="he-IL"/>
        </w:rPr>
      </w:pP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Routine Description:</w:t>
      </w:r>
    </w:p>
    <w:p w:rsidR="00537778" w:rsidRPr="002E443F" w:rsidRDefault="00537778" w:rsidP="00537778">
      <w:pPr>
        <w:pStyle w:val="code"/>
        <w:rPr>
          <w:lang w:bidi="he-IL"/>
        </w:rPr>
      </w:pPr>
      <w:r>
        <w:rPr>
          <w:lang w:bidi="he-IL"/>
        </w:rPr>
        <w:t>*    Create host interface</w:t>
      </w:r>
      <w:r w:rsidR="00337DDB">
        <w:rPr>
          <w:lang w:bidi="he-IL"/>
        </w:rPr>
        <w:t xml:space="preserve"> table entry </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Arguments:</w:t>
      </w:r>
    </w:p>
    <w:p w:rsidR="00537778" w:rsidRPr="002E443F" w:rsidRDefault="00337DDB" w:rsidP="00537778">
      <w:pPr>
        <w:pStyle w:val="code"/>
        <w:rPr>
          <w:lang w:bidi="he-IL"/>
        </w:rPr>
      </w:pPr>
      <w:r>
        <w:rPr>
          <w:lang w:bidi="he-IL"/>
        </w:rPr>
        <w:t xml:space="preserve">*    [out] hif_table_entry - host interface table entry </w:t>
      </w:r>
    </w:p>
    <w:p w:rsidR="00537778" w:rsidRPr="002E443F" w:rsidRDefault="00537778" w:rsidP="00537778">
      <w:pPr>
        <w:pStyle w:val="code"/>
        <w:rPr>
          <w:lang w:bidi="he-IL"/>
        </w:rPr>
      </w:pPr>
      <w:r w:rsidRPr="002E443F">
        <w:rPr>
          <w:lang w:bidi="he-IL"/>
        </w:rPr>
        <w:t>*    [in] attr_count - number of attributes</w:t>
      </w:r>
    </w:p>
    <w:p w:rsidR="00537778" w:rsidRPr="002E443F" w:rsidRDefault="00537778" w:rsidP="00537778">
      <w:pPr>
        <w:pStyle w:val="code"/>
        <w:rPr>
          <w:lang w:bidi="he-IL"/>
        </w:rPr>
      </w:pPr>
      <w:r w:rsidRPr="002E443F">
        <w:rPr>
          <w:lang w:bidi="he-IL"/>
        </w:rPr>
        <w:t>*    [in] attr_list - array of attributes</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Return Values:</w:t>
      </w:r>
    </w:p>
    <w:p w:rsidR="00537778" w:rsidRPr="002E443F" w:rsidRDefault="00537778" w:rsidP="00537778">
      <w:pPr>
        <w:pStyle w:val="code"/>
        <w:rPr>
          <w:lang w:bidi="he-IL"/>
        </w:rPr>
      </w:pPr>
      <w:r w:rsidRPr="002E443F">
        <w:rPr>
          <w:lang w:bidi="he-IL"/>
        </w:rPr>
        <w:t>*    SAI_STATUS_SUCCESS on success</w:t>
      </w:r>
    </w:p>
    <w:p w:rsidR="00537778" w:rsidRPr="002E443F" w:rsidRDefault="00537778" w:rsidP="00537778">
      <w:pPr>
        <w:pStyle w:val="code"/>
        <w:rPr>
          <w:lang w:bidi="he-IL"/>
        </w:rPr>
      </w:pPr>
      <w:r w:rsidRPr="002E443F">
        <w:rPr>
          <w:lang w:bidi="he-IL"/>
        </w:rPr>
        <w:t>*    Failure status code on error</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typedef sai_status_t(*sai_create_host_interface_</w:t>
      </w:r>
      <w:r w:rsidR="00337DDB">
        <w:rPr>
          <w:lang w:bidi="he-IL"/>
        </w:rPr>
        <w:t>table_entry_</w:t>
      </w:r>
      <w:r w:rsidRPr="002E443F">
        <w:rPr>
          <w:lang w:bidi="he-IL"/>
        </w:rPr>
        <w:t>fn)(</w:t>
      </w:r>
    </w:p>
    <w:p w:rsidR="00537778" w:rsidRPr="002E443F" w:rsidRDefault="00537778" w:rsidP="00537778">
      <w:pPr>
        <w:pStyle w:val="code"/>
        <w:rPr>
          <w:lang w:bidi="he-IL"/>
        </w:rPr>
      </w:pPr>
      <w:r w:rsidRPr="002E443F">
        <w:rPr>
          <w:lang w:bidi="he-IL"/>
        </w:rPr>
        <w:t xml:space="preserve">    _O</w:t>
      </w:r>
      <w:r w:rsidR="00337DDB">
        <w:rPr>
          <w:lang w:bidi="he-IL"/>
        </w:rPr>
        <w:t>ut_ sai_object_id_t * hif_table_entry</w:t>
      </w:r>
      <w:r w:rsidRPr="002E443F">
        <w:rPr>
          <w:lang w:bidi="he-IL"/>
        </w:rPr>
        <w:t>,</w:t>
      </w:r>
    </w:p>
    <w:p w:rsidR="00537778" w:rsidRPr="002E443F" w:rsidRDefault="00537778" w:rsidP="00537778">
      <w:pPr>
        <w:pStyle w:val="code"/>
        <w:rPr>
          <w:lang w:bidi="he-IL"/>
        </w:rPr>
      </w:pPr>
      <w:r w:rsidRPr="002E443F">
        <w:rPr>
          <w:lang w:bidi="he-IL"/>
        </w:rPr>
        <w:t xml:space="preserve">    _In_ uint32_t attr_count,</w:t>
      </w:r>
    </w:p>
    <w:p w:rsidR="00537778" w:rsidRPr="002E443F" w:rsidRDefault="00537778" w:rsidP="00537778">
      <w:pPr>
        <w:pStyle w:val="code"/>
        <w:rPr>
          <w:lang w:bidi="he-IL"/>
        </w:rPr>
      </w:pPr>
      <w:r w:rsidRPr="002E443F">
        <w:rPr>
          <w:lang w:bidi="he-IL"/>
        </w:rPr>
        <w:t xml:space="preserve">    _In_ sai_attribute_t *attr_list</w:t>
      </w:r>
    </w:p>
    <w:p w:rsidR="00537778" w:rsidRPr="002E443F" w:rsidRDefault="00537778" w:rsidP="00537778">
      <w:pPr>
        <w:pStyle w:val="code"/>
        <w:rPr>
          <w:lang w:bidi="he-IL"/>
        </w:rPr>
      </w:pPr>
      <w:r w:rsidRPr="002E443F">
        <w:rPr>
          <w:lang w:bidi="he-IL"/>
        </w:rPr>
        <w:t xml:space="preserve">    );</w:t>
      </w:r>
    </w:p>
    <w:p w:rsidR="00537778" w:rsidRPr="002E443F" w:rsidRDefault="00537778" w:rsidP="00537778">
      <w:pPr>
        <w:pStyle w:val="code"/>
        <w:rPr>
          <w:lang w:bidi="he-IL"/>
        </w:rPr>
      </w:pP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Routine Description:</w:t>
      </w:r>
    </w:p>
    <w:p w:rsidR="00537778" w:rsidRPr="002E443F" w:rsidRDefault="009A2C3C" w:rsidP="00537778">
      <w:pPr>
        <w:pStyle w:val="code"/>
        <w:rPr>
          <w:lang w:bidi="he-IL"/>
        </w:rPr>
      </w:pPr>
      <w:r>
        <w:rPr>
          <w:lang w:bidi="he-IL"/>
        </w:rPr>
        <w:t>*    Remove host interface table entry</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Arguments:</w:t>
      </w:r>
    </w:p>
    <w:p w:rsidR="00537778" w:rsidRPr="002E443F" w:rsidRDefault="00537778" w:rsidP="00537778">
      <w:pPr>
        <w:pStyle w:val="code"/>
        <w:rPr>
          <w:lang w:bidi="he-IL"/>
        </w:rPr>
      </w:pPr>
      <w:r w:rsidRPr="002E443F">
        <w:rPr>
          <w:lang w:bidi="he-IL"/>
        </w:rPr>
        <w:t xml:space="preserve">*   </w:t>
      </w:r>
      <w:r w:rsidR="009A2C3C">
        <w:rPr>
          <w:lang w:bidi="he-IL"/>
        </w:rPr>
        <w:t xml:space="preserve"> [in] hif_table_entry - host interface table entry</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Return Values:</w:t>
      </w:r>
    </w:p>
    <w:p w:rsidR="00537778" w:rsidRPr="002E443F" w:rsidRDefault="00537778" w:rsidP="00537778">
      <w:pPr>
        <w:pStyle w:val="code"/>
        <w:rPr>
          <w:lang w:bidi="he-IL"/>
        </w:rPr>
      </w:pPr>
      <w:r w:rsidRPr="002E443F">
        <w:rPr>
          <w:lang w:bidi="he-IL"/>
        </w:rPr>
        <w:t>*    SAI_STATUS_SUCCESS on success</w:t>
      </w:r>
    </w:p>
    <w:p w:rsidR="00537778" w:rsidRPr="002E443F" w:rsidRDefault="00537778" w:rsidP="00537778">
      <w:pPr>
        <w:pStyle w:val="code"/>
        <w:rPr>
          <w:lang w:bidi="he-IL"/>
        </w:rPr>
      </w:pPr>
      <w:r w:rsidRPr="002E443F">
        <w:rPr>
          <w:lang w:bidi="he-IL"/>
        </w:rPr>
        <w:t>*    Failure status code on error</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typedef sai_status_t(*sai_remove_host_interface</w:t>
      </w:r>
      <w:r w:rsidR="009A2C3C">
        <w:rPr>
          <w:lang w:bidi="he-IL"/>
        </w:rPr>
        <w:t>_table_entry</w:t>
      </w:r>
      <w:r w:rsidRPr="002E443F">
        <w:rPr>
          <w:lang w:bidi="he-IL"/>
        </w:rPr>
        <w:t>_fn)(</w:t>
      </w:r>
    </w:p>
    <w:p w:rsidR="00537778" w:rsidRPr="002E443F" w:rsidRDefault="00537778" w:rsidP="00537778">
      <w:pPr>
        <w:pStyle w:val="code"/>
        <w:rPr>
          <w:lang w:bidi="he-IL"/>
        </w:rPr>
      </w:pPr>
      <w:r>
        <w:rPr>
          <w:lang w:bidi="he-IL"/>
        </w:rPr>
        <w:t xml:space="preserve">    _In_ sai_object_id_t</w:t>
      </w:r>
      <w:r w:rsidR="00337DDB">
        <w:rPr>
          <w:lang w:bidi="he-IL"/>
        </w:rPr>
        <w:t xml:space="preserve"> hif_table_entry</w:t>
      </w:r>
    </w:p>
    <w:p w:rsidR="00537778" w:rsidRPr="002E443F" w:rsidRDefault="00537778" w:rsidP="00537778">
      <w:pPr>
        <w:pStyle w:val="code"/>
        <w:rPr>
          <w:lang w:bidi="he-IL"/>
        </w:rPr>
      </w:pPr>
      <w:r w:rsidRPr="002E443F">
        <w:rPr>
          <w:lang w:bidi="he-IL"/>
        </w:rPr>
        <w:t xml:space="preserve">    );</w:t>
      </w:r>
    </w:p>
    <w:p w:rsidR="00537778" w:rsidRPr="002E443F" w:rsidRDefault="00537778" w:rsidP="00537778">
      <w:pPr>
        <w:pStyle w:val="code"/>
        <w:rPr>
          <w:lang w:bidi="he-IL"/>
        </w:rPr>
      </w:pP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Routine Description:</w:t>
      </w:r>
    </w:p>
    <w:p w:rsidR="00537778" w:rsidRPr="002E443F" w:rsidRDefault="00537778" w:rsidP="009A2C3C">
      <w:pPr>
        <w:pStyle w:val="code"/>
        <w:rPr>
          <w:lang w:bidi="he-IL"/>
        </w:rPr>
      </w:pPr>
      <w:r w:rsidRPr="002E443F">
        <w:rPr>
          <w:lang w:bidi="he-IL"/>
        </w:rPr>
        <w:t>*</w:t>
      </w:r>
      <w:r w:rsidR="009A2C3C">
        <w:rPr>
          <w:lang w:bidi="he-IL"/>
        </w:rPr>
        <w:t xml:space="preserve">    Set host host interface table entry </w:t>
      </w:r>
      <w:r w:rsidR="009A2C3C" w:rsidRPr="002E443F">
        <w:rPr>
          <w:lang w:bidi="he-IL"/>
        </w:rPr>
        <w:t>attribute</w:t>
      </w:r>
      <w:r w:rsidR="009A2C3C">
        <w:rPr>
          <w:lang w:bidi="he-IL"/>
        </w:rPr>
        <w:t xml:space="preserve"> </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Arguments:</w:t>
      </w:r>
    </w:p>
    <w:p w:rsidR="00537778" w:rsidRPr="002E443F" w:rsidRDefault="00537778" w:rsidP="00537778">
      <w:pPr>
        <w:pStyle w:val="code"/>
        <w:rPr>
          <w:lang w:bidi="he-IL"/>
        </w:rPr>
      </w:pPr>
      <w:r w:rsidRPr="002E443F">
        <w:rPr>
          <w:lang w:bidi="he-IL"/>
        </w:rPr>
        <w:t xml:space="preserve">*   </w:t>
      </w:r>
      <w:r w:rsidR="009A2C3C">
        <w:rPr>
          <w:lang w:bidi="he-IL"/>
        </w:rPr>
        <w:t xml:space="preserve"> [in] hif_table_entry - host interface table entry</w:t>
      </w:r>
    </w:p>
    <w:p w:rsidR="00537778" w:rsidRPr="002E443F" w:rsidRDefault="00537778" w:rsidP="00537778">
      <w:pPr>
        <w:pStyle w:val="code"/>
        <w:rPr>
          <w:lang w:bidi="he-IL"/>
        </w:rPr>
      </w:pPr>
      <w:r w:rsidRPr="002E443F">
        <w:rPr>
          <w:lang w:bidi="he-IL"/>
        </w:rPr>
        <w:t>*    [in] attr - attribute</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Return Values:</w:t>
      </w:r>
    </w:p>
    <w:p w:rsidR="00537778" w:rsidRPr="002E443F" w:rsidRDefault="00537778" w:rsidP="00537778">
      <w:pPr>
        <w:pStyle w:val="code"/>
        <w:rPr>
          <w:lang w:bidi="he-IL"/>
        </w:rPr>
      </w:pPr>
      <w:r w:rsidRPr="002E443F">
        <w:rPr>
          <w:lang w:bidi="he-IL"/>
        </w:rPr>
        <w:lastRenderedPageBreak/>
        <w:t>*    SAI_STATUS_SUCCESS on success</w:t>
      </w:r>
    </w:p>
    <w:p w:rsidR="00537778" w:rsidRPr="002E443F" w:rsidRDefault="00537778" w:rsidP="00537778">
      <w:pPr>
        <w:pStyle w:val="code"/>
        <w:rPr>
          <w:lang w:bidi="he-IL"/>
        </w:rPr>
      </w:pPr>
      <w:r w:rsidRPr="002E443F">
        <w:rPr>
          <w:lang w:bidi="he-IL"/>
        </w:rPr>
        <w:t>*    Failure status code on error</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typedef sai_status_t (*sai_set_host_interface_</w:t>
      </w:r>
      <w:r w:rsidR="009A2C3C">
        <w:rPr>
          <w:lang w:bidi="he-IL"/>
        </w:rPr>
        <w:t>table_entry_</w:t>
      </w:r>
      <w:r w:rsidRPr="002E443F">
        <w:rPr>
          <w:lang w:bidi="he-IL"/>
        </w:rPr>
        <w:t>attribute_fn)(</w:t>
      </w:r>
    </w:p>
    <w:p w:rsidR="00537778" w:rsidRPr="002E443F" w:rsidRDefault="00537778" w:rsidP="00537778">
      <w:pPr>
        <w:pStyle w:val="code"/>
        <w:rPr>
          <w:lang w:bidi="he-IL"/>
        </w:rPr>
      </w:pPr>
      <w:r>
        <w:rPr>
          <w:lang w:bidi="he-IL"/>
        </w:rPr>
        <w:t xml:space="preserve">    _In_ sai_object_id_t</w:t>
      </w:r>
      <w:r w:rsidR="009A2C3C">
        <w:rPr>
          <w:lang w:bidi="he-IL"/>
        </w:rPr>
        <w:t xml:space="preserve"> hif_table_entry</w:t>
      </w:r>
      <w:r w:rsidRPr="002E443F">
        <w:rPr>
          <w:lang w:bidi="he-IL"/>
        </w:rPr>
        <w:t>,</w:t>
      </w:r>
    </w:p>
    <w:p w:rsidR="00537778" w:rsidRPr="002E443F" w:rsidRDefault="00537778" w:rsidP="00537778">
      <w:pPr>
        <w:pStyle w:val="code"/>
        <w:rPr>
          <w:lang w:bidi="he-IL"/>
        </w:rPr>
      </w:pPr>
      <w:r w:rsidRPr="002E443F">
        <w:rPr>
          <w:lang w:bidi="he-IL"/>
        </w:rPr>
        <w:t xml:space="preserve">    _In_ const sai_attribute_t *attr</w:t>
      </w:r>
    </w:p>
    <w:p w:rsidR="00537778" w:rsidRPr="002E443F" w:rsidRDefault="00537778" w:rsidP="00537778">
      <w:pPr>
        <w:pStyle w:val="code"/>
        <w:rPr>
          <w:lang w:bidi="he-IL"/>
        </w:rPr>
      </w:pPr>
      <w:r w:rsidRPr="002E443F">
        <w:rPr>
          <w:lang w:bidi="he-IL"/>
        </w:rPr>
        <w:t xml:space="preserve">    );</w:t>
      </w:r>
    </w:p>
    <w:p w:rsidR="00537778" w:rsidRPr="002E443F" w:rsidRDefault="00537778" w:rsidP="00537778">
      <w:pPr>
        <w:pStyle w:val="code"/>
        <w:rPr>
          <w:lang w:bidi="he-IL"/>
        </w:rPr>
      </w:pP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Routine Description:</w:t>
      </w:r>
    </w:p>
    <w:p w:rsidR="00537778" w:rsidRPr="002E443F" w:rsidRDefault="00537778" w:rsidP="00537778">
      <w:pPr>
        <w:pStyle w:val="code"/>
        <w:rPr>
          <w:lang w:bidi="he-IL"/>
        </w:rPr>
      </w:pPr>
      <w:r w:rsidRPr="002E443F">
        <w:rPr>
          <w:lang w:bidi="he-IL"/>
        </w:rPr>
        <w:t>*</w:t>
      </w:r>
      <w:r w:rsidR="009A2C3C">
        <w:rPr>
          <w:lang w:bidi="he-IL"/>
        </w:rPr>
        <w:t xml:space="preserve">    Get</w:t>
      </w:r>
      <w:r w:rsidR="009A2C3C" w:rsidRPr="009A2C3C">
        <w:rPr>
          <w:lang w:bidi="he-IL"/>
        </w:rPr>
        <w:t xml:space="preserve"> </w:t>
      </w:r>
      <w:r w:rsidR="009A2C3C">
        <w:rPr>
          <w:lang w:bidi="he-IL"/>
        </w:rPr>
        <w:t xml:space="preserve">host host interface table entry </w:t>
      </w:r>
      <w:r w:rsidR="009A2C3C" w:rsidRPr="002E443F">
        <w:rPr>
          <w:lang w:bidi="he-IL"/>
        </w:rPr>
        <w:t>attribute</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Arguments:</w:t>
      </w:r>
    </w:p>
    <w:p w:rsidR="00537778" w:rsidRPr="002E443F" w:rsidRDefault="00537778" w:rsidP="00537778">
      <w:pPr>
        <w:pStyle w:val="code"/>
        <w:rPr>
          <w:lang w:bidi="he-IL"/>
        </w:rPr>
      </w:pPr>
      <w:r w:rsidRPr="002E443F">
        <w:rPr>
          <w:lang w:bidi="he-IL"/>
        </w:rPr>
        <w:t xml:space="preserve">*   </w:t>
      </w:r>
      <w:r w:rsidR="009A2C3C">
        <w:rPr>
          <w:lang w:bidi="he-IL"/>
        </w:rPr>
        <w:t xml:space="preserve"> [in] hif_table_entry - host interface table entry</w:t>
      </w:r>
    </w:p>
    <w:p w:rsidR="00537778" w:rsidRPr="002E443F" w:rsidRDefault="00537778" w:rsidP="00537778">
      <w:pPr>
        <w:pStyle w:val="code"/>
        <w:rPr>
          <w:lang w:bidi="he-IL"/>
        </w:rPr>
      </w:pPr>
      <w:r w:rsidRPr="002E443F">
        <w:rPr>
          <w:lang w:bidi="he-IL"/>
        </w:rPr>
        <w:t>*    [in] attr_count - number of attributes</w:t>
      </w:r>
    </w:p>
    <w:p w:rsidR="00537778" w:rsidRPr="002E443F" w:rsidRDefault="00537778" w:rsidP="00537778">
      <w:pPr>
        <w:pStyle w:val="code"/>
        <w:rPr>
          <w:lang w:bidi="he-IL"/>
        </w:rPr>
      </w:pPr>
      <w:r w:rsidRPr="002E443F">
        <w:rPr>
          <w:lang w:bidi="he-IL"/>
        </w:rPr>
        <w:t>*    [inout] attr_list - array of attributes</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Return Values:</w:t>
      </w:r>
    </w:p>
    <w:p w:rsidR="00537778" w:rsidRPr="002E443F" w:rsidRDefault="00537778" w:rsidP="00537778">
      <w:pPr>
        <w:pStyle w:val="code"/>
        <w:rPr>
          <w:lang w:bidi="he-IL"/>
        </w:rPr>
      </w:pPr>
      <w:r w:rsidRPr="002E443F">
        <w:rPr>
          <w:lang w:bidi="he-IL"/>
        </w:rPr>
        <w:t>*    SAI_STATUS_SUCCESS on success</w:t>
      </w:r>
    </w:p>
    <w:p w:rsidR="00537778" w:rsidRPr="002E443F" w:rsidRDefault="00537778" w:rsidP="00537778">
      <w:pPr>
        <w:pStyle w:val="code"/>
        <w:rPr>
          <w:lang w:bidi="he-IL"/>
        </w:rPr>
      </w:pPr>
      <w:r w:rsidRPr="002E443F">
        <w:rPr>
          <w:lang w:bidi="he-IL"/>
        </w:rPr>
        <w:t>*    Failure status code on error</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typedef sai_status_t (*sai_get_host_interface_</w:t>
      </w:r>
      <w:r w:rsidR="009A2C3C">
        <w:rPr>
          <w:lang w:bidi="he-IL"/>
        </w:rPr>
        <w:t>table_entry_</w:t>
      </w:r>
      <w:r w:rsidRPr="002E443F">
        <w:rPr>
          <w:lang w:bidi="he-IL"/>
        </w:rPr>
        <w:t>attribute_fn)(</w:t>
      </w:r>
    </w:p>
    <w:p w:rsidR="00537778" w:rsidRPr="002E443F" w:rsidRDefault="00537778" w:rsidP="00537778">
      <w:pPr>
        <w:pStyle w:val="code"/>
        <w:rPr>
          <w:lang w:bidi="he-IL"/>
        </w:rPr>
      </w:pPr>
      <w:r>
        <w:rPr>
          <w:lang w:bidi="he-IL"/>
        </w:rPr>
        <w:t xml:space="preserve">    _In_ sai_object_id_t </w:t>
      </w:r>
      <w:r w:rsidR="009A2C3C">
        <w:rPr>
          <w:lang w:bidi="he-IL"/>
        </w:rPr>
        <w:t xml:space="preserve"> hif_table_entry</w:t>
      </w:r>
      <w:r w:rsidRPr="002E443F">
        <w:rPr>
          <w:lang w:bidi="he-IL"/>
        </w:rPr>
        <w:t>,</w:t>
      </w:r>
    </w:p>
    <w:p w:rsidR="00537778" w:rsidRPr="002E443F" w:rsidRDefault="00537778" w:rsidP="00537778">
      <w:pPr>
        <w:pStyle w:val="code"/>
        <w:rPr>
          <w:lang w:bidi="he-IL"/>
        </w:rPr>
      </w:pPr>
      <w:r w:rsidRPr="002E443F">
        <w:rPr>
          <w:lang w:bidi="he-IL"/>
        </w:rPr>
        <w:t xml:space="preserve">    _In_ uint32_t attr_count,</w:t>
      </w:r>
    </w:p>
    <w:p w:rsidR="00537778" w:rsidRPr="002E443F" w:rsidRDefault="00537778" w:rsidP="00537778">
      <w:pPr>
        <w:pStyle w:val="code"/>
        <w:rPr>
          <w:lang w:bidi="he-IL"/>
        </w:rPr>
      </w:pPr>
      <w:r w:rsidRPr="002E443F">
        <w:rPr>
          <w:lang w:bidi="he-IL"/>
        </w:rPr>
        <w:t xml:space="preserve">    _Inout_ sai_attribute_t *attr_list</w:t>
      </w:r>
    </w:p>
    <w:p w:rsidR="00537778" w:rsidRPr="002E443F" w:rsidRDefault="00537778" w:rsidP="00537778">
      <w:pPr>
        <w:pStyle w:val="code"/>
        <w:rPr>
          <w:lang w:bidi="he-IL"/>
        </w:rPr>
      </w:pPr>
      <w:r w:rsidRPr="002E443F">
        <w:rPr>
          <w:lang w:bidi="he-IL"/>
        </w:rPr>
        <w:t xml:space="preserve">    );</w:t>
      </w:r>
    </w:p>
    <w:p w:rsidR="00BB1B5E" w:rsidRDefault="00BB1B5E" w:rsidP="00BB1B5E">
      <w:pPr>
        <w:pStyle w:val="Heading3"/>
        <w:rPr>
          <w:lang w:bidi="he-IL"/>
        </w:rPr>
      </w:pPr>
      <w:r>
        <w:t xml:space="preserve">Host interface </w:t>
      </w:r>
      <w:r>
        <w:rPr>
          <w:lang w:bidi="he-IL"/>
        </w:rPr>
        <w:t>trap-id</w:t>
      </w:r>
    </w:p>
    <w:p w:rsidR="00BB1B5E" w:rsidRDefault="00BB1B5E" w:rsidP="00BB1B5E">
      <w:pPr>
        <w:pStyle w:val="code"/>
      </w:pPr>
      <w:r>
        <w:t xml:space="preserve">typedef enum _sai_hostif_trap_id_t  </w:t>
      </w:r>
    </w:p>
    <w:p w:rsidR="00BB1B5E" w:rsidRDefault="00BB1B5E" w:rsidP="00BB1B5E">
      <w:pPr>
        <w:pStyle w:val="code"/>
      </w:pPr>
      <w:r>
        <w:t>{</w:t>
      </w:r>
    </w:p>
    <w:p w:rsidR="00BB1B5E" w:rsidRDefault="00BB1B5E" w:rsidP="00BB1B5E">
      <w:pPr>
        <w:pStyle w:val="code"/>
      </w:pPr>
      <w:r>
        <w:t>/*</w:t>
      </w:r>
    </w:p>
    <w:p w:rsidR="00BB1B5E" w:rsidRDefault="00BB1B5E" w:rsidP="00BB1B5E">
      <w:pPr>
        <w:pStyle w:val="code"/>
      </w:pPr>
      <w:r>
        <w:t xml:space="preserve">* cdefault trap-id  </w:t>
      </w:r>
    </w:p>
    <w:p w:rsidR="00BB1B5E" w:rsidRDefault="00BB1B5E" w:rsidP="00BB1B5E">
      <w:pPr>
        <w:pStyle w:val="code"/>
      </w:pPr>
      <w:r>
        <w:t>*/</w:t>
      </w:r>
    </w:p>
    <w:p w:rsidR="00BB1B5E" w:rsidRDefault="00BB1B5E" w:rsidP="00BB1B5E">
      <w:pPr>
        <w:pStyle w:val="code"/>
      </w:pPr>
    </w:p>
    <w:p w:rsidR="00BB1B5E" w:rsidRDefault="00BB1B5E" w:rsidP="00BB1B5E">
      <w:pPr>
        <w:pStyle w:val="code"/>
      </w:pPr>
      <w:r>
        <w:t xml:space="preserve">  SAI_HOSTIF_TRAP_ID_DEFAULT,</w:t>
      </w:r>
    </w:p>
    <w:p w:rsidR="00BB1B5E" w:rsidRDefault="00BB1B5E" w:rsidP="00BB1B5E">
      <w:pPr>
        <w:pStyle w:val="code"/>
      </w:pPr>
      <w:r>
        <w:t>/*</w:t>
      </w:r>
    </w:p>
    <w:p w:rsidR="00BB1B5E" w:rsidRDefault="00BB1B5E" w:rsidP="00BB1B5E">
      <w:pPr>
        <w:pStyle w:val="code"/>
      </w:pPr>
      <w:r>
        <w:t xml:space="preserve">* control protocol </w:t>
      </w:r>
    </w:p>
    <w:p w:rsidR="00BB1B5E" w:rsidRDefault="00BB1B5E" w:rsidP="00BB1B5E">
      <w:pPr>
        <w:pStyle w:val="code"/>
      </w:pPr>
      <w:r>
        <w:t>*/</w:t>
      </w:r>
    </w:p>
    <w:p w:rsidR="00BB1B5E" w:rsidRDefault="00BB1B5E" w:rsidP="00BB1B5E">
      <w:pPr>
        <w:pStyle w:val="code"/>
      </w:pPr>
      <w:r>
        <w:t>/*</w:t>
      </w:r>
    </w:p>
    <w:p w:rsidR="00BB1B5E" w:rsidRDefault="00BB1B5E" w:rsidP="00BB1B5E">
      <w:pPr>
        <w:pStyle w:val="code"/>
      </w:pPr>
      <w:r>
        <w:t xml:space="preserve">* switch trap </w:t>
      </w:r>
    </w:p>
    <w:p w:rsidR="00BB1B5E" w:rsidRDefault="00BB1B5E" w:rsidP="00BB1B5E">
      <w:pPr>
        <w:pStyle w:val="code"/>
      </w:pPr>
      <w:r>
        <w:t>*/</w:t>
      </w:r>
    </w:p>
    <w:p w:rsidR="00BB1B5E" w:rsidRDefault="00BB1B5E" w:rsidP="00BB1B5E">
      <w:pPr>
        <w:pStyle w:val="code"/>
      </w:pPr>
    </w:p>
    <w:p w:rsidR="00BB1B5E" w:rsidRDefault="00BB1B5E" w:rsidP="00BB1B5E">
      <w:pPr>
        <w:pStyle w:val="code"/>
      </w:pPr>
      <w:r>
        <w:t xml:space="preserve">   SAI_HOSTIF_TRAP_ID</w:t>
      </w:r>
      <w:r w:rsidRPr="00E2426E">
        <w:t>_STP</w:t>
      </w:r>
      <w:r>
        <w:t>,</w:t>
      </w:r>
    </w:p>
    <w:p w:rsidR="00BB1B5E" w:rsidRDefault="00BB1B5E" w:rsidP="00BB1B5E">
      <w:pPr>
        <w:pStyle w:val="code"/>
      </w:pPr>
    </w:p>
    <w:p w:rsidR="00BB1B5E" w:rsidRDefault="00BB1B5E" w:rsidP="00BB1B5E">
      <w:pPr>
        <w:pStyle w:val="code"/>
      </w:pPr>
      <w:r>
        <w:t xml:space="preserve">   SAI_HOSTIF_TRAP_ID</w:t>
      </w:r>
      <w:r w:rsidRPr="00E2426E">
        <w:t>_LACP</w:t>
      </w:r>
      <w:r>
        <w:t>,</w:t>
      </w:r>
    </w:p>
    <w:p w:rsidR="00BB1B5E" w:rsidRDefault="00BB1B5E" w:rsidP="00BB1B5E">
      <w:pPr>
        <w:pStyle w:val="code"/>
      </w:pPr>
    </w:p>
    <w:p w:rsidR="00BB1B5E" w:rsidRDefault="00BB1B5E" w:rsidP="00BB1B5E">
      <w:pPr>
        <w:pStyle w:val="code"/>
      </w:pPr>
      <w:r>
        <w:t xml:space="preserve">   SAI_HOSTIF_TRAP_ID</w:t>
      </w:r>
      <w:r w:rsidRPr="00E2426E">
        <w:t>_EAPOL</w:t>
      </w:r>
      <w:r>
        <w:t>,</w:t>
      </w:r>
    </w:p>
    <w:p w:rsidR="00BB1B5E" w:rsidRDefault="00BB1B5E" w:rsidP="00BB1B5E">
      <w:pPr>
        <w:pStyle w:val="code"/>
      </w:pPr>
    </w:p>
    <w:p w:rsidR="00BB1B5E" w:rsidRDefault="00BB1B5E" w:rsidP="00BB1B5E">
      <w:pPr>
        <w:pStyle w:val="code"/>
      </w:pPr>
      <w:r>
        <w:t xml:space="preserve">   SAI_HOSTIF_TRAP_ID</w:t>
      </w:r>
      <w:r w:rsidRPr="00E2426E">
        <w:t>_LLDP</w:t>
      </w:r>
      <w:r>
        <w:t>,</w:t>
      </w:r>
    </w:p>
    <w:p w:rsidR="00BB1B5E" w:rsidRDefault="00BB1B5E" w:rsidP="00BB1B5E">
      <w:pPr>
        <w:pStyle w:val="code"/>
      </w:pPr>
    </w:p>
    <w:p w:rsidR="00BB1B5E" w:rsidRDefault="00BB1B5E" w:rsidP="00BB1B5E">
      <w:pPr>
        <w:pStyle w:val="code"/>
      </w:pPr>
      <w:r>
        <w:t xml:space="preserve">   SAI_HOSTIF_TRAP_ID</w:t>
      </w:r>
      <w:r w:rsidRPr="00E2426E">
        <w:t>_</w:t>
      </w:r>
      <w:r>
        <w:t>PVRST,</w:t>
      </w:r>
      <w:r w:rsidRPr="00E2426E">
        <w:t>  </w:t>
      </w:r>
    </w:p>
    <w:p w:rsidR="00BB1B5E" w:rsidRDefault="00BB1B5E" w:rsidP="00BB1B5E">
      <w:pPr>
        <w:pStyle w:val="code"/>
      </w:pPr>
    </w:p>
    <w:p w:rsidR="00BB1B5E" w:rsidRDefault="00BB1B5E" w:rsidP="00C62AA4">
      <w:pPr>
        <w:pStyle w:val="code"/>
      </w:pPr>
      <w:r>
        <w:t xml:space="preserve">   </w:t>
      </w:r>
    </w:p>
    <w:p w:rsidR="00BB1B5E" w:rsidRDefault="00BB1B5E" w:rsidP="00BB1B5E">
      <w:pPr>
        <w:pStyle w:val="code"/>
      </w:pPr>
    </w:p>
    <w:p w:rsidR="00BB1B5E" w:rsidRPr="002E443F" w:rsidRDefault="00BB1B5E" w:rsidP="00BB1B5E">
      <w:pPr>
        <w:pStyle w:val="code"/>
        <w:rPr>
          <w:szCs w:val="18"/>
        </w:rPr>
      </w:pPr>
      <w:r>
        <w:rPr>
          <w:szCs w:val="18"/>
        </w:rPr>
        <w:t xml:space="preserve">   SAI_HOSTIF_TRAP</w:t>
      </w:r>
      <w:r w:rsidRPr="002E443F">
        <w:rPr>
          <w:szCs w:val="18"/>
        </w:rPr>
        <w:t>_</w:t>
      </w:r>
      <w:r>
        <w:rPr>
          <w:szCs w:val="18"/>
        </w:rPr>
        <w:t>ID_SWITCH_</w:t>
      </w:r>
      <w:r w:rsidRPr="002E443F">
        <w:rPr>
          <w:szCs w:val="18"/>
        </w:rPr>
        <w:t>CUSTOM_RANGE_BASE  = 0x10000000</w:t>
      </w:r>
      <w:r>
        <w:rPr>
          <w:szCs w:val="18"/>
        </w:rPr>
        <w:t>,</w:t>
      </w:r>
    </w:p>
    <w:p w:rsidR="00BB1B5E" w:rsidRDefault="00BB1B5E" w:rsidP="00BB1B5E">
      <w:pPr>
        <w:pStyle w:val="code"/>
      </w:pPr>
      <w:r>
        <w:t>/*</w:t>
      </w:r>
    </w:p>
    <w:p w:rsidR="00BB1B5E" w:rsidRDefault="00BB1B5E" w:rsidP="00BB1B5E">
      <w:pPr>
        <w:pStyle w:val="code"/>
      </w:pPr>
      <w:r>
        <w:t xml:space="preserve">* router trap </w:t>
      </w:r>
    </w:p>
    <w:p w:rsidR="00BB1B5E" w:rsidRDefault="00BB1B5E" w:rsidP="00BB1B5E">
      <w:pPr>
        <w:pStyle w:val="code"/>
      </w:pPr>
      <w:r>
        <w:t>*/</w:t>
      </w:r>
    </w:p>
    <w:p w:rsidR="00BB1B5E" w:rsidRDefault="00BB1B5E" w:rsidP="00BB1B5E">
      <w:pPr>
        <w:pStyle w:val="code"/>
      </w:pPr>
      <w:r>
        <w:t xml:space="preserve">   SAI_HOSTIF_TRAP_ID</w:t>
      </w:r>
      <w:r w:rsidRPr="00E2426E">
        <w:t>_ARP_REQUEST</w:t>
      </w:r>
      <w:r>
        <w:t xml:space="preserve">  = </w:t>
      </w:r>
      <w:r>
        <w:rPr>
          <w:szCs w:val="18"/>
        </w:rPr>
        <w:t>0x2</w:t>
      </w:r>
      <w:r w:rsidRPr="002E443F">
        <w:rPr>
          <w:szCs w:val="18"/>
        </w:rPr>
        <w:t>0000000</w:t>
      </w:r>
      <w:r>
        <w:t>,</w:t>
      </w:r>
      <w:r w:rsidRPr="00E2426E">
        <w:t>  </w:t>
      </w:r>
    </w:p>
    <w:p w:rsidR="00BB1B5E" w:rsidRDefault="00BB1B5E" w:rsidP="00BB1B5E">
      <w:pPr>
        <w:pStyle w:val="code"/>
      </w:pPr>
      <w:r w:rsidRPr="00E2426E">
        <w:t> </w:t>
      </w:r>
    </w:p>
    <w:p w:rsidR="00BB1B5E" w:rsidRDefault="00BB1B5E" w:rsidP="00BB1B5E">
      <w:pPr>
        <w:pStyle w:val="code"/>
      </w:pPr>
      <w:r>
        <w:t xml:space="preserve">   SAI_HOSTIF_TRAP_ID</w:t>
      </w:r>
      <w:r w:rsidRPr="00E2426E">
        <w:t>_ARP_RESPONSE</w:t>
      </w:r>
      <w:r>
        <w:t>,</w:t>
      </w:r>
    </w:p>
    <w:p w:rsidR="00BB1B5E" w:rsidRDefault="00BB1B5E" w:rsidP="00BB1B5E">
      <w:pPr>
        <w:pStyle w:val="code"/>
      </w:pPr>
    </w:p>
    <w:p w:rsidR="00BB1B5E" w:rsidRDefault="00BB1B5E" w:rsidP="00BB1B5E">
      <w:pPr>
        <w:pStyle w:val="code"/>
      </w:pPr>
      <w:r>
        <w:t xml:space="preserve">   SAI_HOSTIF_TRAP_ID</w:t>
      </w:r>
      <w:r w:rsidRPr="00E2426E">
        <w:t>_</w:t>
      </w:r>
      <w:r>
        <w:t>DHCP,</w:t>
      </w:r>
      <w:r w:rsidRPr="00E2426E">
        <w:t>  </w:t>
      </w:r>
    </w:p>
    <w:p w:rsidR="00BB1B5E" w:rsidRDefault="00BB1B5E" w:rsidP="00BB1B5E">
      <w:pPr>
        <w:pStyle w:val="code"/>
      </w:pPr>
    </w:p>
    <w:p w:rsidR="00BB1B5E" w:rsidRDefault="00BB1B5E" w:rsidP="00BB1B5E">
      <w:pPr>
        <w:pStyle w:val="code"/>
      </w:pPr>
      <w:r>
        <w:t xml:space="preserve">   SAI_HOSTIF_TRAP_ID_OSPF,</w:t>
      </w:r>
      <w:r w:rsidRPr="00E2426E">
        <w:t>  </w:t>
      </w:r>
    </w:p>
    <w:p w:rsidR="00BB1B5E" w:rsidRDefault="00BB1B5E" w:rsidP="00BB1B5E">
      <w:pPr>
        <w:pStyle w:val="code"/>
      </w:pPr>
    </w:p>
    <w:p w:rsidR="00BB1B5E" w:rsidRDefault="00BB1B5E" w:rsidP="00BB1B5E">
      <w:pPr>
        <w:pStyle w:val="code"/>
      </w:pPr>
      <w:r>
        <w:t xml:space="preserve">   SAI_HOSTIF_TRAP_ID_PIM,</w:t>
      </w:r>
      <w:r w:rsidRPr="00E2426E">
        <w:t> </w:t>
      </w:r>
    </w:p>
    <w:p w:rsidR="00BB1B5E" w:rsidRDefault="00BB1B5E" w:rsidP="00BB1B5E">
      <w:pPr>
        <w:pStyle w:val="code"/>
      </w:pPr>
    </w:p>
    <w:p w:rsidR="00BB1B5E" w:rsidRDefault="00BB1B5E" w:rsidP="00BB1B5E">
      <w:pPr>
        <w:pStyle w:val="code"/>
      </w:pPr>
      <w:r>
        <w:t xml:space="preserve">   SAI_HOSTIF_TRAP_ID_VRRP,</w:t>
      </w:r>
      <w:r w:rsidRPr="00E2426E">
        <w:t> </w:t>
      </w:r>
    </w:p>
    <w:p w:rsidR="00BB1B5E" w:rsidRDefault="00BB1B5E" w:rsidP="00BB1B5E">
      <w:pPr>
        <w:pStyle w:val="code"/>
      </w:pPr>
    </w:p>
    <w:p w:rsidR="00BB1B5E" w:rsidRDefault="00BB1B5E" w:rsidP="00BB1B5E">
      <w:pPr>
        <w:pStyle w:val="code"/>
      </w:pPr>
    </w:p>
    <w:p w:rsidR="00BB1B5E" w:rsidRDefault="00BB1B5E" w:rsidP="00BB1B5E">
      <w:pPr>
        <w:pStyle w:val="code"/>
      </w:pPr>
      <w:r>
        <w:t xml:space="preserve">   SAI_HOSTIF_TRAP_ID</w:t>
      </w:r>
      <w:r w:rsidRPr="00E2426E">
        <w:t>_</w:t>
      </w:r>
      <w:r>
        <w:t>DHCPV6,</w:t>
      </w:r>
      <w:r w:rsidRPr="00E2426E">
        <w:t>  </w:t>
      </w:r>
    </w:p>
    <w:p w:rsidR="00BB1B5E" w:rsidRDefault="00BB1B5E" w:rsidP="00BB1B5E">
      <w:pPr>
        <w:pStyle w:val="code"/>
      </w:pPr>
    </w:p>
    <w:p w:rsidR="00BB1B5E" w:rsidRDefault="00BB1B5E" w:rsidP="00BB1B5E">
      <w:pPr>
        <w:pStyle w:val="code"/>
      </w:pPr>
      <w:r>
        <w:t xml:space="preserve">   SAI_HOSTIF_TRAP_ID_OSPFV6,</w:t>
      </w:r>
      <w:r w:rsidRPr="00E2426E">
        <w:t>  </w:t>
      </w:r>
    </w:p>
    <w:p w:rsidR="00BB1B5E" w:rsidRDefault="00BB1B5E" w:rsidP="00BB1B5E">
      <w:pPr>
        <w:pStyle w:val="code"/>
      </w:pPr>
    </w:p>
    <w:p w:rsidR="00BB1B5E" w:rsidRDefault="00BB1B5E" w:rsidP="00BB1B5E">
      <w:pPr>
        <w:pStyle w:val="code"/>
      </w:pPr>
      <w:r>
        <w:t xml:space="preserve">   SAI_HOSTIF_TRAP_ID_VRRPV6,</w:t>
      </w:r>
      <w:r w:rsidRPr="00E2426E">
        <w:t> </w:t>
      </w:r>
    </w:p>
    <w:p w:rsidR="00706E76" w:rsidRDefault="00706E76" w:rsidP="00BB1B5E">
      <w:pPr>
        <w:pStyle w:val="code"/>
      </w:pPr>
    </w:p>
    <w:p w:rsidR="00C62AA4" w:rsidRDefault="00BB1B5E" w:rsidP="00BB1B5E">
      <w:pPr>
        <w:pStyle w:val="code"/>
      </w:pPr>
      <w:r>
        <w:t xml:space="preserve">   SAI_HOSTIF_TRAP_ID_IPV6_NEIGHBOR_DISCOVERY,</w:t>
      </w:r>
      <w:r w:rsidRPr="00E2426E">
        <w:t> </w:t>
      </w:r>
    </w:p>
    <w:p w:rsidR="00C62AA4" w:rsidRDefault="00C62AA4" w:rsidP="00BB1B5E">
      <w:pPr>
        <w:pStyle w:val="code"/>
      </w:pPr>
    </w:p>
    <w:p w:rsidR="00C62AA4" w:rsidRDefault="00C62AA4" w:rsidP="00C62AA4">
      <w:pPr>
        <w:pStyle w:val="code"/>
      </w:pPr>
      <w:r>
        <w:t xml:space="preserve">   SAI_HOSTIF_TRAP_ID</w:t>
      </w:r>
      <w:r w:rsidRPr="00E2426E">
        <w:t>_IGMP_TYPE_QUERY</w:t>
      </w:r>
      <w:r>
        <w:t>,</w:t>
      </w:r>
      <w:r w:rsidRPr="00E2426E">
        <w:t>   </w:t>
      </w:r>
    </w:p>
    <w:p w:rsidR="00C62AA4" w:rsidRDefault="00C62AA4" w:rsidP="00C62AA4">
      <w:pPr>
        <w:pStyle w:val="code"/>
      </w:pPr>
    </w:p>
    <w:p w:rsidR="00C62AA4" w:rsidRDefault="00C62AA4" w:rsidP="00C62AA4">
      <w:pPr>
        <w:pStyle w:val="code"/>
      </w:pPr>
      <w:r>
        <w:t xml:space="preserve">   SAI_HOSTIF_TRAP_ID_IGMP_TYPE_LEAVE,</w:t>
      </w:r>
      <w:r w:rsidRPr="00E2426E">
        <w:t>   </w:t>
      </w:r>
    </w:p>
    <w:p w:rsidR="00C62AA4" w:rsidRDefault="00C62AA4" w:rsidP="00C62AA4">
      <w:pPr>
        <w:pStyle w:val="code"/>
      </w:pPr>
    </w:p>
    <w:p w:rsidR="00C62AA4" w:rsidRDefault="00C62AA4" w:rsidP="00C62AA4">
      <w:pPr>
        <w:pStyle w:val="code"/>
      </w:pPr>
      <w:r>
        <w:t xml:space="preserve">   SAI_HOSTIF_TRAP_ID</w:t>
      </w:r>
      <w:r w:rsidRPr="00E2426E">
        <w:t>_IGMP_TYPE_V1_REPORT</w:t>
      </w:r>
      <w:r>
        <w:t>,</w:t>
      </w:r>
      <w:r w:rsidRPr="00E2426E">
        <w:t>  </w:t>
      </w:r>
    </w:p>
    <w:p w:rsidR="00C62AA4" w:rsidRDefault="00C62AA4" w:rsidP="00C62AA4">
      <w:pPr>
        <w:pStyle w:val="code"/>
      </w:pPr>
    </w:p>
    <w:p w:rsidR="00C62AA4" w:rsidRDefault="00C62AA4" w:rsidP="00C62AA4">
      <w:pPr>
        <w:pStyle w:val="code"/>
      </w:pPr>
      <w:r>
        <w:t xml:space="preserve">   SAI_HOSTIF_TRAP_ID</w:t>
      </w:r>
      <w:r w:rsidRPr="00E2426E">
        <w:t>_IGMP_TYPE_V2_REPORT</w:t>
      </w:r>
      <w:r>
        <w:t>,</w:t>
      </w:r>
      <w:r w:rsidRPr="00E2426E">
        <w:t>   </w:t>
      </w:r>
    </w:p>
    <w:p w:rsidR="00C62AA4" w:rsidRDefault="00C62AA4" w:rsidP="00C62AA4">
      <w:pPr>
        <w:pStyle w:val="code"/>
      </w:pPr>
    </w:p>
    <w:p w:rsidR="00C62AA4" w:rsidRDefault="00C62AA4" w:rsidP="00C62AA4">
      <w:pPr>
        <w:pStyle w:val="code"/>
      </w:pPr>
      <w:r>
        <w:t xml:space="preserve">   SAI_HOSTIF_TRAP_ID</w:t>
      </w:r>
      <w:r w:rsidRPr="00E2426E">
        <w:t>_IGMP_TYPE_V3_REPORT</w:t>
      </w:r>
      <w:r>
        <w:t>,</w:t>
      </w:r>
      <w:r w:rsidRPr="00E2426E">
        <w:t>  </w:t>
      </w:r>
    </w:p>
    <w:p w:rsidR="00BB1B5E" w:rsidRDefault="00BB1B5E" w:rsidP="00BB1B5E">
      <w:pPr>
        <w:pStyle w:val="code"/>
      </w:pPr>
      <w:r w:rsidRPr="00E2426E">
        <w:t> </w:t>
      </w:r>
    </w:p>
    <w:p w:rsidR="00BB1B5E" w:rsidRDefault="00BB1B5E" w:rsidP="00BB1B5E">
      <w:pPr>
        <w:pStyle w:val="code"/>
      </w:pPr>
    </w:p>
    <w:p w:rsidR="00BB1B5E" w:rsidRDefault="00BB1B5E" w:rsidP="00BB1B5E">
      <w:pPr>
        <w:pStyle w:val="code"/>
      </w:pPr>
      <w:r>
        <w:t xml:space="preserve">   SAI_HOSTIF_TRAP_ID_</w:t>
      </w:r>
      <w:r w:rsidRPr="00E2426E">
        <w:t>IPV6_MLD_V1_V2 </w:t>
      </w:r>
      <w:r>
        <w:t>,</w:t>
      </w:r>
      <w:r w:rsidRPr="00E2426E">
        <w:t>   </w:t>
      </w:r>
    </w:p>
    <w:p w:rsidR="00BB1B5E" w:rsidRDefault="00BB1B5E" w:rsidP="00BB1B5E">
      <w:pPr>
        <w:pStyle w:val="code"/>
      </w:pPr>
      <w:r w:rsidRPr="00E2426E">
        <w:t> </w:t>
      </w:r>
    </w:p>
    <w:p w:rsidR="00BB1B5E" w:rsidRDefault="00BB1B5E" w:rsidP="00BB1B5E">
      <w:pPr>
        <w:pStyle w:val="code"/>
      </w:pPr>
      <w:r>
        <w:t xml:space="preserve">   SAI_HOSTIF_TRAP_ID_IPV6_MLD_V1_REPORT,</w:t>
      </w:r>
    </w:p>
    <w:p w:rsidR="00BB1B5E" w:rsidRDefault="00BB1B5E" w:rsidP="00BB1B5E">
      <w:pPr>
        <w:pStyle w:val="code"/>
      </w:pPr>
    </w:p>
    <w:p w:rsidR="00BB1B5E" w:rsidRDefault="00BB1B5E" w:rsidP="00BB1B5E">
      <w:pPr>
        <w:pStyle w:val="code"/>
      </w:pPr>
      <w:r>
        <w:t xml:space="preserve">   SAI_HOSTIF_TRAP_ID_IPV6_MLD_V1_DONE,</w:t>
      </w:r>
      <w:r w:rsidRPr="00E2426E">
        <w:t> </w:t>
      </w:r>
    </w:p>
    <w:p w:rsidR="00BB1B5E" w:rsidRDefault="00BB1B5E" w:rsidP="00BB1B5E">
      <w:pPr>
        <w:pStyle w:val="code"/>
      </w:pPr>
    </w:p>
    <w:p w:rsidR="00BB1B5E" w:rsidRDefault="00BB1B5E" w:rsidP="00BB1B5E">
      <w:pPr>
        <w:pStyle w:val="code"/>
      </w:pPr>
      <w:r>
        <w:t xml:space="preserve">   SAI_HOSTIF_TRAP_ID_</w:t>
      </w:r>
      <w:r w:rsidRPr="00E2426E">
        <w:t>MLD_V2_REPORT </w:t>
      </w:r>
      <w:r>
        <w:t>,</w:t>
      </w:r>
    </w:p>
    <w:p w:rsidR="00BB1B5E" w:rsidRDefault="00BB1B5E" w:rsidP="00BB1B5E">
      <w:pPr>
        <w:pStyle w:val="code"/>
      </w:pPr>
    </w:p>
    <w:p w:rsidR="00BB1B5E" w:rsidRDefault="00BB1B5E" w:rsidP="00BB1B5E">
      <w:pPr>
        <w:pStyle w:val="code"/>
      </w:pPr>
      <w:r>
        <w:rPr>
          <w:szCs w:val="18"/>
        </w:rPr>
        <w:t xml:space="preserve">   SAI_HOSTIF_TRAP</w:t>
      </w:r>
      <w:r w:rsidRPr="002E443F">
        <w:rPr>
          <w:szCs w:val="18"/>
        </w:rPr>
        <w:t>_</w:t>
      </w:r>
      <w:r>
        <w:rPr>
          <w:szCs w:val="18"/>
        </w:rPr>
        <w:t>ID_ROUTER_CUSTOM_RANGE_BASE  = 0x3</w:t>
      </w:r>
      <w:r w:rsidRPr="002E443F">
        <w:rPr>
          <w:szCs w:val="18"/>
        </w:rPr>
        <w:t>0000000</w:t>
      </w:r>
      <w:r>
        <w:rPr>
          <w:szCs w:val="18"/>
        </w:rPr>
        <w:t>,</w:t>
      </w:r>
    </w:p>
    <w:p w:rsidR="0082141E" w:rsidRDefault="0082141E" w:rsidP="00BB1B5E">
      <w:pPr>
        <w:pStyle w:val="code"/>
      </w:pPr>
      <w:r>
        <w:t>/*</w:t>
      </w:r>
    </w:p>
    <w:p w:rsidR="0082141E" w:rsidRDefault="0082141E" w:rsidP="00706E76">
      <w:pPr>
        <w:pStyle w:val="code"/>
      </w:pPr>
      <w:r>
        <w:t>*</w:t>
      </w:r>
      <w:r w:rsidR="00706E76">
        <w:t xml:space="preserve"> local IP traps</w:t>
      </w:r>
    </w:p>
    <w:p w:rsidR="00706E76" w:rsidRDefault="0082141E" w:rsidP="00706E76">
      <w:pPr>
        <w:pStyle w:val="code"/>
      </w:pPr>
      <w:r>
        <w:t>*/</w:t>
      </w:r>
      <w:r w:rsidR="00706E76">
        <w:t xml:space="preserve">  </w:t>
      </w:r>
    </w:p>
    <w:p w:rsidR="00706E76" w:rsidRDefault="00706E76" w:rsidP="00706E76">
      <w:pPr>
        <w:pStyle w:val="code"/>
      </w:pPr>
      <w:r>
        <w:t xml:space="preserve">   SAI_HOSTIF_TRAP_ID_BGP,</w:t>
      </w:r>
      <w:r w:rsidRPr="00E2426E">
        <w:t> </w:t>
      </w:r>
    </w:p>
    <w:p w:rsidR="00706E76" w:rsidRDefault="00706E76" w:rsidP="00706E76">
      <w:pPr>
        <w:pStyle w:val="code"/>
      </w:pPr>
    </w:p>
    <w:p w:rsidR="00706E76" w:rsidRDefault="00706E76" w:rsidP="00706E76">
      <w:pPr>
        <w:pStyle w:val="code"/>
      </w:pPr>
      <w:r>
        <w:t xml:space="preserve">   SAI_HOSTIF_TRAP_ID_IP2ME,</w:t>
      </w:r>
      <w:r w:rsidRPr="00E2426E">
        <w:t> </w:t>
      </w:r>
    </w:p>
    <w:p w:rsidR="00706E76" w:rsidRDefault="00706E76" w:rsidP="00706E76">
      <w:pPr>
        <w:pStyle w:val="code"/>
      </w:pPr>
    </w:p>
    <w:p w:rsidR="00706E76" w:rsidRDefault="00706E76" w:rsidP="00706E76">
      <w:pPr>
        <w:pStyle w:val="code"/>
      </w:pPr>
      <w:r>
        <w:t xml:space="preserve">   SAI_HOSTIF_TRAP_ID_SSH,</w:t>
      </w:r>
    </w:p>
    <w:p w:rsidR="00706E76" w:rsidRDefault="00706E76" w:rsidP="00706E76">
      <w:pPr>
        <w:pStyle w:val="code"/>
      </w:pPr>
      <w:r w:rsidRPr="00E2426E">
        <w:t> </w:t>
      </w:r>
    </w:p>
    <w:p w:rsidR="00706E76" w:rsidRDefault="00706E76" w:rsidP="00706E76">
      <w:pPr>
        <w:pStyle w:val="code"/>
      </w:pPr>
      <w:r>
        <w:t xml:space="preserve">   SAI_HOSTIF_TRAP_ID_SNMP,</w:t>
      </w:r>
      <w:r w:rsidRPr="00E2426E">
        <w:t> </w:t>
      </w:r>
    </w:p>
    <w:p w:rsidR="00706E76" w:rsidRDefault="00706E76" w:rsidP="00706E76">
      <w:pPr>
        <w:pStyle w:val="code"/>
      </w:pPr>
    </w:p>
    <w:p w:rsidR="00706E76" w:rsidRDefault="00706E76" w:rsidP="00706E76">
      <w:pPr>
        <w:pStyle w:val="code"/>
      </w:pPr>
      <w:r>
        <w:t xml:space="preserve">   SAI_HOSTIF_TRAP_ID_BGPV6,</w:t>
      </w:r>
      <w:r w:rsidRPr="00E2426E">
        <w:t> </w:t>
      </w:r>
    </w:p>
    <w:p w:rsidR="0082141E" w:rsidRDefault="0082141E" w:rsidP="00706E76">
      <w:pPr>
        <w:pStyle w:val="code"/>
      </w:pPr>
    </w:p>
    <w:p w:rsidR="0082141E" w:rsidRDefault="0082141E" w:rsidP="00706E76">
      <w:pPr>
        <w:pStyle w:val="code"/>
      </w:pPr>
      <w:r>
        <w:rPr>
          <w:szCs w:val="18"/>
        </w:rPr>
        <w:t xml:space="preserve">   SAI_HOSTIF_TRAP</w:t>
      </w:r>
      <w:r w:rsidRPr="002E443F">
        <w:rPr>
          <w:szCs w:val="18"/>
        </w:rPr>
        <w:t>_</w:t>
      </w:r>
      <w:r>
        <w:rPr>
          <w:szCs w:val="18"/>
        </w:rPr>
        <w:t>ID_CUSTOM_LOCAL_IP_RANGE_BASE  = 0x4</w:t>
      </w:r>
      <w:r w:rsidRPr="002E443F">
        <w:rPr>
          <w:szCs w:val="18"/>
        </w:rPr>
        <w:t>0000000</w:t>
      </w:r>
    </w:p>
    <w:p w:rsidR="00BB1B5E" w:rsidRDefault="00BB1B5E" w:rsidP="00BB1B5E">
      <w:pPr>
        <w:pStyle w:val="code"/>
      </w:pPr>
      <w:r>
        <w:t xml:space="preserve">/* </w:t>
      </w:r>
    </w:p>
    <w:p w:rsidR="00BB1B5E" w:rsidRDefault="00BB1B5E" w:rsidP="00BB1B5E">
      <w:pPr>
        <w:pStyle w:val="code"/>
      </w:pPr>
      <w:r>
        <w:t xml:space="preserve">* router exceptions </w:t>
      </w:r>
      <w:r w:rsidRPr="00E2426E">
        <w:t>  </w:t>
      </w:r>
    </w:p>
    <w:p w:rsidR="00BB1B5E" w:rsidRDefault="00BB1B5E" w:rsidP="00BB1B5E">
      <w:pPr>
        <w:pStyle w:val="code"/>
      </w:pPr>
      <w:r>
        <w:t>*/</w:t>
      </w:r>
    </w:p>
    <w:p w:rsidR="00BB1B5E" w:rsidRDefault="00BB1B5E" w:rsidP="00BB1B5E">
      <w:pPr>
        <w:pStyle w:val="code"/>
      </w:pPr>
      <w:r>
        <w:t xml:space="preserve">   SAI_HOSTIF_TRAP_ID</w:t>
      </w:r>
      <w:r w:rsidRPr="00E2426E">
        <w:t>_L3_MTU</w:t>
      </w:r>
      <w:r>
        <w:t xml:space="preserve">_ERROR  = </w:t>
      </w:r>
      <w:r>
        <w:rPr>
          <w:szCs w:val="18"/>
        </w:rPr>
        <w:t>0x4</w:t>
      </w:r>
      <w:r w:rsidRPr="002E443F">
        <w:rPr>
          <w:szCs w:val="18"/>
        </w:rPr>
        <w:t>0000000</w:t>
      </w:r>
      <w:r>
        <w:t>,</w:t>
      </w:r>
      <w:r w:rsidRPr="00E2426E">
        <w:t>  </w:t>
      </w:r>
    </w:p>
    <w:p w:rsidR="00BB1B5E" w:rsidRDefault="00BB1B5E" w:rsidP="00BB1B5E">
      <w:pPr>
        <w:pStyle w:val="code"/>
      </w:pPr>
      <w:r w:rsidRPr="00E2426E">
        <w:t> </w:t>
      </w:r>
      <w:r>
        <w:t xml:space="preserve"> </w:t>
      </w:r>
    </w:p>
    <w:p w:rsidR="00BB1B5E" w:rsidRDefault="00BB1B5E" w:rsidP="00BB1B5E">
      <w:pPr>
        <w:pStyle w:val="code"/>
      </w:pPr>
      <w:r>
        <w:t xml:space="preserve">   SAI_HOSTIF_TRAP_ID</w:t>
      </w:r>
      <w:r w:rsidRPr="00E2426E">
        <w:t>_TTL</w:t>
      </w:r>
      <w:r>
        <w:t>_</w:t>
      </w:r>
      <w:r w:rsidRPr="00E2426E">
        <w:t>ERROR</w:t>
      </w:r>
      <w:r>
        <w:t>,</w:t>
      </w:r>
      <w:r w:rsidRPr="00E2426E">
        <w:t>  </w:t>
      </w:r>
    </w:p>
    <w:p w:rsidR="00BB1B5E" w:rsidRDefault="00BB1B5E" w:rsidP="00BB1B5E">
      <w:pPr>
        <w:pStyle w:val="code"/>
      </w:pPr>
    </w:p>
    <w:p w:rsidR="00BB1B5E" w:rsidRDefault="00BB1B5E" w:rsidP="00BB1B5E">
      <w:pPr>
        <w:pStyle w:val="code"/>
      </w:pPr>
      <w:r w:rsidRPr="00E2426E">
        <w:t> </w:t>
      </w:r>
      <w:r>
        <w:t xml:space="preserve">  SAI_HOSTIF_TRAP_ID_L3_RPF,</w:t>
      </w:r>
      <w:r w:rsidRPr="00E2426E">
        <w:t>  </w:t>
      </w:r>
    </w:p>
    <w:p w:rsidR="00BB1B5E" w:rsidRDefault="00BB1B5E" w:rsidP="00BB1B5E">
      <w:pPr>
        <w:pStyle w:val="code"/>
      </w:pPr>
      <w:r w:rsidRPr="00E2426E">
        <w:t> </w:t>
      </w:r>
    </w:p>
    <w:p w:rsidR="00BB1B5E" w:rsidRDefault="00BB1B5E" w:rsidP="00BB1B5E">
      <w:pPr>
        <w:pStyle w:val="code"/>
      </w:pPr>
      <w:r>
        <w:lastRenderedPageBreak/>
        <w:t xml:space="preserve">   SAI_HOSTIF_TRAP_ID_L3_ASSERT,</w:t>
      </w:r>
      <w:r w:rsidRPr="00E2426E">
        <w:t> </w:t>
      </w:r>
    </w:p>
    <w:p w:rsidR="00BB1B5E" w:rsidRDefault="00BB1B5E" w:rsidP="00BB1B5E">
      <w:pPr>
        <w:pStyle w:val="code"/>
      </w:pPr>
    </w:p>
    <w:p w:rsidR="0082141E" w:rsidRDefault="00BB1B5E" w:rsidP="0082141E">
      <w:pPr>
        <w:pStyle w:val="code"/>
      </w:pPr>
      <w:r>
        <w:rPr>
          <w:szCs w:val="18"/>
        </w:rPr>
        <w:t xml:space="preserve">   SAI_HOSTIF_TRAP</w:t>
      </w:r>
      <w:r w:rsidRPr="002E443F">
        <w:rPr>
          <w:szCs w:val="18"/>
        </w:rPr>
        <w:t>_</w:t>
      </w:r>
      <w:r>
        <w:rPr>
          <w:szCs w:val="18"/>
        </w:rPr>
        <w:t>ID_CUSTOM_EXCEPTION_RANGE_BASE  = 0x5</w:t>
      </w:r>
      <w:r w:rsidRPr="002E443F">
        <w:rPr>
          <w:szCs w:val="18"/>
        </w:rPr>
        <w:t>0000000</w:t>
      </w:r>
      <w:r>
        <w:rPr>
          <w:szCs w:val="18"/>
        </w:rPr>
        <w:t>,</w:t>
      </w:r>
    </w:p>
    <w:p w:rsidR="0082141E" w:rsidRDefault="0082141E" w:rsidP="0082141E">
      <w:pPr>
        <w:pStyle w:val="code"/>
      </w:pPr>
      <w:r>
        <w:t xml:space="preserve">/* </w:t>
      </w:r>
    </w:p>
    <w:p w:rsidR="0082141E" w:rsidRDefault="0082141E" w:rsidP="0082141E">
      <w:pPr>
        <w:pStyle w:val="code"/>
      </w:pPr>
      <w:r>
        <w:t>* user define</w:t>
      </w:r>
      <w:r w:rsidRPr="00E2426E">
        <w:t> </w:t>
      </w:r>
    </w:p>
    <w:p w:rsidR="0082141E" w:rsidRDefault="0082141E" w:rsidP="0082141E">
      <w:pPr>
        <w:pStyle w:val="code"/>
      </w:pPr>
      <w:r>
        <w:t>*/</w:t>
      </w:r>
    </w:p>
    <w:p w:rsidR="0082141E" w:rsidRDefault="0082141E" w:rsidP="0082141E">
      <w:pPr>
        <w:pStyle w:val="code"/>
      </w:pPr>
      <w:r>
        <w:t xml:space="preserve">   SAI_HOSTIF_TRAP_ID_ROUTER_MIN,</w:t>
      </w:r>
    </w:p>
    <w:p w:rsidR="0082141E" w:rsidRDefault="0082141E" w:rsidP="0082141E">
      <w:pPr>
        <w:pStyle w:val="code"/>
      </w:pPr>
    </w:p>
    <w:p w:rsidR="0082141E" w:rsidRDefault="0082141E" w:rsidP="0082141E">
      <w:pPr>
        <w:pStyle w:val="code"/>
      </w:pPr>
      <w:r>
        <w:t xml:space="preserve">   SAI_HOSTIF_TRAP_ID_ROUTER_MAX=SAI_HOSTIF_TRAP_ID_ROUTER_MIN+SAI_HOSTIF_TRAP_ID_TABLE_RANGE,</w:t>
      </w:r>
    </w:p>
    <w:p w:rsidR="0082141E" w:rsidRDefault="0082141E" w:rsidP="0082141E">
      <w:pPr>
        <w:pStyle w:val="code"/>
      </w:pPr>
    </w:p>
    <w:p w:rsidR="0082141E" w:rsidRDefault="0082141E" w:rsidP="0082141E">
      <w:pPr>
        <w:pStyle w:val="code"/>
      </w:pPr>
      <w:r>
        <w:t xml:space="preserve">   SAI_HOSTIF_TRAP_ID_NEIGH_MIN,</w:t>
      </w:r>
      <w:r w:rsidRPr="00E2426E">
        <w:t>  </w:t>
      </w:r>
    </w:p>
    <w:p w:rsidR="0082141E" w:rsidRDefault="0082141E" w:rsidP="0082141E">
      <w:pPr>
        <w:pStyle w:val="code"/>
      </w:pPr>
    </w:p>
    <w:p w:rsidR="0082141E" w:rsidRDefault="0082141E" w:rsidP="0082141E">
      <w:pPr>
        <w:pStyle w:val="code"/>
      </w:pPr>
      <w:r>
        <w:t xml:space="preserve">   SAI_HOSTIF_TRAP_ID_FDB_MAX=SAI_HOSTIF_TRAP_ID_NEIGH_MIN+SAI_HOSTIF_TRAP_ID_TABLE_RANGE,</w:t>
      </w:r>
    </w:p>
    <w:p w:rsidR="0082141E" w:rsidRDefault="0082141E" w:rsidP="0082141E">
      <w:pPr>
        <w:pStyle w:val="code"/>
      </w:pPr>
    </w:p>
    <w:p w:rsidR="0082141E" w:rsidRDefault="0082141E" w:rsidP="0082141E">
      <w:pPr>
        <w:pStyle w:val="code"/>
      </w:pPr>
      <w:r>
        <w:t xml:space="preserve">   SAI_HOSTIF_TRAP_ID_ACL_MIN</w:t>
      </w:r>
      <w:r>
        <w:rPr>
          <w:rStyle w:val="CommentReference"/>
          <w:rFonts w:asciiTheme="minorHAnsi" w:hAnsiTheme="minorHAnsi"/>
          <w:noProof w:val="0"/>
        </w:rPr>
        <w:t>,</w:t>
      </w:r>
      <w:r w:rsidRPr="00E2426E">
        <w:t> </w:t>
      </w:r>
    </w:p>
    <w:p w:rsidR="0082141E" w:rsidRDefault="0082141E" w:rsidP="0082141E">
      <w:pPr>
        <w:pStyle w:val="code"/>
      </w:pPr>
    </w:p>
    <w:p w:rsidR="0082141E" w:rsidRDefault="0082141E" w:rsidP="0082141E">
      <w:pPr>
        <w:pStyle w:val="code"/>
      </w:pPr>
      <w:r>
        <w:t xml:space="preserve">   SAI_HOSTIF_TRAP_ID_ACL_MAX=SAI_HOSTIF_TRAP_ID_ACL_MIN+SAI_HOSTIF_TRAP_ID_TABLE_RANGE</w:t>
      </w:r>
      <w:r>
        <w:rPr>
          <w:rStyle w:val="CommentReference"/>
          <w:rFonts w:asciiTheme="minorHAnsi" w:hAnsiTheme="minorHAnsi"/>
          <w:noProof w:val="0"/>
        </w:rPr>
        <w:t>,</w:t>
      </w:r>
      <w:r w:rsidRPr="00E2426E">
        <w:t>     </w:t>
      </w:r>
    </w:p>
    <w:p w:rsidR="0082141E" w:rsidRDefault="0082141E" w:rsidP="0082141E">
      <w:pPr>
        <w:pStyle w:val="code"/>
      </w:pPr>
    </w:p>
    <w:p w:rsidR="0082141E" w:rsidRDefault="0082141E" w:rsidP="0082141E">
      <w:pPr>
        <w:pStyle w:val="code"/>
      </w:pPr>
      <w:r>
        <w:rPr>
          <w:szCs w:val="18"/>
        </w:rPr>
        <w:t xml:space="preserve">   SAI_HOSTIF_TRAP</w:t>
      </w:r>
      <w:r w:rsidRPr="002E443F">
        <w:rPr>
          <w:szCs w:val="18"/>
        </w:rPr>
        <w:t>_</w:t>
      </w:r>
      <w:r>
        <w:rPr>
          <w:szCs w:val="18"/>
        </w:rPr>
        <w:t>ID_CUSTOM_RANGE_BASE  = 0x6</w:t>
      </w:r>
      <w:r w:rsidRPr="002E443F">
        <w:rPr>
          <w:szCs w:val="18"/>
        </w:rPr>
        <w:t>0000000</w:t>
      </w:r>
      <w:r>
        <w:rPr>
          <w:szCs w:val="18"/>
        </w:rPr>
        <w:t>,</w:t>
      </w:r>
    </w:p>
    <w:p w:rsidR="0082141E" w:rsidRDefault="0082141E" w:rsidP="0082141E">
      <w:pPr>
        <w:pStyle w:val="code"/>
      </w:pPr>
    </w:p>
    <w:p w:rsidR="0082141E" w:rsidRDefault="0082141E" w:rsidP="00BB1B5E">
      <w:pPr>
        <w:pStyle w:val="code"/>
      </w:pPr>
      <w:r>
        <w:t xml:space="preserve">   </w:t>
      </w:r>
    </w:p>
    <w:p w:rsidR="00BB1B5E" w:rsidRDefault="00BB1B5E" w:rsidP="00BB1B5E">
      <w:pPr>
        <w:pStyle w:val="code"/>
      </w:pPr>
      <w:r w:rsidRPr="00E2426E">
        <w:t>   </w:t>
      </w:r>
    </w:p>
    <w:p w:rsidR="00BB1B5E" w:rsidRDefault="00BB1B5E" w:rsidP="00BB1B5E">
      <w:pPr>
        <w:pStyle w:val="code"/>
      </w:pPr>
      <w:r>
        <w:t>} sai_hostif_trap_id_t;</w:t>
      </w:r>
    </w:p>
    <w:p w:rsidR="00BB1B5E" w:rsidRDefault="00BB1B5E" w:rsidP="00BB1B5E">
      <w:pPr>
        <w:pStyle w:val="code"/>
      </w:pPr>
    </w:p>
    <w:p w:rsidR="00BB1B5E" w:rsidRDefault="00BB1B5E" w:rsidP="00BB1B5E">
      <w:pPr>
        <w:pStyle w:val="code"/>
      </w:pPr>
    </w:p>
    <w:p w:rsidR="00BB1B5E" w:rsidRPr="002E443F" w:rsidRDefault="00BB1B5E" w:rsidP="00BB1B5E">
      <w:pPr>
        <w:pStyle w:val="code"/>
        <w:rPr>
          <w:szCs w:val="18"/>
        </w:rPr>
      </w:pPr>
      <w:r w:rsidRPr="002E443F">
        <w:rPr>
          <w:szCs w:val="18"/>
        </w:rPr>
        <w:t>typedef enum _sai_host</w:t>
      </w:r>
      <w:r>
        <w:rPr>
          <w:szCs w:val="18"/>
        </w:rPr>
        <w:t>if_trap</w:t>
      </w:r>
      <w:r w:rsidRPr="002E443F">
        <w:rPr>
          <w:szCs w:val="18"/>
        </w:rPr>
        <w:t>_attr_t</w:t>
      </w:r>
    </w:p>
    <w:p w:rsidR="00BB1B5E" w:rsidRPr="002E443F" w:rsidRDefault="00BB1B5E" w:rsidP="00BB1B5E">
      <w:pPr>
        <w:pStyle w:val="code"/>
        <w:rPr>
          <w:szCs w:val="18"/>
        </w:rPr>
      </w:pPr>
      <w:r w:rsidRPr="002E443F">
        <w:rPr>
          <w:szCs w:val="18"/>
        </w:rPr>
        <w:t>{</w:t>
      </w:r>
    </w:p>
    <w:p w:rsidR="00BB1B5E" w:rsidRPr="008B7968" w:rsidRDefault="00BB1B5E" w:rsidP="007216BC">
      <w:pPr>
        <w:pStyle w:val="code"/>
        <w:rPr>
          <w:szCs w:val="18"/>
        </w:rPr>
      </w:pPr>
      <w:r w:rsidRPr="008B7968">
        <w:rPr>
          <w:szCs w:val="18"/>
        </w:rPr>
        <w:t xml:space="preserve">    </w:t>
      </w:r>
    </w:p>
    <w:p w:rsidR="00BB1B5E" w:rsidRPr="00A33299" w:rsidRDefault="00BB1B5E" w:rsidP="00BB1B5E">
      <w:pPr>
        <w:pStyle w:val="code"/>
        <w:rPr>
          <w:szCs w:val="18"/>
        </w:rPr>
      </w:pPr>
      <w:r w:rsidRPr="00A33299">
        <w:rPr>
          <w:color w:val="FF0000"/>
          <w:szCs w:val="18"/>
        </w:rPr>
        <w:t xml:space="preserve">    </w:t>
      </w:r>
      <w:r w:rsidRPr="00A33299">
        <w:rPr>
          <w:szCs w:val="18"/>
        </w:rPr>
        <w:t>/*</w:t>
      </w:r>
      <w:r w:rsidR="00061B63">
        <w:rPr>
          <w:szCs w:val="18"/>
        </w:rPr>
        <w:t xml:space="preserve"> exclude </w:t>
      </w:r>
      <w:r w:rsidR="001E7BFF">
        <w:rPr>
          <w:szCs w:val="18"/>
        </w:rPr>
        <w:t>spe</w:t>
      </w:r>
      <w:r w:rsidRPr="00A33299">
        <w:rPr>
          <w:szCs w:val="18"/>
        </w:rPr>
        <w:t>cific port</w:t>
      </w:r>
      <w:r w:rsidR="00061B63">
        <w:rPr>
          <w:szCs w:val="18"/>
        </w:rPr>
        <w:t xml:space="preserve">s [sai_port_list_t] defult is empty </w:t>
      </w:r>
      <w:r w:rsidRPr="00A33299">
        <w:rPr>
          <w:szCs w:val="18"/>
        </w:rPr>
        <w:t>/</w:t>
      </w:r>
    </w:p>
    <w:p w:rsidR="00BB1B5E" w:rsidRPr="00A33299" w:rsidRDefault="00BB1B5E" w:rsidP="00BB1B5E">
      <w:pPr>
        <w:pStyle w:val="code"/>
        <w:rPr>
          <w:szCs w:val="18"/>
        </w:rPr>
      </w:pPr>
      <w:r w:rsidRPr="00A33299">
        <w:rPr>
          <w:szCs w:val="18"/>
        </w:rPr>
        <w:t xml:space="preserve">    SAI_HOSTIF_TRAP_ATTR_</w:t>
      </w:r>
      <w:r w:rsidR="00061B63">
        <w:rPr>
          <w:szCs w:val="18"/>
        </w:rPr>
        <w:t>EXCLUDE_</w:t>
      </w:r>
      <w:r w:rsidRPr="00A33299">
        <w:rPr>
          <w:szCs w:val="18"/>
        </w:rPr>
        <w:t>PORT_LIST,</w:t>
      </w:r>
    </w:p>
    <w:p w:rsidR="00BB1B5E" w:rsidRPr="008B7968" w:rsidRDefault="00BB1B5E" w:rsidP="00BB1B5E">
      <w:pPr>
        <w:pStyle w:val="code"/>
        <w:rPr>
          <w:szCs w:val="18"/>
        </w:rPr>
      </w:pPr>
    </w:p>
    <w:p w:rsidR="00BB1B5E" w:rsidRPr="008B7968" w:rsidRDefault="00BB1B5E" w:rsidP="00BB1B5E">
      <w:pPr>
        <w:pStyle w:val="code"/>
        <w:rPr>
          <w:szCs w:val="18"/>
        </w:rPr>
      </w:pPr>
      <w:r w:rsidRPr="008B7968">
        <w:rPr>
          <w:szCs w:val="18"/>
        </w:rPr>
        <w:t xml:space="preserve">    /* trap action [sai_</w:t>
      </w:r>
      <w:r>
        <w:rPr>
          <w:szCs w:val="18"/>
        </w:rPr>
        <w:t>packet</w:t>
      </w:r>
      <w:r w:rsidRPr="008B7968">
        <w:rPr>
          <w:szCs w:val="18"/>
        </w:rPr>
        <w:t>_action_t] (MANDATORY_ON_CREATE) */</w:t>
      </w:r>
    </w:p>
    <w:p w:rsidR="00BB1B5E" w:rsidRPr="008B7968" w:rsidRDefault="00BB1B5E" w:rsidP="00BB1B5E">
      <w:pPr>
        <w:pStyle w:val="code"/>
        <w:rPr>
          <w:szCs w:val="18"/>
        </w:rPr>
      </w:pPr>
      <w:r w:rsidRPr="008B7968">
        <w:rPr>
          <w:szCs w:val="18"/>
        </w:rPr>
        <w:t xml:space="preserve">    SAI_HOSTIF_TRAP_ATTR_TRAP_ACTION,</w:t>
      </w:r>
    </w:p>
    <w:p w:rsidR="00BB1B5E" w:rsidRPr="008B7968" w:rsidRDefault="00BB1B5E" w:rsidP="00BB1B5E">
      <w:pPr>
        <w:pStyle w:val="code"/>
        <w:rPr>
          <w:szCs w:val="18"/>
        </w:rPr>
      </w:pPr>
    </w:p>
    <w:p w:rsidR="00BB1B5E" w:rsidRDefault="00BB1B5E" w:rsidP="00BB1B5E">
      <w:pPr>
        <w:pStyle w:val="code"/>
        <w:rPr>
          <w:szCs w:val="18"/>
        </w:rPr>
      </w:pPr>
      <w:r w:rsidRPr="008B7968">
        <w:rPr>
          <w:szCs w:val="18"/>
        </w:rPr>
        <w:t xml:space="preserve">    /* trap-group ID for the trap [sai_object_id_t] (MANDATORY_ON_CREATE) */</w:t>
      </w:r>
      <w:r>
        <w:rPr>
          <w:szCs w:val="18"/>
        </w:rPr>
        <w:t xml:space="preserve">                   </w:t>
      </w:r>
      <w:r w:rsidR="00A33299">
        <w:rPr>
          <w:szCs w:val="18"/>
        </w:rPr>
        <w:t xml:space="preserve">           </w:t>
      </w:r>
      <w:r w:rsidR="007216BC">
        <w:rPr>
          <w:szCs w:val="18"/>
        </w:rPr>
        <w:t xml:space="preserve">       </w:t>
      </w:r>
      <w:r>
        <w:rPr>
          <w:szCs w:val="18"/>
        </w:rPr>
        <w:t>SAI_HOSTIF_TRAP</w:t>
      </w:r>
      <w:r w:rsidRPr="002E443F">
        <w:rPr>
          <w:szCs w:val="18"/>
        </w:rPr>
        <w:t>_ATTR_TRAP_GROUP,</w:t>
      </w:r>
    </w:p>
    <w:p w:rsidR="00BB1B5E" w:rsidRDefault="00BB1B5E" w:rsidP="00BB1B5E">
      <w:pPr>
        <w:pStyle w:val="code"/>
        <w:rPr>
          <w:szCs w:val="18"/>
        </w:rPr>
      </w:pPr>
    </w:p>
    <w:p w:rsidR="00BB1B5E" w:rsidRDefault="00BB1B5E" w:rsidP="00BB1B5E">
      <w:pPr>
        <w:pStyle w:val="code"/>
      </w:pPr>
      <w:r w:rsidRPr="00EA600E">
        <w:t xml:space="preserve">    </w:t>
      </w:r>
      <w:r>
        <w:t xml:space="preserve">/* trap priority [uint32_t] (default to 0). This is equivalent to </w:t>
      </w:r>
    </w:p>
    <w:p w:rsidR="00BB1B5E" w:rsidRPr="00EA600E" w:rsidRDefault="00BB1B5E" w:rsidP="00BB1B5E">
      <w:pPr>
        <w:pStyle w:val="code"/>
      </w:pPr>
      <w:r>
        <w:t xml:space="preserve">     * ACL entry priority </w:t>
      </w:r>
      <w:r>
        <w:rPr>
          <w:rFonts w:cs="Consolas"/>
          <w:color w:val="000000"/>
          <w:sz w:val="19"/>
          <w:szCs w:val="19"/>
          <w:highlight w:val="white"/>
          <w:lang w:bidi="he-IL"/>
        </w:rPr>
        <w:t>SAI_ACL_ENTRY_ATTR_PRIORITY</w:t>
      </w:r>
      <w:r>
        <w:rPr>
          <w:rFonts w:cs="Consolas"/>
          <w:color w:val="000000"/>
          <w:sz w:val="19"/>
          <w:szCs w:val="19"/>
          <w:lang w:bidi="he-IL"/>
        </w:rPr>
        <w:t xml:space="preserve"> </w:t>
      </w:r>
      <w:r w:rsidRPr="00EA600E">
        <w:t>*/</w:t>
      </w:r>
    </w:p>
    <w:p w:rsidR="00BB1B5E" w:rsidRDefault="00BB1B5E" w:rsidP="00BB1B5E">
      <w:pPr>
        <w:pStyle w:val="code"/>
        <w:rPr>
          <w:szCs w:val="18"/>
        </w:rPr>
      </w:pPr>
      <w:r>
        <w:rPr>
          <w:szCs w:val="18"/>
        </w:rPr>
        <w:t>SAI_HOSTIF_TRAP</w:t>
      </w:r>
      <w:r w:rsidRPr="002E443F">
        <w:rPr>
          <w:szCs w:val="18"/>
        </w:rPr>
        <w:t>_ATTR_TRAP_</w:t>
      </w:r>
      <w:r>
        <w:rPr>
          <w:szCs w:val="18"/>
        </w:rPr>
        <w:t>PRIORITY</w:t>
      </w:r>
      <w:r w:rsidRPr="002E443F">
        <w:rPr>
          <w:szCs w:val="18"/>
        </w:rPr>
        <w:t>,</w:t>
      </w:r>
    </w:p>
    <w:p w:rsidR="00BB1B5E" w:rsidRPr="002E443F" w:rsidRDefault="00BB1B5E" w:rsidP="00BB1B5E">
      <w:pPr>
        <w:pStyle w:val="code"/>
        <w:rPr>
          <w:szCs w:val="18"/>
        </w:rPr>
      </w:pPr>
      <w:r w:rsidRPr="002E443F">
        <w:rPr>
          <w:szCs w:val="18"/>
        </w:rPr>
        <w:t xml:space="preserve">  </w:t>
      </w:r>
    </w:p>
    <w:p w:rsidR="00BB1B5E" w:rsidRPr="002E443F" w:rsidRDefault="00BB1B5E" w:rsidP="00BB1B5E">
      <w:pPr>
        <w:pStyle w:val="code"/>
        <w:rPr>
          <w:szCs w:val="18"/>
        </w:rPr>
      </w:pPr>
      <w:r>
        <w:rPr>
          <w:szCs w:val="18"/>
        </w:rPr>
        <w:t xml:space="preserve">    SAI_HOSTIF_TRAP</w:t>
      </w:r>
      <w:r w:rsidRPr="002E443F">
        <w:rPr>
          <w:szCs w:val="18"/>
        </w:rPr>
        <w:t>_</w:t>
      </w:r>
      <w:r>
        <w:rPr>
          <w:szCs w:val="18"/>
        </w:rPr>
        <w:t>ATTR_</w:t>
      </w:r>
      <w:r w:rsidRPr="002E443F">
        <w:rPr>
          <w:szCs w:val="18"/>
        </w:rPr>
        <w:t>CUSTOM_RANGE_BASE  = 0x10000000</w:t>
      </w:r>
    </w:p>
    <w:p w:rsidR="00BB1B5E" w:rsidRPr="002E443F" w:rsidRDefault="00BB1B5E" w:rsidP="00BB1B5E">
      <w:pPr>
        <w:pStyle w:val="code"/>
        <w:rPr>
          <w:szCs w:val="18"/>
        </w:rPr>
      </w:pPr>
    </w:p>
    <w:p w:rsidR="00BB1B5E" w:rsidRPr="002E443F" w:rsidRDefault="00BB1B5E" w:rsidP="00BB1B5E">
      <w:pPr>
        <w:pStyle w:val="code"/>
        <w:rPr>
          <w:szCs w:val="18"/>
        </w:rPr>
      </w:pPr>
      <w:r>
        <w:rPr>
          <w:szCs w:val="18"/>
        </w:rPr>
        <w:t>} sai_hostif_trap</w:t>
      </w:r>
      <w:r w:rsidRPr="002E443F">
        <w:rPr>
          <w:szCs w:val="18"/>
        </w:rPr>
        <w:t>_attr_t</w:t>
      </w:r>
      <w:r>
        <w:rPr>
          <w:szCs w:val="18"/>
        </w:rPr>
        <w:t>;</w:t>
      </w:r>
    </w:p>
    <w:p w:rsidR="00BB1B5E" w:rsidRDefault="00BB1B5E" w:rsidP="00BB1B5E">
      <w:pPr>
        <w:pStyle w:val="code"/>
        <w:rPr>
          <w:szCs w:val="18"/>
        </w:rPr>
      </w:pPr>
    </w:p>
    <w:p w:rsidR="00BB1B5E" w:rsidRPr="00D81C81" w:rsidRDefault="00BB1B5E" w:rsidP="00BB1B5E">
      <w:pPr>
        <w:pStyle w:val="code"/>
        <w:rPr>
          <w:szCs w:val="18"/>
        </w:rPr>
      </w:pPr>
      <w:r w:rsidRPr="00D81C81">
        <w:rPr>
          <w:szCs w:val="18"/>
        </w:rPr>
        <w:t>/*</w:t>
      </w:r>
    </w:p>
    <w:p w:rsidR="00BB1B5E" w:rsidRPr="00D81C81" w:rsidRDefault="00BB1B5E" w:rsidP="00BB1B5E">
      <w:pPr>
        <w:pStyle w:val="code"/>
        <w:rPr>
          <w:szCs w:val="18"/>
        </w:rPr>
      </w:pPr>
      <w:r w:rsidRPr="00D81C81">
        <w:rPr>
          <w:szCs w:val="18"/>
        </w:rPr>
        <w:t>* Routine Description:</w:t>
      </w:r>
    </w:p>
    <w:p w:rsidR="00BB1B5E" w:rsidRPr="00D81C81" w:rsidRDefault="00BB1B5E" w:rsidP="00BB1B5E">
      <w:pPr>
        <w:pStyle w:val="code"/>
        <w:rPr>
          <w:szCs w:val="18"/>
        </w:rPr>
      </w:pPr>
      <w:r w:rsidRPr="00D81C81">
        <w:rPr>
          <w:szCs w:val="18"/>
        </w:rPr>
        <w:t>*    Create host interface trap</w:t>
      </w:r>
    </w:p>
    <w:p w:rsidR="00BB1B5E" w:rsidRPr="00D81C81" w:rsidRDefault="00BB1B5E" w:rsidP="00BB1B5E">
      <w:pPr>
        <w:pStyle w:val="code"/>
        <w:rPr>
          <w:szCs w:val="18"/>
        </w:rPr>
      </w:pPr>
      <w:r w:rsidRPr="00D81C81">
        <w:rPr>
          <w:szCs w:val="18"/>
        </w:rPr>
        <w:t>*</w:t>
      </w:r>
    </w:p>
    <w:p w:rsidR="00BB1B5E" w:rsidRPr="00D81C81" w:rsidRDefault="00BB1B5E" w:rsidP="00BB1B5E">
      <w:pPr>
        <w:pStyle w:val="code"/>
        <w:rPr>
          <w:szCs w:val="18"/>
        </w:rPr>
      </w:pPr>
      <w:r w:rsidRPr="00D81C81">
        <w:rPr>
          <w:szCs w:val="18"/>
        </w:rPr>
        <w:t>* Arguments:</w:t>
      </w:r>
    </w:p>
    <w:p w:rsidR="00BB1B5E" w:rsidRPr="00D81C81" w:rsidRDefault="00BB1B5E" w:rsidP="00BB1B5E">
      <w:pPr>
        <w:pStyle w:val="code"/>
        <w:rPr>
          <w:szCs w:val="18"/>
        </w:rPr>
      </w:pPr>
      <w:r w:rsidRPr="00D81C81">
        <w:rPr>
          <w:szCs w:val="18"/>
        </w:rPr>
        <w:t>*  [in] hostif_trap_id - host interface trap id</w:t>
      </w:r>
    </w:p>
    <w:p w:rsidR="00BB1B5E" w:rsidRPr="00D81C81" w:rsidRDefault="00BB1B5E" w:rsidP="00BB1B5E">
      <w:pPr>
        <w:pStyle w:val="code"/>
        <w:rPr>
          <w:szCs w:val="18"/>
        </w:rPr>
      </w:pPr>
      <w:r w:rsidRPr="00D81C81">
        <w:rPr>
          <w:szCs w:val="18"/>
        </w:rPr>
        <w:t>*  [in] attr_count - number of attributes</w:t>
      </w:r>
    </w:p>
    <w:p w:rsidR="00BB1B5E" w:rsidRPr="00D81C81" w:rsidRDefault="00BB1B5E" w:rsidP="00BB1B5E">
      <w:pPr>
        <w:pStyle w:val="code"/>
        <w:rPr>
          <w:szCs w:val="18"/>
        </w:rPr>
      </w:pPr>
      <w:r w:rsidRPr="00D81C81">
        <w:rPr>
          <w:szCs w:val="18"/>
        </w:rPr>
        <w:t>*  [in] attr_list - array of attributes</w:t>
      </w:r>
    </w:p>
    <w:p w:rsidR="00BB1B5E" w:rsidRPr="00D81C81" w:rsidRDefault="00BB1B5E" w:rsidP="00BB1B5E">
      <w:pPr>
        <w:pStyle w:val="code"/>
        <w:rPr>
          <w:szCs w:val="18"/>
        </w:rPr>
      </w:pPr>
      <w:r w:rsidRPr="00D81C81">
        <w:rPr>
          <w:szCs w:val="18"/>
        </w:rPr>
        <w:t>*</w:t>
      </w:r>
    </w:p>
    <w:p w:rsidR="00BB1B5E" w:rsidRPr="00D81C81" w:rsidRDefault="00BB1B5E" w:rsidP="00BB1B5E">
      <w:pPr>
        <w:pStyle w:val="code"/>
        <w:rPr>
          <w:szCs w:val="18"/>
        </w:rPr>
      </w:pPr>
      <w:r w:rsidRPr="00D81C81">
        <w:rPr>
          <w:szCs w:val="18"/>
        </w:rPr>
        <w:t>* Return Values:</w:t>
      </w:r>
    </w:p>
    <w:p w:rsidR="00BB1B5E" w:rsidRPr="00D81C81" w:rsidRDefault="00BB1B5E" w:rsidP="00BB1B5E">
      <w:pPr>
        <w:pStyle w:val="code"/>
        <w:rPr>
          <w:szCs w:val="18"/>
        </w:rPr>
      </w:pPr>
      <w:r w:rsidRPr="00D81C81">
        <w:rPr>
          <w:szCs w:val="18"/>
        </w:rPr>
        <w:t>*    SAI_STATUS_SUCCESS on success</w:t>
      </w:r>
    </w:p>
    <w:p w:rsidR="00BB1B5E" w:rsidRPr="00D81C81" w:rsidRDefault="00BB1B5E" w:rsidP="00BB1B5E">
      <w:pPr>
        <w:pStyle w:val="code"/>
        <w:rPr>
          <w:szCs w:val="18"/>
        </w:rPr>
      </w:pPr>
      <w:r w:rsidRPr="00D81C81">
        <w:rPr>
          <w:szCs w:val="18"/>
        </w:rPr>
        <w:t>*    Failure status code on error</w:t>
      </w:r>
    </w:p>
    <w:p w:rsidR="00BB1B5E" w:rsidRPr="00D81C81" w:rsidRDefault="00BB1B5E" w:rsidP="00BB1B5E">
      <w:pPr>
        <w:pStyle w:val="code"/>
        <w:rPr>
          <w:szCs w:val="18"/>
        </w:rPr>
      </w:pPr>
      <w:r w:rsidRPr="00D81C81">
        <w:rPr>
          <w:szCs w:val="18"/>
        </w:rPr>
        <w:t>*/</w:t>
      </w:r>
    </w:p>
    <w:p w:rsidR="00BB1B5E" w:rsidRPr="00D81C81" w:rsidRDefault="00BB1B5E" w:rsidP="00BB1B5E">
      <w:pPr>
        <w:pStyle w:val="code"/>
        <w:rPr>
          <w:szCs w:val="18"/>
        </w:rPr>
      </w:pPr>
      <w:r w:rsidRPr="00D81C81">
        <w:rPr>
          <w:szCs w:val="18"/>
        </w:rPr>
        <w:t>typedef sai_status_t(*sai_create_hostif_trap_fn)(</w:t>
      </w:r>
    </w:p>
    <w:p w:rsidR="00BB1B5E" w:rsidRPr="00D81C81" w:rsidRDefault="00BB1B5E" w:rsidP="00BB1B5E">
      <w:pPr>
        <w:pStyle w:val="code"/>
        <w:rPr>
          <w:szCs w:val="18"/>
        </w:rPr>
      </w:pPr>
      <w:r w:rsidRPr="00D81C81">
        <w:rPr>
          <w:szCs w:val="18"/>
        </w:rPr>
        <w:t xml:space="preserve">    _In_ sai_hostif_trap_id_t hostif_trapid,</w:t>
      </w:r>
    </w:p>
    <w:p w:rsidR="00BB1B5E" w:rsidRPr="00D81C81" w:rsidRDefault="00BB1B5E" w:rsidP="00BB1B5E">
      <w:pPr>
        <w:pStyle w:val="code"/>
        <w:rPr>
          <w:szCs w:val="18"/>
        </w:rPr>
      </w:pPr>
      <w:r w:rsidRPr="00D81C81">
        <w:rPr>
          <w:szCs w:val="18"/>
        </w:rPr>
        <w:t xml:space="preserve">    _In_ uint32_t attr_count,</w:t>
      </w:r>
    </w:p>
    <w:p w:rsidR="00BB1B5E" w:rsidRPr="00D81C81" w:rsidRDefault="00BB1B5E" w:rsidP="00BB1B5E">
      <w:pPr>
        <w:pStyle w:val="code"/>
        <w:rPr>
          <w:szCs w:val="18"/>
        </w:rPr>
      </w:pPr>
      <w:r w:rsidRPr="00D81C81">
        <w:rPr>
          <w:szCs w:val="18"/>
        </w:rPr>
        <w:lastRenderedPageBreak/>
        <w:t xml:space="preserve">    _In_ const sai_attribute_t *attr_list</w:t>
      </w:r>
    </w:p>
    <w:p w:rsidR="00BB1B5E" w:rsidRPr="00D81C81" w:rsidRDefault="00BB1B5E" w:rsidP="00BB1B5E">
      <w:pPr>
        <w:pStyle w:val="code"/>
        <w:rPr>
          <w:szCs w:val="18"/>
        </w:rPr>
      </w:pPr>
      <w:r w:rsidRPr="00D81C81">
        <w:rPr>
          <w:szCs w:val="18"/>
        </w:rPr>
        <w:t xml:space="preserve">    );</w:t>
      </w:r>
    </w:p>
    <w:p w:rsidR="00BB1B5E" w:rsidRPr="00D81C81" w:rsidRDefault="00BB1B5E" w:rsidP="00BB1B5E">
      <w:pPr>
        <w:pStyle w:val="code"/>
        <w:rPr>
          <w:szCs w:val="18"/>
        </w:rPr>
      </w:pPr>
    </w:p>
    <w:p w:rsidR="00BB1B5E" w:rsidRPr="00D81C81" w:rsidRDefault="00BB1B5E" w:rsidP="00BB1B5E">
      <w:pPr>
        <w:pStyle w:val="code"/>
        <w:rPr>
          <w:szCs w:val="18"/>
        </w:rPr>
      </w:pPr>
      <w:r w:rsidRPr="00D81C81">
        <w:rPr>
          <w:szCs w:val="18"/>
        </w:rPr>
        <w:t>/*</w:t>
      </w:r>
    </w:p>
    <w:p w:rsidR="00BB1B5E" w:rsidRPr="00D81C81" w:rsidRDefault="00BB1B5E" w:rsidP="00BB1B5E">
      <w:pPr>
        <w:pStyle w:val="code"/>
        <w:rPr>
          <w:szCs w:val="18"/>
        </w:rPr>
      </w:pPr>
      <w:r w:rsidRPr="00D81C81">
        <w:rPr>
          <w:szCs w:val="18"/>
        </w:rPr>
        <w:t>* Routine Description:</w:t>
      </w:r>
    </w:p>
    <w:p w:rsidR="00BB1B5E" w:rsidRPr="00D81C81" w:rsidRDefault="00BB1B5E" w:rsidP="00BB1B5E">
      <w:pPr>
        <w:pStyle w:val="code"/>
        <w:rPr>
          <w:szCs w:val="18"/>
        </w:rPr>
      </w:pPr>
      <w:r w:rsidRPr="00D81C81">
        <w:rPr>
          <w:szCs w:val="18"/>
        </w:rPr>
        <w:t>*    Remove host interface trap</w:t>
      </w:r>
    </w:p>
    <w:p w:rsidR="00BB1B5E" w:rsidRPr="00D81C81" w:rsidRDefault="00BB1B5E" w:rsidP="00BB1B5E">
      <w:pPr>
        <w:pStyle w:val="code"/>
        <w:rPr>
          <w:szCs w:val="18"/>
        </w:rPr>
      </w:pPr>
      <w:r w:rsidRPr="00D81C81">
        <w:rPr>
          <w:szCs w:val="18"/>
        </w:rPr>
        <w:t>*</w:t>
      </w:r>
    </w:p>
    <w:p w:rsidR="00BB1B5E" w:rsidRPr="00D81C81" w:rsidRDefault="00BB1B5E" w:rsidP="00BB1B5E">
      <w:pPr>
        <w:pStyle w:val="code"/>
        <w:rPr>
          <w:szCs w:val="18"/>
        </w:rPr>
      </w:pPr>
      <w:r w:rsidRPr="00D81C81">
        <w:rPr>
          <w:szCs w:val="18"/>
        </w:rPr>
        <w:t>* Arguments:</w:t>
      </w:r>
    </w:p>
    <w:p w:rsidR="00BB1B5E" w:rsidRPr="00D81C81" w:rsidRDefault="00BB1B5E" w:rsidP="00BB1B5E">
      <w:pPr>
        <w:pStyle w:val="code"/>
        <w:rPr>
          <w:szCs w:val="18"/>
        </w:rPr>
      </w:pPr>
      <w:r w:rsidRPr="00D81C81">
        <w:rPr>
          <w:szCs w:val="18"/>
        </w:rPr>
        <w:t>*  [in] hostif_trap_id - host interface trap id</w:t>
      </w:r>
    </w:p>
    <w:p w:rsidR="00BB1B5E" w:rsidRPr="00D81C81" w:rsidRDefault="00BB1B5E" w:rsidP="00BB1B5E">
      <w:pPr>
        <w:pStyle w:val="code"/>
        <w:rPr>
          <w:szCs w:val="18"/>
        </w:rPr>
      </w:pPr>
      <w:r w:rsidRPr="00D81C81">
        <w:rPr>
          <w:szCs w:val="18"/>
        </w:rPr>
        <w:t>*</w:t>
      </w:r>
    </w:p>
    <w:p w:rsidR="00BB1B5E" w:rsidRPr="00D81C81" w:rsidRDefault="00BB1B5E" w:rsidP="00BB1B5E">
      <w:pPr>
        <w:pStyle w:val="code"/>
        <w:rPr>
          <w:szCs w:val="18"/>
        </w:rPr>
      </w:pPr>
      <w:r w:rsidRPr="00D81C81">
        <w:rPr>
          <w:szCs w:val="18"/>
        </w:rPr>
        <w:t>* Return Values:</w:t>
      </w:r>
    </w:p>
    <w:p w:rsidR="00BB1B5E" w:rsidRPr="00D81C81" w:rsidRDefault="00BB1B5E" w:rsidP="00BB1B5E">
      <w:pPr>
        <w:pStyle w:val="code"/>
        <w:rPr>
          <w:szCs w:val="18"/>
        </w:rPr>
      </w:pPr>
      <w:r w:rsidRPr="00D81C81">
        <w:rPr>
          <w:szCs w:val="18"/>
        </w:rPr>
        <w:t>*    SAI_STATUS_SUCCESS on success</w:t>
      </w:r>
    </w:p>
    <w:p w:rsidR="00BB1B5E" w:rsidRPr="00D81C81" w:rsidRDefault="00BB1B5E" w:rsidP="00BB1B5E">
      <w:pPr>
        <w:pStyle w:val="code"/>
        <w:rPr>
          <w:szCs w:val="18"/>
        </w:rPr>
      </w:pPr>
      <w:r w:rsidRPr="00D81C81">
        <w:rPr>
          <w:szCs w:val="18"/>
        </w:rPr>
        <w:t>*    Failure status code on error</w:t>
      </w:r>
    </w:p>
    <w:p w:rsidR="00BB1B5E" w:rsidRPr="00D81C81" w:rsidRDefault="00BB1B5E" w:rsidP="00BB1B5E">
      <w:pPr>
        <w:pStyle w:val="code"/>
        <w:rPr>
          <w:szCs w:val="18"/>
        </w:rPr>
      </w:pPr>
      <w:r w:rsidRPr="00D81C81">
        <w:rPr>
          <w:szCs w:val="18"/>
        </w:rPr>
        <w:t>*/</w:t>
      </w:r>
    </w:p>
    <w:p w:rsidR="00BB1B5E" w:rsidRPr="00D81C81" w:rsidRDefault="00BB1B5E" w:rsidP="00BB1B5E">
      <w:pPr>
        <w:pStyle w:val="code"/>
        <w:rPr>
          <w:szCs w:val="18"/>
        </w:rPr>
      </w:pPr>
      <w:r w:rsidRPr="00D81C81">
        <w:rPr>
          <w:szCs w:val="18"/>
        </w:rPr>
        <w:t>typedef sai_status_t(*sai_remove_hostif_trap_fn)(</w:t>
      </w:r>
    </w:p>
    <w:p w:rsidR="00BB1B5E" w:rsidRPr="00D81C81" w:rsidRDefault="00BB1B5E" w:rsidP="00BB1B5E">
      <w:pPr>
        <w:pStyle w:val="code"/>
        <w:rPr>
          <w:szCs w:val="18"/>
        </w:rPr>
      </w:pPr>
      <w:r w:rsidRPr="00D81C81">
        <w:rPr>
          <w:szCs w:val="18"/>
        </w:rPr>
        <w:t xml:space="preserve">    _In_ sai_hostif_trap_id_t hostif_trapid</w:t>
      </w:r>
    </w:p>
    <w:p w:rsidR="00BB1B5E" w:rsidRPr="00D81C81" w:rsidRDefault="00BB1B5E" w:rsidP="00BB1B5E">
      <w:pPr>
        <w:pStyle w:val="code"/>
        <w:rPr>
          <w:szCs w:val="18"/>
        </w:rPr>
      </w:pPr>
      <w:r w:rsidRPr="00D81C81">
        <w:rPr>
          <w:szCs w:val="18"/>
        </w:rPr>
        <w:t xml:space="preserve">    );</w:t>
      </w:r>
    </w:p>
    <w:p w:rsidR="00BB1B5E" w:rsidRPr="002E443F" w:rsidRDefault="00BB1B5E" w:rsidP="00BB1B5E">
      <w:pPr>
        <w:pStyle w:val="code"/>
        <w:rPr>
          <w:szCs w:val="18"/>
        </w:rPr>
      </w:pPr>
    </w:p>
    <w:p w:rsidR="00BB1B5E" w:rsidRPr="002E443F" w:rsidRDefault="00BB1B5E" w:rsidP="00BB1B5E">
      <w:pPr>
        <w:pStyle w:val="code"/>
        <w:rPr>
          <w:szCs w:val="18"/>
        </w:rPr>
      </w:pPr>
      <w:r w:rsidRPr="002E443F">
        <w:rPr>
          <w:szCs w:val="18"/>
        </w:rPr>
        <w:t>/*</w:t>
      </w:r>
    </w:p>
    <w:p w:rsidR="00BB1B5E" w:rsidRPr="002E443F" w:rsidRDefault="00BB1B5E" w:rsidP="00BB1B5E">
      <w:pPr>
        <w:pStyle w:val="code"/>
        <w:rPr>
          <w:szCs w:val="18"/>
        </w:rPr>
      </w:pPr>
      <w:r w:rsidRPr="002E443F">
        <w:rPr>
          <w:szCs w:val="18"/>
        </w:rPr>
        <w:t>* Routine Description:</w:t>
      </w:r>
    </w:p>
    <w:p w:rsidR="00BB1B5E" w:rsidRPr="002E443F" w:rsidRDefault="00BB1B5E" w:rsidP="00BB1B5E">
      <w:pPr>
        <w:pStyle w:val="code"/>
        <w:rPr>
          <w:szCs w:val="18"/>
        </w:rPr>
      </w:pPr>
      <w:r w:rsidRPr="002E443F">
        <w:rPr>
          <w:szCs w:val="18"/>
        </w:rPr>
        <w:t>*   Set</w:t>
      </w:r>
      <w:r>
        <w:rPr>
          <w:szCs w:val="18"/>
        </w:rPr>
        <w:t xml:space="preserve"> trap </w:t>
      </w:r>
      <w:r w:rsidRPr="002E443F">
        <w:rPr>
          <w:szCs w:val="18"/>
        </w:rPr>
        <w:t>attribute value.</w:t>
      </w:r>
    </w:p>
    <w:p w:rsidR="00BB1B5E" w:rsidRPr="002E443F" w:rsidRDefault="00BB1B5E" w:rsidP="00BB1B5E">
      <w:pPr>
        <w:pStyle w:val="code"/>
        <w:rPr>
          <w:szCs w:val="18"/>
        </w:rPr>
      </w:pPr>
      <w:r w:rsidRPr="002E443F">
        <w:rPr>
          <w:szCs w:val="18"/>
        </w:rPr>
        <w:t>*</w:t>
      </w:r>
    </w:p>
    <w:p w:rsidR="00BB1B5E" w:rsidRPr="002E443F" w:rsidRDefault="00BB1B5E" w:rsidP="00BB1B5E">
      <w:pPr>
        <w:pStyle w:val="code"/>
        <w:rPr>
          <w:szCs w:val="18"/>
        </w:rPr>
      </w:pPr>
      <w:r w:rsidRPr="002E443F">
        <w:rPr>
          <w:szCs w:val="18"/>
        </w:rPr>
        <w:t>* Arguments:</w:t>
      </w:r>
    </w:p>
    <w:p w:rsidR="00BB1B5E" w:rsidRPr="002E443F" w:rsidRDefault="00BB1B5E" w:rsidP="00BB1B5E">
      <w:pPr>
        <w:pStyle w:val="code"/>
        <w:rPr>
          <w:szCs w:val="18"/>
        </w:rPr>
      </w:pPr>
      <w:r w:rsidRPr="002E443F">
        <w:rPr>
          <w:szCs w:val="18"/>
        </w:rPr>
        <w:t>*    [in] hostif_trap_id - host int</w:t>
      </w:r>
      <w:r>
        <w:rPr>
          <w:szCs w:val="18"/>
        </w:rPr>
        <w:t>erface</w:t>
      </w:r>
      <w:r w:rsidRPr="002E443F">
        <w:rPr>
          <w:szCs w:val="18"/>
        </w:rPr>
        <w:t xml:space="preserve"> trap id  </w:t>
      </w:r>
    </w:p>
    <w:p w:rsidR="00BB1B5E" w:rsidRPr="002E443F" w:rsidRDefault="00BB1B5E" w:rsidP="00BB1B5E">
      <w:pPr>
        <w:pStyle w:val="code"/>
        <w:rPr>
          <w:szCs w:val="18"/>
        </w:rPr>
      </w:pPr>
      <w:r w:rsidRPr="002E443F">
        <w:rPr>
          <w:szCs w:val="18"/>
        </w:rPr>
        <w:t>*    [in] attr - attribute</w:t>
      </w:r>
    </w:p>
    <w:p w:rsidR="00BB1B5E" w:rsidRPr="002E443F" w:rsidRDefault="00BB1B5E" w:rsidP="00BB1B5E">
      <w:pPr>
        <w:pStyle w:val="code"/>
        <w:rPr>
          <w:szCs w:val="18"/>
        </w:rPr>
      </w:pPr>
      <w:r w:rsidRPr="002E443F">
        <w:rPr>
          <w:szCs w:val="18"/>
        </w:rPr>
        <w:t>*</w:t>
      </w:r>
    </w:p>
    <w:p w:rsidR="00BB1B5E" w:rsidRPr="002E443F" w:rsidRDefault="00BB1B5E" w:rsidP="00BB1B5E">
      <w:pPr>
        <w:pStyle w:val="code"/>
        <w:rPr>
          <w:szCs w:val="18"/>
        </w:rPr>
      </w:pPr>
      <w:r w:rsidRPr="002E443F">
        <w:rPr>
          <w:szCs w:val="18"/>
        </w:rPr>
        <w:t>* Return Values:</w:t>
      </w:r>
    </w:p>
    <w:p w:rsidR="00BB1B5E" w:rsidRPr="002E443F" w:rsidRDefault="00BB1B5E" w:rsidP="00BB1B5E">
      <w:pPr>
        <w:pStyle w:val="code"/>
        <w:rPr>
          <w:szCs w:val="18"/>
        </w:rPr>
      </w:pPr>
      <w:r w:rsidRPr="002E443F">
        <w:rPr>
          <w:szCs w:val="18"/>
        </w:rPr>
        <w:t>*    SAI_STATUS_SUCCESS on success</w:t>
      </w:r>
    </w:p>
    <w:p w:rsidR="00BB1B5E" w:rsidRPr="002E443F" w:rsidRDefault="00BB1B5E" w:rsidP="00BB1B5E">
      <w:pPr>
        <w:pStyle w:val="code"/>
        <w:rPr>
          <w:szCs w:val="18"/>
        </w:rPr>
      </w:pPr>
      <w:r w:rsidRPr="002E443F">
        <w:rPr>
          <w:szCs w:val="18"/>
        </w:rPr>
        <w:t>*    Failure status code on error</w:t>
      </w:r>
    </w:p>
    <w:p w:rsidR="00BB1B5E" w:rsidRPr="002E443F" w:rsidRDefault="00BB1B5E" w:rsidP="00BB1B5E">
      <w:pPr>
        <w:pStyle w:val="code"/>
        <w:rPr>
          <w:szCs w:val="18"/>
        </w:rPr>
      </w:pPr>
      <w:r w:rsidRPr="002E443F">
        <w:rPr>
          <w:szCs w:val="18"/>
        </w:rPr>
        <w:t>*/</w:t>
      </w:r>
    </w:p>
    <w:p w:rsidR="00BB1B5E" w:rsidRPr="002E443F" w:rsidRDefault="00BB1B5E" w:rsidP="00BB1B5E">
      <w:pPr>
        <w:pStyle w:val="code"/>
        <w:rPr>
          <w:szCs w:val="18"/>
        </w:rPr>
      </w:pPr>
      <w:r w:rsidRPr="002E443F">
        <w:rPr>
          <w:szCs w:val="18"/>
        </w:rPr>
        <w:t xml:space="preserve">typedef sai_status_t </w:t>
      </w:r>
      <w:r>
        <w:rPr>
          <w:szCs w:val="18"/>
        </w:rPr>
        <w:t>(*sai_set_hostif_trap</w:t>
      </w:r>
      <w:r w:rsidRPr="002E443F">
        <w:rPr>
          <w:szCs w:val="18"/>
        </w:rPr>
        <w:t>_attribute_fn )(</w:t>
      </w:r>
    </w:p>
    <w:p w:rsidR="00BB1B5E" w:rsidRPr="002E443F" w:rsidRDefault="00BB1B5E" w:rsidP="00BB1B5E">
      <w:pPr>
        <w:pStyle w:val="code"/>
        <w:rPr>
          <w:szCs w:val="18"/>
        </w:rPr>
      </w:pPr>
      <w:r>
        <w:rPr>
          <w:szCs w:val="18"/>
        </w:rPr>
        <w:t xml:space="preserve">    _I</w:t>
      </w:r>
      <w:r w:rsidRPr="002E443F">
        <w:rPr>
          <w:szCs w:val="18"/>
        </w:rPr>
        <w:t xml:space="preserve">n_ sai_hostif_trap_id_t hostif_trapid, </w:t>
      </w:r>
    </w:p>
    <w:p w:rsidR="00BB1B5E" w:rsidRPr="002E443F" w:rsidRDefault="00BB1B5E" w:rsidP="00BB1B5E">
      <w:pPr>
        <w:pStyle w:val="code"/>
        <w:rPr>
          <w:szCs w:val="18"/>
        </w:rPr>
      </w:pPr>
      <w:r w:rsidRPr="002E443F">
        <w:rPr>
          <w:szCs w:val="18"/>
        </w:rPr>
        <w:t xml:space="preserve">    _In_ </w:t>
      </w:r>
      <w:r>
        <w:t xml:space="preserve">sai_attribute_t </w:t>
      </w:r>
      <w:r>
        <w:rPr>
          <w:szCs w:val="18"/>
        </w:rPr>
        <w:t>*</w:t>
      </w:r>
      <w:r w:rsidRPr="002E443F">
        <w:rPr>
          <w:szCs w:val="18"/>
        </w:rPr>
        <w:t xml:space="preserve">attr </w:t>
      </w:r>
    </w:p>
    <w:p w:rsidR="00BB1B5E" w:rsidRPr="002E443F" w:rsidRDefault="00BB1B5E" w:rsidP="00BB1B5E">
      <w:pPr>
        <w:pStyle w:val="code"/>
        <w:rPr>
          <w:szCs w:val="18"/>
        </w:rPr>
      </w:pPr>
      <w:r w:rsidRPr="002E443F">
        <w:rPr>
          <w:szCs w:val="18"/>
        </w:rPr>
        <w:t xml:space="preserve">    );</w:t>
      </w:r>
    </w:p>
    <w:p w:rsidR="00BB1B5E" w:rsidRPr="002E443F" w:rsidRDefault="00BB1B5E" w:rsidP="00BB1B5E">
      <w:pPr>
        <w:pStyle w:val="code"/>
        <w:rPr>
          <w:szCs w:val="18"/>
        </w:rPr>
      </w:pPr>
    </w:p>
    <w:p w:rsidR="00BB1B5E" w:rsidRPr="002E443F" w:rsidRDefault="00BB1B5E" w:rsidP="00BB1B5E">
      <w:pPr>
        <w:pStyle w:val="code"/>
        <w:rPr>
          <w:szCs w:val="18"/>
        </w:rPr>
      </w:pPr>
      <w:r w:rsidRPr="002E443F">
        <w:rPr>
          <w:szCs w:val="18"/>
        </w:rPr>
        <w:t>/*</w:t>
      </w:r>
    </w:p>
    <w:p w:rsidR="00BB1B5E" w:rsidRPr="002E443F" w:rsidRDefault="00BB1B5E" w:rsidP="00BB1B5E">
      <w:pPr>
        <w:pStyle w:val="code"/>
        <w:rPr>
          <w:szCs w:val="18"/>
        </w:rPr>
      </w:pPr>
      <w:r w:rsidRPr="002E443F">
        <w:rPr>
          <w:szCs w:val="18"/>
        </w:rPr>
        <w:t>* Routine Description:</w:t>
      </w:r>
    </w:p>
    <w:p w:rsidR="00BB1B5E" w:rsidRPr="002E443F" w:rsidRDefault="00BB1B5E" w:rsidP="00BB1B5E">
      <w:pPr>
        <w:pStyle w:val="code"/>
        <w:rPr>
          <w:szCs w:val="18"/>
        </w:rPr>
      </w:pPr>
      <w:r>
        <w:rPr>
          <w:szCs w:val="18"/>
        </w:rPr>
        <w:t xml:space="preserve">*   Get trap </w:t>
      </w:r>
      <w:r w:rsidRPr="002E443F">
        <w:rPr>
          <w:szCs w:val="18"/>
        </w:rPr>
        <w:t>attribute value.</w:t>
      </w:r>
    </w:p>
    <w:p w:rsidR="00BB1B5E" w:rsidRPr="002E443F" w:rsidRDefault="00BB1B5E" w:rsidP="00BB1B5E">
      <w:pPr>
        <w:pStyle w:val="code"/>
        <w:rPr>
          <w:szCs w:val="18"/>
        </w:rPr>
      </w:pPr>
      <w:r w:rsidRPr="002E443F">
        <w:rPr>
          <w:szCs w:val="18"/>
        </w:rPr>
        <w:t>*</w:t>
      </w:r>
    </w:p>
    <w:p w:rsidR="00BB1B5E" w:rsidRPr="002E443F" w:rsidRDefault="00BB1B5E" w:rsidP="00BB1B5E">
      <w:pPr>
        <w:pStyle w:val="code"/>
        <w:rPr>
          <w:szCs w:val="18"/>
        </w:rPr>
      </w:pPr>
      <w:r w:rsidRPr="002E443F">
        <w:rPr>
          <w:szCs w:val="18"/>
        </w:rPr>
        <w:t>* Arguments:</w:t>
      </w:r>
    </w:p>
    <w:p w:rsidR="00BB1B5E" w:rsidRPr="002E443F" w:rsidRDefault="00BB1B5E" w:rsidP="00BB1B5E">
      <w:pPr>
        <w:pStyle w:val="code"/>
        <w:rPr>
          <w:szCs w:val="18"/>
        </w:rPr>
      </w:pPr>
      <w:r w:rsidRPr="002E443F">
        <w:rPr>
          <w:szCs w:val="18"/>
        </w:rPr>
        <w:t>*    [in] hostif_trap_id - host int</w:t>
      </w:r>
      <w:r>
        <w:rPr>
          <w:szCs w:val="18"/>
        </w:rPr>
        <w:t>erface</w:t>
      </w:r>
      <w:r w:rsidRPr="002E443F">
        <w:rPr>
          <w:szCs w:val="18"/>
        </w:rPr>
        <w:t xml:space="preserve"> trap id  </w:t>
      </w:r>
    </w:p>
    <w:p w:rsidR="00BB1B5E" w:rsidRPr="002E443F" w:rsidRDefault="00BB1B5E" w:rsidP="00BB1B5E">
      <w:pPr>
        <w:pStyle w:val="code"/>
        <w:rPr>
          <w:szCs w:val="18"/>
        </w:rPr>
      </w:pPr>
      <w:r w:rsidRPr="002E443F">
        <w:rPr>
          <w:szCs w:val="18"/>
        </w:rPr>
        <w:t>*    [in] attr_count - number of attributes</w:t>
      </w:r>
    </w:p>
    <w:p w:rsidR="00BB1B5E" w:rsidRPr="002E443F" w:rsidRDefault="00BB1B5E" w:rsidP="00BB1B5E">
      <w:pPr>
        <w:pStyle w:val="code"/>
        <w:rPr>
          <w:szCs w:val="18"/>
        </w:rPr>
      </w:pPr>
      <w:r w:rsidRPr="002E443F">
        <w:rPr>
          <w:szCs w:val="18"/>
        </w:rPr>
        <w:t>*    [in,out] attr_list - array of attributes</w:t>
      </w:r>
    </w:p>
    <w:p w:rsidR="00BB1B5E" w:rsidRPr="002E443F" w:rsidRDefault="00BB1B5E" w:rsidP="00BB1B5E">
      <w:pPr>
        <w:pStyle w:val="code"/>
        <w:rPr>
          <w:szCs w:val="18"/>
        </w:rPr>
      </w:pPr>
      <w:r w:rsidRPr="002E443F">
        <w:rPr>
          <w:szCs w:val="18"/>
        </w:rPr>
        <w:t>*</w:t>
      </w:r>
    </w:p>
    <w:p w:rsidR="00BB1B5E" w:rsidRPr="002E443F" w:rsidRDefault="00BB1B5E" w:rsidP="00BB1B5E">
      <w:pPr>
        <w:pStyle w:val="code"/>
        <w:rPr>
          <w:szCs w:val="18"/>
        </w:rPr>
      </w:pPr>
      <w:r w:rsidRPr="002E443F">
        <w:rPr>
          <w:szCs w:val="18"/>
        </w:rPr>
        <w:t>* Return Values:</w:t>
      </w:r>
    </w:p>
    <w:p w:rsidR="00BB1B5E" w:rsidRPr="002E443F" w:rsidRDefault="00BB1B5E" w:rsidP="00BB1B5E">
      <w:pPr>
        <w:pStyle w:val="code"/>
        <w:rPr>
          <w:szCs w:val="18"/>
        </w:rPr>
      </w:pPr>
      <w:r w:rsidRPr="002E443F">
        <w:rPr>
          <w:szCs w:val="18"/>
        </w:rPr>
        <w:t>*    SAI_STATUS_SUCCESS on success</w:t>
      </w:r>
    </w:p>
    <w:p w:rsidR="00BB1B5E" w:rsidRPr="002E443F" w:rsidRDefault="00BB1B5E" w:rsidP="00BB1B5E">
      <w:pPr>
        <w:pStyle w:val="code"/>
        <w:rPr>
          <w:szCs w:val="18"/>
        </w:rPr>
      </w:pPr>
      <w:r w:rsidRPr="002E443F">
        <w:rPr>
          <w:szCs w:val="18"/>
        </w:rPr>
        <w:t>*    Failure status code on error</w:t>
      </w:r>
    </w:p>
    <w:p w:rsidR="00BB1B5E" w:rsidRPr="002E443F" w:rsidRDefault="00BB1B5E" w:rsidP="00BB1B5E">
      <w:pPr>
        <w:pStyle w:val="code"/>
        <w:rPr>
          <w:szCs w:val="18"/>
        </w:rPr>
      </w:pPr>
      <w:r w:rsidRPr="002E443F">
        <w:rPr>
          <w:szCs w:val="18"/>
        </w:rPr>
        <w:t>*/</w:t>
      </w:r>
    </w:p>
    <w:p w:rsidR="00BB1B5E" w:rsidRPr="002E443F" w:rsidRDefault="00BB1B5E" w:rsidP="00BB1B5E">
      <w:pPr>
        <w:pStyle w:val="code"/>
        <w:rPr>
          <w:szCs w:val="18"/>
        </w:rPr>
      </w:pPr>
    </w:p>
    <w:p w:rsidR="00BB1B5E" w:rsidRPr="002E443F" w:rsidRDefault="00BB1B5E" w:rsidP="00BB1B5E">
      <w:pPr>
        <w:pStyle w:val="code"/>
        <w:rPr>
          <w:szCs w:val="18"/>
        </w:rPr>
      </w:pPr>
      <w:r w:rsidRPr="002E443F">
        <w:rPr>
          <w:szCs w:val="18"/>
        </w:rPr>
        <w:t>typedef sai_</w:t>
      </w:r>
      <w:r>
        <w:rPr>
          <w:szCs w:val="18"/>
        </w:rPr>
        <w:t>status_t (*sai_get_hostif_trap</w:t>
      </w:r>
      <w:r w:rsidRPr="002E443F">
        <w:rPr>
          <w:szCs w:val="18"/>
        </w:rPr>
        <w:t>_attribute_fn )(</w:t>
      </w:r>
    </w:p>
    <w:p w:rsidR="00BB1B5E" w:rsidRPr="002E443F" w:rsidRDefault="00BB1B5E" w:rsidP="00BB1B5E">
      <w:pPr>
        <w:pStyle w:val="code"/>
        <w:rPr>
          <w:szCs w:val="18"/>
        </w:rPr>
      </w:pPr>
      <w:r>
        <w:rPr>
          <w:szCs w:val="18"/>
        </w:rPr>
        <w:t xml:space="preserve">    _I</w:t>
      </w:r>
      <w:r w:rsidRPr="002E443F">
        <w:rPr>
          <w:szCs w:val="18"/>
        </w:rPr>
        <w:t xml:space="preserve">n_ sai_hostif_trap_id_t hostif_trapid, </w:t>
      </w:r>
    </w:p>
    <w:p w:rsidR="00BB1B5E" w:rsidRPr="002E443F" w:rsidRDefault="00BB1B5E" w:rsidP="00BB1B5E">
      <w:pPr>
        <w:pStyle w:val="code"/>
        <w:rPr>
          <w:szCs w:val="18"/>
        </w:rPr>
      </w:pPr>
      <w:r w:rsidRPr="002E443F">
        <w:rPr>
          <w:szCs w:val="18"/>
        </w:rPr>
        <w:t xml:space="preserve">    _In_ </w:t>
      </w:r>
      <w:r>
        <w:rPr>
          <w:szCs w:val="18"/>
        </w:rPr>
        <w:t>u</w:t>
      </w:r>
      <w:r w:rsidRPr="002E443F">
        <w:rPr>
          <w:szCs w:val="18"/>
        </w:rPr>
        <w:t>int</w:t>
      </w:r>
      <w:r>
        <w:rPr>
          <w:szCs w:val="18"/>
        </w:rPr>
        <w:t>32_t</w:t>
      </w:r>
      <w:r w:rsidRPr="002E443F">
        <w:rPr>
          <w:szCs w:val="18"/>
        </w:rPr>
        <w:t xml:space="preserve"> attr_count,</w:t>
      </w:r>
    </w:p>
    <w:p w:rsidR="00BB1B5E" w:rsidRPr="002E443F" w:rsidRDefault="00BB1B5E" w:rsidP="00BB1B5E">
      <w:pPr>
        <w:pStyle w:val="code"/>
        <w:rPr>
          <w:szCs w:val="18"/>
        </w:rPr>
      </w:pPr>
      <w:r w:rsidRPr="002E443F">
        <w:rPr>
          <w:szCs w:val="18"/>
        </w:rPr>
        <w:t xml:space="preserve">    _Inout_ </w:t>
      </w:r>
      <w:r>
        <w:t>sai_attribute_t *</w:t>
      </w:r>
      <w:r w:rsidRPr="002E443F">
        <w:rPr>
          <w:szCs w:val="18"/>
        </w:rPr>
        <w:t xml:space="preserve">attr_list </w:t>
      </w:r>
    </w:p>
    <w:p w:rsidR="00BB1B5E" w:rsidRPr="002E443F" w:rsidRDefault="00BB1B5E" w:rsidP="00BB1B5E">
      <w:pPr>
        <w:pStyle w:val="code"/>
        <w:rPr>
          <w:szCs w:val="18"/>
        </w:rPr>
      </w:pPr>
      <w:r w:rsidRPr="002E443F">
        <w:rPr>
          <w:szCs w:val="18"/>
        </w:rPr>
        <w:t xml:space="preserve">    );</w:t>
      </w:r>
    </w:p>
    <w:p w:rsidR="00BB1B5E" w:rsidRDefault="00BB1B5E" w:rsidP="00A33299">
      <w:pPr>
        <w:pStyle w:val="Heading3"/>
        <w:numPr>
          <w:ilvl w:val="0"/>
          <w:numId w:val="0"/>
        </w:numPr>
        <w:ind w:left="720" w:hanging="720"/>
        <w:rPr>
          <w:lang w:bidi="he-IL"/>
        </w:rPr>
      </w:pPr>
    </w:p>
    <w:p w:rsidR="00C051AF" w:rsidRDefault="00C051AF" w:rsidP="00C051AF">
      <w:pPr>
        <w:pStyle w:val="Heading3"/>
        <w:rPr>
          <w:lang w:bidi="he-IL"/>
        </w:rPr>
      </w:pPr>
      <w:r w:rsidRPr="00C051AF">
        <w:t xml:space="preserve"> </w:t>
      </w:r>
      <w:bookmarkStart w:id="73" w:name="_Toc416314969"/>
      <w:r>
        <w:t xml:space="preserve">Host interface </w:t>
      </w:r>
      <w:r>
        <w:rPr>
          <w:lang w:bidi="he-IL"/>
        </w:rPr>
        <w:t>trap group</w:t>
      </w:r>
      <w:bookmarkEnd w:id="73"/>
      <w:r>
        <w:rPr>
          <w:lang w:bidi="he-IL"/>
        </w:rPr>
        <w:t xml:space="preserve"> </w:t>
      </w:r>
    </w:p>
    <w:p w:rsidR="00C051AF" w:rsidRDefault="00C051AF" w:rsidP="00C051AF">
      <w:pPr>
        <w:pStyle w:val="code"/>
      </w:pPr>
      <w:r>
        <w:t>typedef enum _sai_hostif_group_attr_t</w:t>
      </w:r>
    </w:p>
    <w:p w:rsidR="00C051AF" w:rsidRDefault="00C051AF" w:rsidP="00C051AF">
      <w:pPr>
        <w:pStyle w:val="code"/>
      </w:pPr>
      <w:r>
        <w:t>{</w:t>
      </w:r>
    </w:p>
    <w:p w:rsidR="00EA600E" w:rsidRPr="00EA600E" w:rsidRDefault="00EA600E" w:rsidP="00EA600E">
      <w:pPr>
        <w:pStyle w:val="code"/>
      </w:pPr>
      <w:r w:rsidRPr="00EA600E">
        <w:t xml:space="preserve">    /* Admin Mode [bool] (default to TRUE) */</w:t>
      </w:r>
    </w:p>
    <w:p w:rsidR="00EA600E" w:rsidRPr="00EA600E" w:rsidRDefault="00EA600E" w:rsidP="00EA600E">
      <w:pPr>
        <w:pStyle w:val="code"/>
      </w:pPr>
      <w:r w:rsidRPr="00EA600E">
        <w:t xml:space="preserve">    SAI_HOSTIF_GROUP_ATTR_ADMIN_STATE,</w:t>
      </w:r>
    </w:p>
    <w:p w:rsidR="00EA600E" w:rsidRPr="00EA600E" w:rsidRDefault="00EA600E" w:rsidP="00EA600E">
      <w:pPr>
        <w:pStyle w:val="code"/>
      </w:pPr>
    </w:p>
    <w:p w:rsidR="007A4825" w:rsidRDefault="00EA600E" w:rsidP="00CE454C">
      <w:pPr>
        <w:pStyle w:val="code"/>
      </w:pPr>
      <w:r w:rsidRPr="00EA600E">
        <w:t xml:space="preserve">    </w:t>
      </w:r>
      <w:r>
        <w:t>/* group priori</w:t>
      </w:r>
      <w:r w:rsidRPr="00EA600E">
        <w:t>ty [uint32_t] (MANDATORY_ON_CREATE)</w:t>
      </w:r>
      <w:r w:rsidR="00763EC5">
        <w:t xml:space="preserve">. This is </w:t>
      </w:r>
      <w:r w:rsidR="00CE454C">
        <w:t>equivalent</w:t>
      </w:r>
      <w:r w:rsidR="00763EC5">
        <w:t xml:space="preserve"> </w:t>
      </w:r>
    </w:p>
    <w:p w:rsidR="00EA600E" w:rsidRPr="00EA600E" w:rsidRDefault="009E77D6" w:rsidP="009E77D6">
      <w:pPr>
        <w:pStyle w:val="code"/>
      </w:pPr>
      <w:r>
        <w:t xml:space="preserve">     * </w:t>
      </w:r>
      <w:r w:rsidR="00CE454C">
        <w:t xml:space="preserve">to </w:t>
      </w:r>
      <w:r w:rsidR="00763EC5">
        <w:t xml:space="preserve">ACL table priority </w:t>
      </w:r>
      <w:r w:rsidR="00763EC5">
        <w:rPr>
          <w:rFonts w:cs="Consolas"/>
          <w:color w:val="000000"/>
          <w:sz w:val="19"/>
          <w:szCs w:val="19"/>
          <w:highlight w:val="white"/>
          <w:lang w:bidi="he-IL"/>
        </w:rPr>
        <w:t>SAI_ACL_TABLE_ATTR_PRIORITY</w:t>
      </w:r>
      <w:r w:rsidR="00EA600E" w:rsidRPr="00EA600E">
        <w:t xml:space="preserve"> */</w:t>
      </w:r>
    </w:p>
    <w:p w:rsidR="00EA600E" w:rsidRPr="00EA600E" w:rsidRDefault="00EA600E" w:rsidP="00EA600E">
      <w:pPr>
        <w:pStyle w:val="code"/>
      </w:pPr>
      <w:r w:rsidRPr="00EA600E">
        <w:t xml:space="preserve">    SAI_HOSTIF_GROUP_ATTR_PRIO,</w:t>
      </w:r>
    </w:p>
    <w:p w:rsidR="00EA600E" w:rsidRPr="00EA600E" w:rsidRDefault="00EA600E" w:rsidP="00EA600E">
      <w:pPr>
        <w:pStyle w:val="code"/>
      </w:pPr>
    </w:p>
    <w:p w:rsidR="00EA600E" w:rsidRPr="00EA600E" w:rsidRDefault="00EA600E" w:rsidP="00EA600E">
      <w:pPr>
        <w:pStyle w:val="code"/>
      </w:pPr>
      <w:r w:rsidRPr="00EA600E">
        <w:t xml:space="preserve">    /* group egress queue [uint32_t] (MANDATORY_ON_CREATE) */</w:t>
      </w:r>
    </w:p>
    <w:p w:rsidR="00C051AF" w:rsidRPr="00EA600E" w:rsidRDefault="00EA600E" w:rsidP="00EA600E">
      <w:pPr>
        <w:pStyle w:val="code"/>
      </w:pPr>
      <w:r w:rsidRPr="00EA600E">
        <w:t xml:space="preserve">    SAI_HOSTIF_GROUP_ATTR_QUEUE,</w:t>
      </w:r>
    </w:p>
    <w:p w:rsidR="00EA600E" w:rsidRDefault="00EA600E" w:rsidP="00EA600E">
      <w:pPr>
        <w:pStyle w:val="code"/>
      </w:pPr>
    </w:p>
    <w:p w:rsidR="00C051AF" w:rsidRDefault="00C051AF" w:rsidP="00C051AF">
      <w:pPr>
        <w:pStyle w:val="code"/>
      </w:pPr>
      <w:r>
        <w:t xml:space="preserve">    </w:t>
      </w:r>
      <w:r w:rsidR="00147B45">
        <w:t>/* sai_object_id_t</w:t>
      </w:r>
      <w:r>
        <w:t xml:space="preserve"> [uint32_t] */</w:t>
      </w:r>
    </w:p>
    <w:p w:rsidR="00C051AF" w:rsidRDefault="00C051AF" w:rsidP="00C051AF">
      <w:pPr>
        <w:pStyle w:val="code"/>
      </w:pPr>
      <w:r>
        <w:t xml:space="preserve">    SAI_HOSTIF_GROUP_ATTR_POLICER,</w:t>
      </w:r>
    </w:p>
    <w:p w:rsidR="00C051AF" w:rsidRDefault="00C051AF" w:rsidP="00C051AF">
      <w:pPr>
        <w:pStyle w:val="code"/>
      </w:pPr>
      <w:r>
        <w:t xml:space="preserve">    </w:t>
      </w:r>
    </w:p>
    <w:p w:rsidR="00C051AF" w:rsidRDefault="00C051AF" w:rsidP="00C051AF">
      <w:pPr>
        <w:pStyle w:val="code"/>
      </w:pPr>
      <w:r>
        <w:t xml:space="preserve">    SAI_HOSTIF_GROUP_</w:t>
      </w:r>
      <w:r w:rsidR="00211CBE">
        <w:t>ATTR_</w:t>
      </w:r>
      <w:r>
        <w:t>CUSTOM_RANGE_BASE  = 0x10000000</w:t>
      </w:r>
    </w:p>
    <w:p w:rsidR="00C051AF" w:rsidRDefault="00C051AF" w:rsidP="00C051AF">
      <w:pPr>
        <w:pStyle w:val="code"/>
      </w:pPr>
      <w:r>
        <w:t>} sai_hostif_group_attr_t;</w:t>
      </w:r>
    </w:p>
    <w:p w:rsidR="00C051AF" w:rsidRDefault="00C051AF" w:rsidP="00C051AF">
      <w:pPr>
        <w:pStyle w:val="code"/>
      </w:pPr>
    </w:p>
    <w:p w:rsidR="00C051AF" w:rsidRDefault="00C051AF" w:rsidP="00C051AF">
      <w:pPr>
        <w:pStyle w:val="code"/>
      </w:pPr>
      <w:r>
        <w:t>/*</w:t>
      </w:r>
    </w:p>
    <w:p w:rsidR="00C051AF" w:rsidRDefault="00C051AF" w:rsidP="00C051AF">
      <w:pPr>
        <w:pStyle w:val="code"/>
      </w:pPr>
      <w:r>
        <w:t>* Routine Description:</w:t>
      </w:r>
    </w:p>
    <w:p w:rsidR="00C051AF" w:rsidRDefault="00C051AF" w:rsidP="004B2C1C">
      <w:pPr>
        <w:pStyle w:val="code"/>
      </w:pPr>
      <w:r>
        <w:t xml:space="preserve">*    </w:t>
      </w:r>
      <w:r w:rsidR="004B2C1C">
        <w:t>C</w:t>
      </w:r>
      <w:r>
        <w:t>rea</w:t>
      </w:r>
      <w:r w:rsidR="004B2C1C">
        <w:t>te host interface group</w:t>
      </w:r>
    </w:p>
    <w:p w:rsidR="00C051AF" w:rsidRDefault="00C051AF" w:rsidP="00C051AF">
      <w:pPr>
        <w:pStyle w:val="code"/>
      </w:pPr>
      <w:r>
        <w:t>*</w:t>
      </w:r>
    </w:p>
    <w:p w:rsidR="00C051AF" w:rsidRDefault="00C051AF" w:rsidP="00C051AF">
      <w:pPr>
        <w:pStyle w:val="code"/>
      </w:pPr>
      <w:r>
        <w:t>* Arguments:</w:t>
      </w:r>
    </w:p>
    <w:p w:rsidR="00C051AF" w:rsidRDefault="00CE161B" w:rsidP="00C051AF">
      <w:pPr>
        <w:pStyle w:val="code"/>
      </w:pPr>
      <w:r>
        <w:t>*  [</w:t>
      </w:r>
      <w:r w:rsidR="00C051AF">
        <w:t>out] hostif_group_id  - host intarfec group id  .</w:t>
      </w:r>
    </w:p>
    <w:p w:rsidR="00C051AF" w:rsidRDefault="00C051AF" w:rsidP="00C051AF">
      <w:pPr>
        <w:pStyle w:val="code"/>
      </w:pPr>
      <w:r>
        <w:t>*  [in]</w:t>
      </w:r>
      <w:r w:rsidRPr="00144C06">
        <w:t xml:space="preserve"> </w:t>
      </w:r>
      <w:r>
        <w:t>attr_count - n</w:t>
      </w:r>
      <w:r w:rsidRPr="00144C06">
        <w:t>umber of attributes</w:t>
      </w:r>
    </w:p>
    <w:p w:rsidR="00C051AF" w:rsidRDefault="00C051AF" w:rsidP="00C051AF">
      <w:pPr>
        <w:pStyle w:val="code"/>
      </w:pPr>
      <w:r>
        <w:t>*  [in]</w:t>
      </w:r>
      <w:r w:rsidRPr="00144C06">
        <w:t xml:space="preserve"> </w:t>
      </w:r>
      <w:r>
        <w:t xml:space="preserve">attr_list - </w:t>
      </w:r>
      <w:r w:rsidRPr="00144C06">
        <w:t>array of attributes</w:t>
      </w:r>
    </w:p>
    <w:p w:rsidR="00C051AF" w:rsidRDefault="00C051AF" w:rsidP="00C051AF">
      <w:pPr>
        <w:pStyle w:val="code"/>
      </w:pPr>
      <w:r>
        <w:t>*</w:t>
      </w:r>
    </w:p>
    <w:p w:rsidR="00C051AF" w:rsidRDefault="00C051AF" w:rsidP="00C051AF">
      <w:pPr>
        <w:pStyle w:val="code"/>
      </w:pPr>
      <w:r>
        <w:t>* Return Values:</w:t>
      </w:r>
    </w:p>
    <w:p w:rsidR="00C051AF" w:rsidRDefault="00C051AF" w:rsidP="00C051AF">
      <w:pPr>
        <w:pStyle w:val="code"/>
      </w:pPr>
      <w:r>
        <w:t>*    SAI_STATUS_SUCCESS on success</w:t>
      </w:r>
    </w:p>
    <w:p w:rsidR="00C051AF" w:rsidRDefault="00C051AF" w:rsidP="00C051AF">
      <w:pPr>
        <w:pStyle w:val="code"/>
      </w:pPr>
      <w:r>
        <w:t>*    Failure status code on error</w:t>
      </w:r>
    </w:p>
    <w:p w:rsidR="00C051AF" w:rsidRDefault="00C051AF" w:rsidP="00C051AF">
      <w:pPr>
        <w:pStyle w:val="code"/>
      </w:pPr>
      <w:r>
        <w:t>*/</w:t>
      </w:r>
    </w:p>
    <w:p w:rsidR="00C051AF" w:rsidRDefault="00C051AF" w:rsidP="00C051AF">
      <w:pPr>
        <w:pStyle w:val="code"/>
      </w:pPr>
      <w:r>
        <w:t>typedef sai_status_t (*sai_create_hostif_group_fn)(</w:t>
      </w:r>
    </w:p>
    <w:p w:rsidR="00C051AF" w:rsidRDefault="00C051AF" w:rsidP="00916FA8">
      <w:pPr>
        <w:pStyle w:val="code"/>
      </w:pPr>
      <w:r>
        <w:t xml:space="preserve">    </w:t>
      </w:r>
      <w:r w:rsidR="00147B45">
        <w:t>_</w:t>
      </w:r>
      <w:r w:rsidR="00916FA8">
        <w:t>Out_</w:t>
      </w:r>
      <w:r w:rsidR="00147B45">
        <w:t xml:space="preserve"> sai_object</w:t>
      </w:r>
      <w:r>
        <w:t>_id_t</w:t>
      </w:r>
      <w:r w:rsidR="00147B45">
        <w:t xml:space="preserve"> </w:t>
      </w:r>
      <w:r>
        <w:t>*hostif_group_id,</w:t>
      </w:r>
    </w:p>
    <w:p w:rsidR="00C051AF" w:rsidRDefault="00C051AF" w:rsidP="00C051AF">
      <w:pPr>
        <w:pStyle w:val="code"/>
      </w:pPr>
      <w:r>
        <w:t xml:space="preserve">    _In_ </w:t>
      </w:r>
      <w:r w:rsidR="00DD3731">
        <w:t>u</w:t>
      </w:r>
      <w:r>
        <w:t>int</w:t>
      </w:r>
      <w:r w:rsidR="00DD3731">
        <w:t>32_t</w:t>
      </w:r>
      <w:r>
        <w:t xml:space="preserve"> attr_count,</w:t>
      </w:r>
    </w:p>
    <w:p w:rsidR="00C051AF" w:rsidRDefault="00C051AF" w:rsidP="00C051AF">
      <w:pPr>
        <w:pStyle w:val="code"/>
      </w:pPr>
      <w:r>
        <w:t xml:space="preserve">    _In_ sai_attr</w:t>
      </w:r>
      <w:r w:rsidR="004D6B87">
        <w:t>ibute</w:t>
      </w:r>
      <w:r>
        <w:t xml:space="preserve">_t * attr_list </w:t>
      </w:r>
    </w:p>
    <w:p w:rsidR="00C051AF" w:rsidRDefault="00C051AF" w:rsidP="00147B45">
      <w:pPr>
        <w:pStyle w:val="code"/>
      </w:pPr>
      <w:r>
        <w:t xml:space="preserve">   </w:t>
      </w:r>
      <w:r w:rsidR="00147B45">
        <w:t>);</w:t>
      </w:r>
    </w:p>
    <w:p w:rsidR="00C051AF" w:rsidRDefault="00C051AF" w:rsidP="00C051AF">
      <w:pPr>
        <w:pStyle w:val="code"/>
      </w:pPr>
    </w:p>
    <w:p w:rsidR="00C051AF" w:rsidRDefault="00C051AF" w:rsidP="00C051AF">
      <w:pPr>
        <w:pStyle w:val="code"/>
      </w:pPr>
      <w:r>
        <w:t>/*</w:t>
      </w:r>
    </w:p>
    <w:p w:rsidR="00C051AF" w:rsidRDefault="00C051AF" w:rsidP="00C051AF">
      <w:pPr>
        <w:pStyle w:val="code"/>
      </w:pPr>
      <w:r>
        <w:t>* Routine Description:</w:t>
      </w:r>
    </w:p>
    <w:p w:rsidR="00C051AF" w:rsidRDefault="00C051AF" w:rsidP="004B2C1C">
      <w:pPr>
        <w:pStyle w:val="code"/>
      </w:pPr>
      <w:r>
        <w:t xml:space="preserve">*    </w:t>
      </w:r>
      <w:r w:rsidR="004B2C1C">
        <w:t>Remove host interface group</w:t>
      </w:r>
    </w:p>
    <w:p w:rsidR="00C051AF" w:rsidRDefault="00C051AF" w:rsidP="00C051AF">
      <w:pPr>
        <w:pStyle w:val="code"/>
      </w:pPr>
      <w:r>
        <w:t>*</w:t>
      </w:r>
    </w:p>
    <w:p w:rsidR="00C051AF" w:rsidRDefault="00C051AF" w:rsidP="00C051AF">
      <w:pPr>
        <w:pStyle w:val="code"/>
      </w:pPr>
      <w:r>
        <w:t>* Arguments:</w:t>
      </w:r>
    </w:p>
    <w:p w:rsidR="00C051AF" w:rsidRDefault="00AF74F9" w:rsidP="00C051AF">
      <w:pPr>
        <w:pStyle w:val="code"/>
      </w:pPr>
      <w:r>
        <w:t>*  [in] hostif_group_id -</w:t>
      </w:r>
      <w:r w:rsidR="00C051AF">
        <w:t>host intarfec group id</w:t>
      </w:r>
    </w:p>
    <w:p w:rsidR="00C051AF" w:rsidRDefault="00C051AF" w:rsidP="00C051AF">
      <w:pPr>
        <w:pStyle w:val="code"/>
      </w:pPr>
      <w:r>
        <w:t xml:space="preserve">*  </w:t>
      </w:r>
    </w:p>
    <w:p w:rsidR="00C051AF" w:rsidRDefault="00C051AF" w:rsidP="00C051AF">
      <w:pPr>
        <w:pStyle w:val="code"/>
      </w:pPr>
      <w:r>
        <w:t>*</w:t>
      </w:r>
    </w:p>
    <w:p w:rsidR="00C051AF" w:rsidRDefault="00C051AF" w:rsidP="00C051AF">
      <w:pPr>
        <w:pStyle w:val="code"/>
      </w:pPr>
      <w:r>
        <w:t>* Return Values:</w:t>
      </w:r>
    </w:p>
    <w:p w:rsidR="00C051AF" w:rsidRDefault="00C051AF" w:rsidP="00C051AF">
      <w:pPr>
        <w:pStyle w:val="code"/>
      </w:pPr>
      <w:r>
        <w:t>*    SAI_STATUS_SUCCESS on success</w:t>
      </w:r>
    </w:p>
    <w:p w:rsidR="00C051AF" w:rsidRDefault="00C051AF" w:rsidP="00C051AF">
      <w:pPr>
        <w:pStyle w:val="code"/>
      </w:pPr>
      <w:r>
        <w:t>*    Failure status code on error</w:t>
      </w:r>
    </w:p>
    <w:p w:rsidR="00C051AF" w:rsidRDefault="00C051AF" w:rsidP="00C051AF">
      <w:pPr>
        <w:pStyle w:val="code"/>
      </w:pPr>
      <w:r>
        <w:t>*/</w:t>
      </w:r>
    </w:p>
    <w:p w:rsidR="00C051AF" w:rsidRDefault="00C051AF" w:rsidP="00C051AF">
      <w:pPr>
        <w:pStyle w:val="code"/>
      </w:pPr>
      <w:r>
        <w:t>typedef sai_status_t (*sai_remove_hostif_group_fn)(</w:t>
      </w:r>
    </w:p>
    <w:p w:rsidR="00C051AF" w:rsidRDefault="00C051AF" w:rsidP="00C051AF">
      <w:pPr>
        <w:pStyle w:val="code"/>
      </w:pPr>
      <w:r>
        <w:t xml:space="preserve">     </w:t>
      </w:r>
      <w:r w:rsidR="00DF63E4">
        <w:t>_I</w:t>
      </w:r>
      <w:r w:rsidR="00147B45">
        <w:t>n_ sai_object</w:t>
      </w:r>
      <w:r>
        <w:t>_id_t</w:t>
      </w:r>
      <w:r w:rsidRPr="00EE6E17">
        <w:t xml:space="preserve"> </w:t>
      </w:r>
      <w:r w:rsidR="00DC72C4">
        <w:t>hostif_group_id</w:t>
      </w:r>
    </w:p>
    <w:p w:rsidR="00C051AF" w:rsidRDefault="00C051AF" w:rsidP="00C051AF">
      <w:pPr>
        <w:pStyle w:val="code"/>
      </w:pPr>
      <w:r>
        <w:t xml:space="preserve">   );</w:t>
      </w:r>
    </w:p>
    <w:p w:rsidR="00C051AF" w:rsidRDefault="00C051AF" w:rsidP="00C051AF">
      <w:pPr>
        <w:pStyle w:val="code"/>
      </w:pPr>
    </w:p>
    <w:p w:rsidR="00C051AF" w:rsidRDefault="00C051AF" w:rsidP="00C051AF">
      <w:pPr>
        <w:pStyle w:val="code"/>
      </w:pPr>
      <w:r>
        <w:t>/*</w:t>
      </w:r>
    </w:p>
    <w:p w:rsidR="00C051AF" w:rsidRDefault="00C051AF" w:rsidP="00C051AF">
      <w:pPr>
        <w:pStyle w:val="code"/>
      </w:pPr>
      <w:r>
        <w:t>* Routine Description:</w:t>
      </w:r>
    </w:p>
    <w:p w:rsidR="00C051AF" w:rsidRDefault="00C051AF" w:rsidP="00C051AF">
      <w:pPr>
        <w:pStyle w:val="code"/>
      </w:pPr>
      <w:r>
        <w:t>*   Set host interface group attribute value.</w:t>
      </w:r>
    </w:p>
    <w:p w:rsidR="00C051AF" w:rsidRDefault="00C051AF" w:rsidP="00C051AF">
      <w:pPr>
        <w:pStyle w:val="code"/>
      </w:pPr>
      <w:r>
        <w:t>*</w:t>
      </w:r>
    </w:p>
    <w:p w:rsidR="00C051AF" w:rsidRDefault="00C051AF" w:rsidP="00C051AF">
      <w:pPr>
        <w:pStyle w:val="code"/>
      </w:pPr>
      <w:r>
        <w:t>* Arguments:</w:t>
      </w:r>
    </w:p>
    <w:p w:rsidR="00C051AF" w:rsidRDefault="00C051AF" w:rsidP="00147B45">
      <w:pPr>
        <w:pStyle w:val="code"/>
      </w:pPr>
      <w:r>
        <w:t>*    [in] hostif_grou</w:t>
      </w:r>
      <w:r w:rsidR="00147B45">
        <w:t xml:space="preserve">p_id - host intarfec group id  </w:t>
      </w:r>
    </w:p>
    <w:p w:rsidR="00C051AF" w:rsidRDefault="00C051AF" w:rsidP="00C051AF">
      <w:pPr>
        <w:pStyle w:val="code"/>
      </w:pPr>
      <w:r>
        <w:t>*    [in]</w:t>
      </w:r>
      <w:r w:rsidRPr="00144C06">
        <w:t xml:space="preserve"> </w:t>
      </w:r>
      <w:r w:rsidR="00AF74F9">
        <w:t>attr</w:t>
      </w:r>
      <w:r w:rsidR="00147B45">
        <w:t xml:space="preserve"> - attribute</w:t>
      </w:r>
    </w:p>
    <w:p w:rsidR="00C051AF" w:rsidRDefault="00C051AF" w:rsidP="00C051AF">
      <w:pPr>
        <w:pStyle w:val="code"/>
      </w:pPr>
      <w:r>
        <w:t>*</w:t>
      </w:r>
    </w:p>
    <w:p w:rsidR="00C051AF" w:rsidRDefault="00C051AF" w:rsidP="00C051AF">
      <w:pPr>
        <w:pStyle w:val="code"/>
      </w:pPr>
      <w:r>
        <w:t>* Return Values:</w:t>
      </w:r>
    </w:p>
    <w:p w:rsidR="00C051AF" w:rsidRDefault="00C051AF" w:rsidP="00C051AF">
      <w:pPr>
        <w:pStyle w:val="code"/>
      </w:pPr>
      <w:r>
        <w:t>*    SAI_STATUS_SUCCESS on success</w:t>
      </w:r>
    </w:p>
    <w:p w:rsidR="00C051AF" w:rsidRDefault="00C051AF" w:rsidP="00C051AF">
      <w:pPr>
        <w:pStyle w:val="code"/>
      </w:pPr>
      <w:r>
        <w:t>*    Failure status code on error</w:t>
      </w:r>
    </w:p>
    <w:p w:rsidR="00C051AF" w:rsidRDefault="00C051AF" w:rsidP="00C051AF">
      <w:pPr>
        <w:pStyle w:val="code"/>
      </w:pPr>
      <w:r>
        <w:t>*/</w:t>
      </w:r>
    </w:p>
    <w:p w:rsidR="00C051AF" w:rsidRDefault="00C051AF" w:rsidP="00C051AF">
      <w:pPr>
        <w:pStyle w:val="code"/>
      </w:pPr>
      <w:r>
        <w:lastRenderedPageBreak/>
        <w:t>typedef sai_status_t (*</w:t>
      </w:r>
      <w:r w:rsidRPr="000409F3">
        <w:t>sai_set_</w:t>
      </w:r>
      <w:r>
        <w:t>hostif_group_</w:t>
      </w:r>
      <w:r w:rsidRPr="000409F3">
        <w:t xml:space="preserve">attribute_fn </w:t>
      </w:r>
      <w:r>
        <w:t>)</w:t>
      </w:r>
    </w:p>
    <w:p w:rsidR="00C051AF" w:rsidRDefault="00C051AF" w:rsidP="00C051AF">
      <w:pPr>
        <w:pStyle w:val="code"/>
      </w:pPr>
      <w:r>
        <w:t xml:space="preserve">    (</w:t>
      </w:r>
    </w:p>
    <w:p w:rsidR="00C051AF" w:rsidRDefault="00C051AF" w:rsidP="00147B45">
      <w:pPr>
        <w:pStyle w:val="code"/>
      </w:pPr>
      <w:r>
        <w:t xml:space="preserve">    </w:t>
      </w:r>
      <w:r>
        <w:tab/>
      </w:r>
      <w:r>
        <w:tab/>
      </w:r>
      <w:r w:rsidR="008B6BDA">
        <w:t>_I</w:t>
      </w:r>
      <w:r w:rsidR="00147B45">
        <w:t>n_ sai_object_id</w:t>
      </w:r>
      <w:r>
        <w:t>_t</w:t>
      </w:r>
      <w:r w:rsidRPr="00EE6E17">
        <w:t xml:space="preserve"> </w:t>
      </w:r>
      <w:r>
        <w:t xml:space="preserve">hostif_group_id, </w:t>
      </w:r>
    </w:p>
    <w:p w:rsidR="00C051AF" w:rsidRDefault="00C051AF" w:rsidP="004D6B87">
      <w:pPr>
        <w:pStyle w:val="code"/>
      </w:pPr>
      <w:r>
        <w:t xml:space="preserve">   </w:t>
      </w:r>
      <w:r>
        <w:tab/>
      </w:r>
      <w:r>
        <w:tab/>
      </w:r>
      <w:r w:rsidR="00147B45">
        <w:t xml:space="preserve">_In_ </w:t>
      </w:r>
      <w:r w:rsidR="004D6B87">
        <w:t>sai_attribute_t *attr</w:t>
      </w:r>
      <w:r>
        <w:t xml:space="preserve"> </w:t>
      </w:r>
    </w:p>
    <w:p w:rsidR="00C051AF" w:rsidRDefault="00C051AF" w:rsidP="00C051AF">
      <w:pPr>
        <w:pStyle w:val="code"/>
      </w:pPr>
      <w:r>
        <w:t xml:space="preserve">    );</w:t>
      </w:r>
    </w:p>
    <w:p w:rsidR="00C051AF" w:rsidRDefault="00C051AF" w:rsidP="00C051AF">
      <w:pPr>
        <w:pStyle w:val="code"/>
      </w:pPr>
    </w:p>
    <w:p w:rsidR="00C051AF" w:rsidRDefault="00C051AF" w:rsidP="00C051AF">
      <w:pPr>
        <w:pStyle w:val="code"/>
      </w:pPr>
      <w:r>
        <w:t>/*</w:t>
      </w:r>
    </w:p>
    <w:p w:rsidR="00C051AF" w:rsidRDefault="00C051AF" w:rsidP="00C051AF">
      <w:pPr>
        <w:pStyle w:val="code"/>
      </w:pPr>
      <w:r>
        <w:t>* Routine Description:</w:t>
      </w:r>
    </w:p>
    <w:p w:rsidR="00C051AF" w:rsidRDefault="00C051AF" w:rsidP="00C051AF">
      <w:pPr>
        <w:pStyle w:val="code"/>
      </w:pPr>
      <w:r>
        <w:t>*   get host interface group attribute value.</w:t>
      </w:r>
    </w:p>
    <w:p w:rsidR="00C051AF" w:rsidRDefault="00C051AF" w:rsidP="00C051AF">
      <w:pPr>
        <w:pStyle w:val="code"/>
      </w:pPr>
      <w:r>
        <w:t>*</w:t>
      </w:r>
    </w:p>
    <w:p w:rsidR="00C051AF" w:rsidRDefault="00C051AF" w:rsidP="00C051AF">
      <w:pPr>
        <w:pStyle w:val="code"/>
      </w:pPr>
      <w:r>
        <w:t>* Arguments:</w:t>
      </w:r>
    </w:p>
    <w:p w:rsidR="00C051AF" w:rsidRDefault="00C051AF" w:rsidP="00C051AF">
      <w:pPr>
        <w:pStyle w:val="code"/>
      </w:pPr>
      <w:r>
        <w:t xml:space="preserve">*    [in] hostif_group_id - host intarfec group id  </w:t>
      </w:r>
    </w:p>
    <w:p w:rsidR="00C051AF" w:rsidRDefault="00C051AF" w:rsidP="00C051AF">
      <w:pPr>
        <w:pStyle w:val="code"/>
      </w:pPr>
      <w:r>
        <w:t>*    [in]</w:t>
      </w:r>
      <w:r w:rsidRPr="00144C06">
        <w:t xml:space="preserve"> </w:t>
      </w:r>
      <w:r>
        <w:t>attr_count - n</w:t>
      </w:r>
      <w:r w:rsidRPr="00144C06">
        <w:t>umber of attributes</w:t>
      </w:r>
    </w:p>
    <w:p w:rsidR="00C051AF" w:rsidRDefault="00C051AF" w:rsidP="00C051AF">
      <w:pPr>
        <w:pStyle w:val="code"/>
      </w:pPr>
      <w:r>
        <w:t>*    [in,out]</w:t>
      </w:r>
      <w:r w:rsidRPr="00144C06">
        <w:t xml:space="preserve"> </w:t>
      </w:r>
      <w:r>
        <w:t xml:space="preserve">attr_list - </w:t>
      </w:r>
      <w:r w:rsidRPr="00144C06">
        <w:t>array of attributes</w:t>
      </w:r>
    </w:p>
    <w:p w:rsidR="00C051AF" w:rsidRDefault="00C051AF" w:rsidP="00C051AF">
      <w:pPr>
        <w:pStyle w:val="code"/>
      </w:pPr>
      <w:r>
        <w:t>*</w:t>
      </w:r>
    </w:p>
    <w:p w:rsidR="00C051AF" w:rsidRDefault="00C051AF" w:rsidP="00C051AF">
      <w:pPr>
        <w:pStyle w:val="code"/>
      </w:pPr>
      <w:r>
        <w:t>*</w:t>
      </w:r>
    </w:p>
    <w:p w:rsidR="00C051AF" w:rsidRDefault="00C051AF" w:rsidP="00C051AF">
      <w:pPr>
        <w:pStyle w:val="code"/>
      </w:pPr>
      <w:r>
        <w:t>* Return Values:</w:t>
      </w:r>
    </w:p>
    <w:p w:rsidR="00C051AF" w:rsidRDefault="00C051AF" w:rsidP="00C051AF">
      <w:pPr>
        <w:pStyle w:val="code"/>
      </w:pPr>
      <w:r>
        <w:t>*    SAI_STATUS_SUCCESS on success</w:t>
      </w:r>
    </w:p>
    <w:p w:rsidR="00C051AF" w:rsidRDefault="00C051AF" w:rsidP="00C051AF">
      <w:pPr>
        <w:pStyle w:val="code"/>
      </w:pPr>
      <w:r>
        <w:t>*    Failure status code on error</w:t>
      </w:r>
    </w:p>
    <w:p w:rsidR="00C051AF" w:rsidRDefault="00C051AF" w:rsidP="00C051AF">
      <w:pPr>
        <w:pStyle w:val="code"/>
      </w:pPr>
      <w:r>
        <w:t>*/</w:t>
      </w:r>
    </w:p>
    <w:p w:rsidR="00C051AF" w:rsidRDefault="00C051AF" w:rsidP="00C051AF">
      <w:pPr>
        <w:pStyle w:val="code"/>
      </w:pPr>
      <w:r>
        <w:t>typedef sai_status_t (*sai_get</w:t>
      </w:r>
      <w:r w:rsidRPr="000409F3">
        <w:t>_</w:t>
      </w:r>
      <w:r>
        <w:t>hostif_group_</w:t>
      </w:r>
      <w:r w:rsidRPr="000409F3">
        <w:t xml:space="preserve">attribute_fn </w:t>
      </w:r>
      <w:r>
        <w:t>)(</w:t>
      </w:r>
    </w:p>
    <w:p w:rsidR="00C051AF" w:rsidRDefault="00C051AF" w:rsidP="00C051AF">
      <w:pPr>
        <w:pStyle w:val="code"/>
      </w:pPr>
      <w:r>
        <w:t xml:space="preserve">    </w:t>
      </w:r>
      <w:r w:rsidR="008B6BDA">
        <w:t>_I</w:t>
      </w:r>
      <w:r w:rsidR="00147B45">
        <w:t>n_ sai_object</w:t>
      </w:r>
      <w:r>
        <w:t>_id_t</w:t>
      </w:r>
      <w:r w:rsidRPr="00EE6E17">
        <w:t xml:space="preserve"> </w:t>
      </w:r>
      <w:r>
        <w:t xml:space="preserve">hostif_group_id, </w:t>
      </w:r>
    </w:p>
    <w:p w:rsidR="00C051AF" w:rsidRDefault="00C051AF" w:rsidP="00C051AF">
      <w:pPr>
        <w:pStyle w:val="code"/>
      </w:pPr>
      <w:r>
        <w:t xml:space="preserve">    _In_ </w:t>
      </w:r>
      <w:r w:rsidR="008C1A77">
        <w:t>u</w:t>
      </w:r>
      <w:r>
        <w:t>int</w:t>
      </w:r>
      <w:r w:rsidR="008C1A77">
        <w:t>32_t</w:t>
      </w:r>
      <w:r>
        <w:t xml:space="preserve"> attr_count,</w:t>
      </w:r>
    </w:p>
    <w:p w:rsidR="00C051AF" w:rsidRDefault="004D6B87" w:rsidP="00C051AF">
      <w:pPr>
        <w:pStyle w:val="code"/>
      </w:pPr>
      <w:r>
        <w:t xml:space="preserve">    _Inout_ sai_attribute_t *</w:t>
      </w:r>
      <w:r w:rsidR="00C051AF">
        <w:t xml:space="preserve">attr_list </w:t>
      </w:r>
    </w:p>
    <w:p w:rsidR="00C051AF" w:rsidRDefault="00C051AF" w:rsidP="00C051AF">
      <w:pPr>
        <w:pStyle w:val="code"/>
      </w:pPr>
      <w:r>
        <w:t xml:space="preserve">    );</w:t>
      </w:r>
    </w:p>
    <w:p w:rsidR="009172DD" w:rsidRDefault="009172DD" w:rsidP="00C051AF">
      <w:pPr>
        <w:pStyle w:val="code"/>
      </w:pPr>
    </w:p>
    <w:p w:rsidR="009172DD" w:rsidRDefault="009172DD" w:rsidP="009172DD">
      <w:pPr>
        <w:pStyle w:val="Heading3"/>
        <w:numPr>
          <w:ilvl w:val="0"/>
          <w:numId w:val="0"/>
        </w:numPr>
        <w:rPr>
          <w:lang w:bidi="he-IL"/>
        </w:rPr>
      </w:pPr>
    </w:p>
    <w:p w:rsidR="002E443F" w:rsidRDefault="002E443F" w:rsidP="002E443F">
      <w:pPr>
        <w:pStyle w:val="Heading3"/>
        <w:rPr>
          <w:lang w:bidi="he-IL"/>
        </w:rPr>
      </w:pPr>
      <w:bookmarkStart w:id="74" w:name="_Toc416314973"/>
      <w:r>
        <w:t xml:space="preserve">Host interface </w:t>
      </w:r>
      <w:r>
        <w:rPr>
          <w:lang w:bidi="he-IL"/>
        </w:rPr>
        <w:t>packet send and receive</w:t>
      </w:r>
      <w:bookmarkEnd w:id="74"/>
    </w:p>
    <w:p w:rsidR="008C3C58" w:rsidRDefault="008C3C58" w:rsidP="008C3C58">
      <w:pPr>
        <w:pStyle w:val="code"/>
      </w:pPr>
      <w:r>
        <w:t>typedef enum _sai_tx_type</w:t>
      </w:r>
    </w:p>
    <w:p w:rsidR="008C3C58" w:rsidRPr="00B21172" w:rsidRDefault="008C3C58" w:rsidP="008C3C58">
      <w:pPr>
        <w:pStyle w:val="code"/>
      </w:pPr>
      <w:r>
        <w:t>{</w:t>
      </w:r>
    </w:p>
    <w:p w:rsidR="008C3C58" w:rsidRDefault="00BE240F" w:rsidP="008C3C58">
      <w:pPr>
        <w:pStyle w:val="code"/>
        <w:rPr>
          <w:rFonts w:ascii="Calibri" w:hAnsi="Calibri" w:cs="Calibri"/>
          <w:lang w:val="en"/>
        </w:rPr>
      </w:pPr>
      <w:r>
        <w:rPr>
          <w:rFonts w:ascii="Calibri" w:hAnsi="Calibri" w:cs="Calibri"/>
          <w:lang w:val="en"/>
        </w:rPr>
        <w:t xml:space="preserve">                 SAI_TX_TYPE_</w:t>
      </w:r>
      <w:r w:rsidR="008C3C58">
        <w:rPr>
          <w:rFonts w:ascii="Calibri" w:hAnsi="Calibri" w:cs="Calibri"/>
          <w:lang w:val="en"/>
        </w:rPr>
        <w:t>PIPELINE_LOOKUP,</w:t>
      </w:r>
    </w:p>
    <w:p w:rsidR="00CE29C3" w:rsidRPr="00B21172" w:rsidRDefault="00CE29C3" w:rsidP="008C3C58">
      <w:pPr>
        <w:pStyle w:val="code"/>
      </w:pPr>
    </w:p>
    <w:p w:rsidR="008C3C58" w:rsidRDefault="008C3C58" w:rsidP="008C3C58">
      <w:pPr>
        <w:pStyle w:val="code"/>
        <w:rPr>
          <w:rFonts w:ascii="Calibri" w:hAnsi="Calibri" w:cs="Calibri"/>
          <w:lang w:val="en"/>
        </w:rPr>
      </w:pPr>
      <w:r>
        <w:rPr>
          <w:rFonts w:ascii="Calibri" w:hAnsi="Calibri" w:cs="Calibri"/>
          <w:lang w:val="en"/>
        </w:rPr>
        <w:t xml:space="preserve">                 SAI_TX_TYPE_PIPELINE_BYPASS,</w:t>
      </w:r>
    </w:p>
    <w:p w:rsidR="00CE29C3" w:rsidRDefault="00CE29C3" w:rsidP="008C3C58">
      <w:pPr>
        <w:pStyle w:val="code"/>
        <w:rPr>
          <w:rFonts w:ascii="Calibri" w:hAnsi="Calibri" w:cs="Calibri"/>
          <w:lang w:val="en"/>
        </w:rPr>
      </w:pPr>
    </w:p>
    <w:p w:rsidR="008C3C58" w:rsidRPr="006915D1" w:rsidRDefault="00BE240F" w:rsidP="008C3C58">
      <w:pPr>
        <w:pStyle w:val="code"/>
      </w:pPr>
      <w:r>
        <w:t xml:space="preserve">       SAI_</w:t>
      </w:r>
      <w:r w:rsidR="008C3C58">
        <w:rPr>
          <w:rFonts w:ascii="Calibri" w:hAnsi="Calibri" w:cs="Calibri"/>
          <w:lang w:val="en"/>
        </w:rPr>
        <w:t>TX_TYPE</w:t>
      </w:r>
      <w:r w:rsidR="008C3C58">
        <w:t>_CUSTOM_RANGE_BASE  = 0x10000000</w:t>
      </w:r>
    </w:p>
    <w:p w:rsidR="008C3C58" w:rsidRDefault="008C3C58" w:rsidP="008C3C58">
      <w:pPr>
        <w:pStyle w:val="code"/>
      </w:pPr>
    </w:p>
    <w:p w:rsidR="008C3C58" w:rsidRDefault="008C3C58" w:rsidP="008C3C58">
      <w:pPr>
        <w:pStyle w:val="code"/>
      </w:pPr>
      <w:r>
        <w:t>}</w:t>
      </w:r>
      <w:r w:rsidRPr="00884A9E">
        <w:t xml:space="preserve"> </w:t>
      </w:r>
      <w:r>
        <w:t>sai_tx_type_t</w:t>
      </w:r>
      <w:r w:rsidR="00C52049">
        <w:t>;</w:t>
      </w:r>
    </w:p>
    <w:p w:rsidR="008C3C58" w:rsidRDefault="008C3C58" w:rsidP="008C3C58">
      <w:pPr>
        <w:pStyle w:val="code"/>
      </w:pPr>
    </w:p>
    <w:p w:rsidR="008C3C58" w:rsidRDefault="008C3C58" w:rsidP="008C3C58">
      <w:pPr>
        <w:pStyle w:val="code"/>
      </w:pPr>
      <w:r>
        <w:t>typedef enum _sai_packet_attr</w:t>
      </w:r>
    </w:p>
    <w:p w:rsidR="008C3C58" w:rsidRDefault="008C3C58" w:rsidP="008C3C58">
      <w:pPr>
        <w:pStyle w:val="code"/>
      </w:pPr>
      <w:r>
        <w:t>{</w:t>
      </w:r>
    </w:p>
    <w:p w:rsidR="009E1359" w:rsidRDefault="008C3C58" w:rsidP="008C3C58">
      <w:pPr>
        <w:pStyle w:val="code"/>
      </w:pPr>
      <w:r>
        <w:t xml:space="preserve">    </w:t>
      </w:r>
      <w:r>
        <w:tab/>
      </w:r>
      <w:r w:rsidR="009E1359">
        <w:t>/* Trap ID [sai_hostif_trap_id_t] */</w:t>
      </w:r>
    </w:p>
    <w:p w:rsidR="008C3C58" w:rsidRDefault="009E1359" w:rsidP="008C3C58">
      <w:pPr>
        <w:pStyle w:val="code"/>
      </w:pPr>
      <w:r>
        <w:t xml:space="preserve">       </w:t>
      </w:r>
      <w:r w:rsidR="008C3C58">
        <w:t>SAI_PACKET_TRAP_ID,</w:t>
      </w:r>
    </w:p>
    <w:p w:rsidR="008C3C58" w:rsidRDefault="008C3C58" w:rsidP="008C3C58">
      <w:pPr>
        <w:pStyle w:val="code"/>
      </w:pPr>
    </w:p>
    <w:p w:rsidR="00477669" w:rsidRDefault="00477669" w:rsidP="008C3C58">
      <w:pPr>
        <w:pStyle w:val="code"/>
      </w:pPr>
      <w:r>
        <w:t xml:space="preserve">       /* Ingress port </w:t>
      </w:r>
      <w:r w:rsidR="00A12A9F">
        <w:t xml:space="preserve">[sai_object_id_t] </w:t>
      </w:r>
      <w:r>
        <w:t>*/</w:t>
      </w:r>
    </w:p>
    <w:p w:rsidR="008C3C58" w:rsidRDefault="008C3C58" w:rsidP="008C3C58">
      <w:pPr>
        <w:pStyle w:val="code"/>
      </w:pPr>
      <w:r>
        <w:t xml:space="preserve">    </w:t>
      </w:r>
      <w:r>
        <w:tab/>
        <w:t>SAI_PACKET_INGRESS_PORT,</w:t>
      </w:r>
    </w:p>
    <w:p w:rsidR="008C3C58" w:rsidRDefault="008C3C58" w:rsidP="008C3C58">
      <w:pPr>
        <w:pStyle w:val="code"/>
      </w:pPr>
    </w:p>
    <w:p w:rsidR="00A12A9F" w:rsidRDefault="00A12A9F" w:rsidP="008C3C58">
      <w:pPr>
        <w:pStyle w:val="code"/>
      </w:pPr>
      <w:r>
        <w:t xml:space="preserve">       /* Ingress LAG [sai_object_id_t] */</w:t>
      </w:r>
    </w:p>
    <w:p w:rsidR="008C3C58" w:rsidRDefault="008C3C58" w:rsidP="008C3C58">
      <w:pPr>
        <w:pStyle w:val="code"/>
        <w:ind w:firstLine="720"/>
      </w:pPr>
      <w:r>
        <w:t>SAI_PACKET_INGRESS_LAG,</w:t>
      </w:r>
    </w:p>
    <w:p w:rsidR="008C3C58" w:rsidRDefault="008C3C58" w:rsidP="008C3C58">
      <w:pPr>
        <w:pStyle w:val="code"/>
        <w:ind w:firstLine="720"/>
      </w:pPr>
    </w:p>
    <w:p w:rsidR="00BB2788" w:rsidRDefault="008C3C58" w:rsidP="00A12A9F">
      <w:pPr>
        <w:pStyle w:val="code"/>
      </w:pPr>
      <w:r>
        <w:t xml:space="preserve">     </w:t>
      </w:r>
      <w:r w:rsidR="003C4B3E">
        <w:t xml:space="preserve"> </w:t>
      </w:r>
      <w:r>
        <w:t xml:space="preserve"> </w:t>
      </w:r>
      <w:r w:rsidR="00A12A9F">
        <w:t>/* Egress port [sai_object_id_t]</w:t>
      </w:r>
      <w:r w:rsidR="005E68CF">
        <w:t xml:space="preserve">. </w:t>
      </w:r>
    </w:p>
    <w:p w:rsidR="00A12A9F" w:rsidRDefault="00BB2788" w:rsidP="00A12A9F">
      <w:pPr>
        <w:pStyle w:val="code"/>
      </w:pPr>
      <w:r>
        <w:t xml:space="preserve">        * </w:t>
      </w:r>
      <w:r w:rsidR="005E68CF">
        <w:t>Either Port</w:t>
      </w:r>
      <w:r>
        <w:t>,</w:t>
      </w:r>
      <w:r w:rsidR="005E68CF">
        <w:t xml:space="preserve"> or LAG</w:t>
      </w:r>
      <w:r>
        <w:t>,</w:t>
      </w:r>
      <w:r w:rsidR="005E68CF">
        <w:t xml:space="preserve"> or both </w:t>
      </w:r>
      <w:r>
        <w:t>attributes, should be provided on TX</w:t>
      </w:r>
      <w:r w:rsidR="00A12A9F">
        <w:t xml:space="preserve"> */</w:t>
      </w:r>
    </w:p>
    <w:p w:rsidR="008C3C58" w:rsidRDefault="00A12A9F" w:rsidP="00A12A9F">
      <w:pPr>
        <w:pStyle w:val="code"/>
      </w:pPr>
      <w:r>
        <w:t xml:space="preserve">    </w:t>
      </w:r>
      <w:r>
        <w:tab/>
      </w:r>
      <w:r w:rsidR="003C4B3E">
        <w:t>SAI_PACKET_EGRESS_PORT,</w:t>
      </w:r>
    </w:p>
    <w:p w:rsidR="003C4B3E" w:rsidRDefault="003C4B3E" w:rsidP="003C4B3E">
      <w:pPr>
        <w:pStyle w:val="code"/>
      </w:pPr>
    </w:p>
    <w:p w:rsidR="00A12A9F" w:rsidRDefault="00A12A9F" w:rsidP="00A12A9F">
      <w:pPr>
        <w:pStyle w:val="code"/>
      </w:pPr>
      <w:r>
        <w:t xml:space="preserve">       /* Egress LAG [sai_object_id_t] */</w:t>
      </w:r>
    </w:p>
    <w:p w:rsidR="003C4B3E" w:rsidRDefault="003C4B3E" w:rsidP="003C4B3E">
      <w:pPr>
        <w:pStyle w:val="code"/>
        <w:ind w:firstLine="720"/>
      </w:pPr>
      <w:r>
        <w:t>SAI_PACKET_EGRESS_LAG,</w:t>
      </w:r>
    </w:p>
    <w:p w:rsidR="003C4B3E" w:rsidRDefault="003C4B3E" w:rsidP="003C4B3E">
      <w:pPr>
        <w:pStyle w:val="code"/>
        <w:ind w:firstLine="720"/>
      </w:pPr>
    </w:p>
    <w:p w:rsidR="00A12A9F" w:rsidRDefault="00A12A9F" w:rsidP="003C4B3E">
      <w:pPr>
        <w:pStyle w:val="code"/>
      </w:pPr>
      <w:r>
        <w:tab/>
        <w:t>/* Egress Queue [sai_object_id_t]</w:t>
      </w:r>
      <w:r w:rsidR="002E2318">
        <w:t>. Optional</w:t>
      </w:r>
      <w:r>
        <w:t xml:space="preserve"> */</w:t>
      </w:r>
    </w:p>
    <w:p w:rsidR="0060195C" w:rsidRDefault="001D1762" w:rsidP="0060195C">
      <w:pPr>
        <w:pStyle w:val="code"/>
      </w:pPr>
      <w:r>
        <w:t xml:space="preserve">       SAI_PACKET_EGRESS_QUEUE</w:t>
      </w:r>
      <w:r w:rsidR="0060195C">
        <w:t>,</w:t>
      </w:r>
    </w:p>
    <w:p w:rsidR="0060195C" w:rsidRDefault="0060195C" w:rsidP="003C4B3E">
      <w:pPr>
        <w:pStyle w:val="code"/>
      </w:pPr>
    </w:p>
    <w:p w:rsidR="008C3C58" w:rsidRDefault="00B8454F" w:rsidP="008C3C58">
      <w:pPr>
        <w:pStyle w:val="code"/>
      </w:pPr>
      <w:r>
        <w:lastRenderedPageBreak/>
        <w:t xml:space="preserve">       /* </w:t>
      </w:r>
      <w:r w:rsidR="00F67A9A">
        <w:t>TX</w:t>
      </w:r>
      <w:r w:rsidR="008C3C58">
        <w:t xml:space="preserve"> type [sai_tx_type_t]</w:t>
      </w:r>
      <w:r w:rsidR="002E2318">
        <w:t>. Mandatory</w:t>
      </w:r>
      <w:r>
        <w:t xml:space="preserve"> */</w:t>
      </w:r>
    </w:p>
    <w:p w:rsidR="008C3C58" w:rsidRDefault="008C3C58" w:rsidP="008C3C58">
      <w:pPr>
        <w:pStyle w:val="code"/>
      </w:pPr>
      <w:r>
        <w:t xml:space="preserve">       SAI_PACKET_TX_TYPE, </w:t>
      </w:r>
    </w:p>
    <w:p w:rsidR="008C3C58" w:rsidRDefault="008C3C58" w:rsidP="008C3C58">
      <w:pPr>
        <w:pStyle w:val="code"/>
      </w:pPr>
      <w:r>
        <w:t xml:space="preserve">        </w:t>
      </w:r>
    </w:p>
    <w:p w:rsidR="008C3C58" w:rsidRDefault="008C3C58" w:rsidP="008C3C58">
      <w:pPr>
        <w:pStyle w:val="code"/>
      </w:pPr>
      <w:r>
        <w:t>} sai_packet_attr_t;</w:t>
      </w:r>
    </w:p>
    <w:p w:rsidR="008C3C58" w:rsidRDefault="008C3C58" w:rsidP="008C3C58">
      <w:pPr>
        <w:pStyle w:val="code"/>
      </w:pPr>
    </w:p>
    <w:p w:rsidR="0044186B" w:rsidRDefault="0044186B" w:rsidP="0044186B">
      <w:pPr>
        <w:pStyle w:val="code"/>
      </w:pPr>
      <w:r>
        <w:t>/*</w:t>
      </w:r>
    </w:p>
    <w:p w:rsidR="0044186B" w:rsidRDefault="0044186B" w:rsidP="0044186B">
      <w:pPr>
        <w:pStyle w:val="code"/>
      </w:pPr>
      <w:r>
        <w:t>* Routine Description:</w:t>
      </w:r>
    </w:p>
    <w:p w:rsidR="0044186B" w:rsidRDefault="0044186B" w:rsidP="009847D2">
      <w:pPr>
        <w:pStyle w:val="code"/>
      </w:pPr>
      <w:r>
        <w:t>*   hostif receive fun</w:t>
      </w:r>
      <w:r w:rsidR="009847D2">
        <w:t>c</w:t>
      </w:r>
      <w:r>
        <w:t>tion</w:t>
      </w:r>
    </w:p>
    <w:p w:rsidR="0044186B" w:rsidRDefault="0044186B" w:rsidP="0044186B">
      <w:pPr>
        <w:pStyle w:val="code"/>
      </w:pPr>
      <w:r>
        <w:t>*</w:t>
      </w:r>
    </w:p>
    <w:p w:rsidR="0044186B" w:rsidRDefault="0044186B" w:rsidP="0044186B">
      <w:pPr>
        <w:pStyle w:val="code"/>
      </w:pPr>
      <w:r>
        <w:t>* Arguments:</w:t>
      </w:r>
    </w:p>
    <w:p w:rsidR="0044186B" w:rsidRDefault="0044186B" w:rsidP="009847D2">
      <w:pPr>
        <w:pStyle w:val="code"/>
      </w:pPr>
      <w:r>
        <w:t xml:space="preserve">*    </w:t>
      </w:r>
      <w:r w:rsidR="008772AE">
        <w:t>[in]  hif_id</w:t>
      </w:r>
      <w:r>
        <w:t xml:space="preserve">  - host int</w:t>
      </w:r>
      <w:r w:rsidR="009847D2">
        <w:t>e</w:t>
      </w:r>
      <w:r>
        <w:t xml:space="preserve">rface </w:t>
      </w:r>
      <w:r w:rsidR="009847D2">
        <w:t>id</w:t>
      </w:r>
    </w:p>
    <w:p w:rsidR="0044186B" w:rsidRDefault="0044186B" w:rsidP="0044186B">
      <w:pPr>
        <w:pStyle w:val="code"/>
      </w:pPr>
      <w:r>
        <w:t xml:space="preserve">*    [out] buffer – packet buffer  </w:t>
      </w:r>
    </w:p>
    <w:p w:rsidR="0044186B" w:rsidRDefault="0044186B" w:rsidP="00012581">
      <w:pPr>
        <w:pStyle w:val="code"/>
      </w:pPr>
      <w:r>
        <w:t>*    [</w:t>
      </w:r>
      <w:r w:rsidR="00042AFE">
        <w:t>in,</w:t>
      </w:r>
      <w:r w:rsidR="00115A80">
        <w:t>out] buffer_</w:t>
      </w:r>
      <w:r>
        <w:t xml:space="preserve">size- </w:t>
      </w:r>
      <w:r w:rsidR="00042AFE">
        <w:t xml:space="preserve">[in] </w:t>
      </w:r>
      <w:r w:rsidR="00012581">
        <w:t xml:space="preserve">allocated </w:t>
      </w:r>
      <w:r w:rsidR="00042AFE">
        <w:t>buffer</w:t>
      </w:r>
      <w:r w:rsidR="00012581">
        <w:t xml:space="preserve"> size. [</w:t>
      </w:r>
      <w:r w:rsidR="00042AFE">
        <w:t xml:space="preserve">out] actual packet </w:t>
      </w:r>
      <w:r w:rsidR="001A369A">
        <w:t>size in bytes</w:t>
      </w:r>
    </w:p>
    <w:p w:rsidR="0044186B" w:rsidRDefault="0044186B" w:rsidP="0044186B">
      <w:pPr>
        <w:pStyle w:val="code"/>
      </w:pPr>
      <w:r>
        <w:t>*    [</w:t>
      </w:r>
      <w:r w:rsidR="00012581">
        <w:t>in,</w:t>
      </w:r>
      <w:r>
        <w:t>out]</w:t>
      </w:r>
      <w:r w:rsidRPr="00144C06">
        <w:t xml:space="preserve"> </w:t>
      </w:r>
      <w:r>
        <w:t xml:space="preserve">attr_count </w:t>
      </w:r>
      <w:r w:rsidR="00012581">
        <w:t>–</w:t>
      </w:r>
      <w:r>
        <w:t xml:space="preserve"> </w:t>
      </w:r>
      <w:r w:rsidR="00012581">
        <w:t xml:space="preserve">[in] allocated list size. [out] </w:t>
      </w:r>
      <w:r>
        <w:t>n</w:t>
      </w:r>
      <w:r w:rsidRPr="00144C06">
        <w:t>umber of attributes</w:t>
      </w:r>
    </w:p>
    <w:p w:rsidR="0044186B" w:rsidRDefault="0044186B" w:rsidP="0044186B">
      <w:pPr>
        <w:pStyle w:val="code"/>
      </w:pPr>
      <w:r>
        <w:t>*    [out]</w:t>
      </w:r>
      <w:r w:rsidRPr="00144C06">
        <w:t xml:space="preserve"> </w:t>
      </w:r>
      <w:r>
        <w:t xml:space="preserve">attr_list - </w:t>
      </w:r>
      <w:r w:rsidRPr="00144C06">
        <w:t>array of attributes</w:t>
      </w:r>
    </w:p>
    <w:p w:rsidR="0044186B" w:rsidRDefault="0044186B" w:rsidP="0044186B">
      <w:pPr>
        <w:pStyle w:val="code"/>
      </w:pPr>
      <w:r>
        <w:t>*</w:t>
      </w:r>
    </w:p>
    <w:p w:rsidR="0044186B" w:rsidRDefault="0044186B" w:rsidP="0044186B">
      <w:pPr>
        <w:pStyle w:val="code"/>
      </w:pPr>
      <w:r>
        <w:t>* Return Values:</w:t>
      </w:r>
    </w:p>
    <w:p w:rsidR="0044186B" w:rsidRDefault="0044186B" w:rsidP="0044186B">
      <w:pPr>
        <w:pStyle w:val="code"/>
      </w:pPr>
      <w:r>
        <w:t>*    SAI_STATUS_SUCCESS on success</w:t>
      </w:r>
    </w:p>
    <w:p w:rsidR="00042AFE" w:rsidRPr="00042AFE" w:rsidRDefault="00042AFE" w:rsidP="00042AFE">
      <w:pPr>
        <w:pStyle w:val="code"/>
      </w:pPr>
      <w:r w:rsidRPr="00042AFE">
        <w:t>*    SAI_STATUS_BUFFER_OVERFLOW if buffer</w:t>
      </w:r>
      <w:r w:rsidR="00115A80">
        <w:t>_size</w:t>
      </w:r>
      <w:r w:rsidRPr="00042AFE">
        <w:t xml:space="preserve"> is insufficient, </w:t>
      </w:r>
    </w:p>
    <w:p w:rsidR="00042AFE" w:rsidRDefault="00042AFE" w:rsidP="00042AFE">
      <w:pPr>
        <w:pStyle w:val="code"/>
      </w:pPr>
      <w:r w:rsidRPr="00042AFE">
        <w:t>*    and buff</w:t>
      </w:r>
      <w:r w:rsidR="00115A80">
        <w:t>er_</w:t>
      </w:r>
      <w:r w:rsidRPr="00042AFE">
        <w:t>size will be filled with required size</w:t>
      </w:r>
      <w:r w:rsidR="00115A80">
        <w:t>. Or</w:t>
      </w:r>
    </w:p>
    <w:p w:rsidR="00115A80" w:rsidRPr="00042AFE" w:rsidRDefault="00115A80" w:rsidP="00115A80">
      <w:pPr>
        <w:pStyle w:val="code"/>
      </w:pPr>
      <w:r w:rsidRPr="00042AFE">
        <w:t xml:space="preserve">*    if </w:t>
      </w:r>
      <w:r>
        <w:t>attr_count</w:t>
      </w:r>
      <w:r w:rsidRPr="00042AFE">
        <w:t xml:space="preserve"> is insufficient, </w:t>
      </w:r>
      <w:r>
        <w:t>and attr_count</w:t>
      </w:r>
    </w:p>
    <w:p w:rsidR="00115A80" w:rsidRDefault="00115A80" w:rsidP="00115A80">
      <w:pPr>
        <w:pStyle w:val="code"/>
      </w:pPr>
      <w:r w:rsidRPr="00042AFE">
        <w:t>*    w</w:t>
      </w:r>
      <w:r>
        <w:t>ill be filled with required count.</w:t>
      </w:r>
    </w:p>
    <w:p w:rsidR="0044186B" w:rsidRDefault="0044186B" w:rsidP="0044186B">
      <w:pPr>
        <w:pStyle w:val="code"/>
      </w:pPr>
      <w:r>
        <w:t>*    Failure status code on error</w:t>
      </w:r>
    </w:p>
    <w:p w:rsidR="0044186B" w:rsidRDefault="0044186B" w:rsidP="0044186B">
      <w:pPr>
        <w:pStyle w:val="code"/>
      </w:pPr>
      <w:r>
        <w:t>*/</w:t>
      </w:r>
    </w:p>
    <w:p w:rsidR="0044186B" w:rsidRDefault="0044186B" w:rsidP="0044186B">
      <w:pPr>
        <w:pStyle w:val="code"/>
      </w:pPr>
      <w:r>
        <w:t>typedef sai_status_t (* sai_recv</w:t>
      </w:r>
      <w:r w:rsidRPr="000409F3">
        <w:t>_</w:t>
      </w:r>
      <w:r>
        <w:t>hostif</w:t>
      </w:r>
      <w:r w:rsidRPr="000409F3">
        <w:t>_</w:t>
      </w:r>
      <w:r>
        <w:t>packet_</w:t>
      </w:r>
      <w:r w:rsidRPr="000409F3">
        <w:t>fn</w:t>
      </w:r>
      <w:r>
        <w:t>)(</w:t>
      </w:r>
    </w:p>
    <w:p w:rsidR="0044186B" w:rsidRDefault="0044186B" w:rsidP="0044186B">
      <w:pPr>
        <w:pStyle w:val="code"/>
      </w:pPr>
      <w:r>
        <w:t xml:space="preserve">    </w:t>
      </w:r>
      <w:r w:rsidR="009847D2">
        <w:t>_I</w:t>
      </w:r>
      <w:r w:rsidR="008772AE">
        <w:t xml:space="preserve">n_ </w:t>
      </w:r>
      <w:r w:rsidR="008772AE">
        <w:rPr>
          <w:lang w:bidi="he-IL"/>
        </w:rPr>
        <w:t xml:space="preserve">sai_object_id_t </w:t>
      </w:r>
      <w:r w:rsidR="008772AE" w:rsidRPr="002E443F">
        <w:rPr>
          <w:lang w:bidi="he-IL"/>
        </w:rPr>
        <w:t xml:space="preserve"> </w:t>
      </w:r>
      <w:r w:rsidR="008772AE">
        <w:t>hif_id</w:t>
      </w:r>
      <w:r>
        <w:t xml:space="preserve">, </w:t>
      </w:r>
    </w:p>
    <w:p w:rsidR="0044186B" w:rsidRDefault="009847D2" w:rsidP="0044186B">
      <w:pPr>
        <w:pStyle w:val="code"/>
      </w:pPr>
      <w:r>
        <w:t xml:space="preserve">    _Out_ void *</w:t>
      </w:r>
      <w:r w:rsidR="001A369A">
        <w:t>buffer</w:t>
      </w:r>
      <w:r w:rsidR="0044186B">
        <w:t xml:space="preserve">, </w:t>
      </w:r>
    </w:p>
    <w:p w:rsidR="0044186B" w:rsidRDefault="009847D2" w:rsidP="00042AFE">
      <w:pPr>
        <w:pStyle w:val="code"/>
      </w:pPr>
      <w:r>
        <w:t xml:space="preserve">    _</w:t>
      </w:r>
      <w:r w:rsidR="00042AFE">
        <w:t>Ino</w:t>
      </w:r>
      <w:r>
        <w:t>ut_ sai_size_t *</w:t>
      </w:r>
      <w:r w:rsidR="001A369A">
        <w:t>buffer_size</w:t>
      </w:r>
      <w:r w:rsidR="0044186B">
        <w:t xml:space="preserve">, </w:t>
      </w:r>
    </w:p>
    <w:p w:rsidR="0044186B" w:rsidRDefault="009847D2" w:rsidP="00012581">
      <w:pPr>
        <w:pStyle w:val="code"/>
      </w:pPr>
      <w:r>
        <w:t xml:space="preserve">    _</w:t>
      </w:r>
      <w:r w:rsidR="00012581">
        <w:t>Ino</w:t>
      </w:r>
      <w:r w:rsidR="0044186B">
        <w:t xml:space="preserve">ut_ </w:t>
      </w:r>
      <w:r w:rsidR="00B97BFA">
        <w:t>u</w:t>
      </w:r>
      <w:r w:rsidR="0044186B">
        <w:t>int</w:t>
      </w:r>
      <w:r w:rsidR="00B97BFA">
        <w:t>32_t</w:t>
      </w:r>
      <w:r w:rsidR="0044186B">
        <w:t xml:space="preserve"> </w:t>
      </w:r>
      <w:r w:rsidR="00DE1197">
        <w:t>*</w:t>
      </w:r>
      <w:r w:rsidR="0044186B">
        <w:t>attr_count,</w:t>
      </w:r>
    </w:p>
    <w:p w:rsidR="0044186B" w:rsidRDefault="009847D2" w:rsidP="0044186B">
      <w:pPr>
        <w:pStyle w:val="code"/>
      </w:pPr>
      <w:r>
        <w:t xml:space="preserve">    _Out_ sai_attribute_t *</w:t>
      </w:r>
      <w:r w:rsidR="0044186B">
        <w:t xml:space="preserve">attr_list </w:t>
      </w:r>
    </w:p>
    <w:p w:rsidR="0044186B" w:rsidRDefault="0044186B" w:rsidP="0044186B">
      <w:pPr>
        <w:pStyle w:val="code"/>
      </w:pPr>
      <w:r>
        <w:t xml:space="preserve"> );</w:t>
      </w:r>
    </w:p>
    <w:p w:rsidR="0044186B" w:rsidRDefault="0044186B" w:rsidP="0044186B">
      <w:pPr>
        <w:pStyle w:val="code"/>
      </w:pPr>
    </w:p>
    <w:p w:rsidR="0044186B" w:rsidRDefault="0044186B" w:rsidP="0044186B">
      <w:pPr>
        <w:pStyle w:val="code"/>
      </w:pPr>
      <w:r>
        <w:t>/*</w:t>
      </w:r>
    </w:p>
    <w:p w:rsidR="0044186B" w:rsidRDefault="0044186B" w:rsidP="0044186B">
      <w:pPr>
        <w:pStyle w:val="code"/>
      </w:pPr>
      <w:r>
        <w:t>* Routine Description:</w:t>
      </w:r>
    </w:p>
    <w:p w:rsidR="0044186B" w:rsidRDefault="00BB5EBA" w:rsidP="0044186B">
      <w:pPr>
        <w:pStyle w:val="code"/>
      </w:pPr>
      <w:r>
        <w:t>*   hostif send fun</w:t>
      </w:r>
      <w:r w:rsidR="009847D2">
        <w:t>c</w:t>
      </w:r>
      <w:r>
        <w:t>tion</w:t>
      </w:r>
    </w:p>
    <w:p w:rsidR="0044186B" w:rsidRDefault="0044186B" w:rsidP="0044186B">
      <w:pPr>
        <w:pStyle w:val="code"/>
      </w:pPr>
      <w:r>
        <w:t>*</w:t>
      </w:r>
    </w:p>
    <w:p w:rsidR="0044186B" w:rsidRDefault="0044186B" w:rsidP="0044186B">
      <w:pPr>
        <w:pStyle w:val="code"/>
      </w:pPr>
      <w:r>
        <w:t>* Arguments:</w:t>
      </w:r>
    </w:p>
    <w:p w:rsidR="005C496A" w:rsidRDefault="0044186B" w:rsidP="00F7654F">
      <w:pPr>
        <w:pStyle w:val="code"/>
      </w:pPr>
      <w:r>
        <w:t xml:space="preserve">*    </w:t>
      </w:r>
      <w:r w:rsidR="008772AE">
        <w:t xml:space="preserve">[in] </w:t>
      </w:r>
      <w:r w:rsidR="009847D2">
        <w:t>hif_id  - host inte</w:t>
      </w:r>
      <w:r w:rsidR="008772AE">
        <w:t xml:space="preserve">rface </w:t>
      </w:r>
      <w:r w:rsidR="009847D2">
        <w:t>id</w:t>
      </w:r>
      <w:r w:rsidR="005C496A">
        <w:t xml:space="preserve">. only valid for send through FD channel. 0 </w:t>
      </w:r>
      <w:r w:rsidR="00F7654F">
        <w:t>for</w:t>
      </w:r>
      <w:r w:rsidR="005C496A">
        <w:t xml:space="preserve"> send</w:t>
      </w:r>
    </w:p>
    <w:p w:rsidR="0044186B" w:rsidRDefault="005C496A" w:rsidP="005C496A">
      <w:pPr>
        <w:pStyle w:val="code"/>
      </w:pPr>
      <w:r>
        <w:t>*    through CB channel.</w:t>
      </w:r>
    </w:p>
    <w:p w:rsidR="0044186B" w:rsidRDefault="0044186B" w:rsidP="0044186B">
      <w:pPr>
        <w:pStyle w:val="code"/>
      </w:pPr>
      <w:r>
        <w:t xml:space="preserve">*    [In] buffer – packet buffer  </w:t>
      </w:r>
    </w:p>
    <w:p w:rsidR="0044186B" w:rsidRDefault="0044186B" w:rsidP="0044186B">
      <w:pPr>
        <w:pStyle w:val="code"/>
      </w:pPr>
      <w:r>
        <w:t>*    [i</w:t>
      </w:r>
      <w:r w:rsidR="001A369A">
        <w:t>n] buffer size- packet size in bytes</w:t>
      </w:r>
    </w:p>
    <w:p w:rsidR="0044186B" w:rsidRDefault="0044186B" w:rsidP="0044186B">
      <w:pPr>
        <w:pStyle w:val="code"/>
      </w:pPr>
      <w:r>
        <w:t>*    [in]</w:t>
      </w:r>
      <w:r w:rsidRPr="00144C06">
        <w:t xml:space="preserve"> </w:t>
      </w:r>
      <w:r>
        <w:t>attr_count - n</w:t>
      </w:r>
      <w:r w:rsidRPr="00144C06">
        <w:t>umber of attributes</w:t>
      </w:r>
    </w:p>
    <w:p w:rsidR="0044186B" w:rsidRDefault="0044186B" w:rsidP="0044186B">
      <w:pPr>
        <w:pStyle w:val="code"/>
      </w:pPr>
      <w:r>
        <w:t>*    [in]</w:t>
      </w:r>
      <w:r w:rsidRPr="00144C06">
        <w:t xml:space="preserve"> </w:t>
      </w:r>
      <w:r>
        <w:t xml:space="preserve">attr_list - </w:t>
      </w:r>
      <w:r w:rsidRPr="00144C06">
        <w:t>array of attributes</w:t>
      </w:r>
    </w:p>
    <w:p w:rsidR="0044186B" w:rsidRDefault="0044186B" w:rsidP="0044186B">
      <w:pPr>
        <w:pStyle w:val="code"/>
      </w:pPr>
      <w:r>
        <w:t>*</w:t>
      </w:r>
    </w:p>
    <w:p w:rsidR="0044186B" w:rsidRDefault="0044186B" w:rsidP="0044186B">
      <w:pPr>
        <w:pStyle w:val="code"/>
      </w:pPr>
      <w:r>
        <w:t>* Return Values:</w:t>
      </w:r>
    </w:p>
    <w:p w:rsidR="0044186B" w:rsidRDefault="0044186B" w:rsidP="0044186B">
      <w:pPr>
        <w:pStyle w:val="code"/>
      </w:pPr>
      <w:r>
        <w:t>*    SAI_STATUS_SUCCESS on success</w:t>
      </w:r>
    </w:p>
    <w:p w:rsidR="0044186B" w:rsidRDefault="0044186B" w:rsidP="0044186B">
      <w:pPr>
        <w:pStyle w:val="code"/>
      </w:pPr>
      <w:r>
        <w:t>*    Failure status code on error</w:t>
      </w:r>
    </w:p>
    <w:p w:rsidR="0044186B" w:rsidRDefault="0044186B" w:rsidP="0044186B">
      <w:pPr>
        <w:pStyle w:val="code"/>
      </w:pPr>
      <w:r>
        <w:t>*/</w:t>
      </w:r>
    </w:p>
    <w:p w:rsidR="0044186B" w:rsidRDefault="0044186B" w:rsidP="0044186B">
      <w:pPr>
        <w:pStyle w:val="code"/>
      </w:pPr>
      <w:r>
        <w:t>typedef sai_status_t (* sai_send</w:t>
      </w:r>
      <w:r w:rsidRPr="000409F3">
        <w:t>_</w:t>
      </w:r>
      <w:r>
        <w:t>hostif</w:t>
      </w:r>
      <w:r w:rsidRPr="000409F3">
        <w:t>_</w:t>
      </w:r>
      <w:r>
        <w:t>packet_</w:t>
      </w:r>
      <w:r w:rsidRPr="000409F3">
        <w:t>fn</w:t>
      </w:r>
      <w:r>
        <w:t>)(</w:t>
      </w:r>
    </w:p>
    <w:p w:rsidR="0044186B" w:rsidRDefault="0044186B" w:rsidP="008772AE">
      <w:pPr>
        <w:pStyle w:val="code"/>
      </w:pPr>
      <w:r>
        <w:t xml:space="preserve">   </w:t>
      </w:r>
      <w:r w:rsidR="000F5CAB">
        <w:t xml:space="preserve"> _I</w:t>
      </w:r>
      <w:r w:rsidR="008772AE">
        <w:t xml:space="preserve">n_ </w:t>
      </w:r>
      <w:r w:rsidR="008772AE">
        <w:rPr>
          <w:lang w:bidi="he-IL"/>
        </w:rPr>
        <w:t xml:space="preserve">sai_object_id_t </w:t>
      </w:r>
      <w:r w:rsidR="008772AE" w:rsidRPr="002E443F">
        <w:rPr>
          <w:lang w:bidi="he-IL"/>
        </w:rPr>
        <w:t xml:space="preserve"> </w:t>
      </w:r>
      <w:r w:rsidR="001A369A">
        <w:t>hif_id</w:t>
      </w:r>
      <w:r w:rsidR="008772AE">
        <w:t xml:space="preserve">, </w:t>
      </w:r>
    </w:p>
    <w:p w:rsidR="0044186B" w:rsidRDefault="000F5CAB" w:rsidP="0044186B">
      <w:pPr>
        <w:pStyle w:val="code"/>
      </w:pPr>
      <w:r>
        <w:t xml:space="preserve">    _In</w:t>
      </w:r>
      <w:r w:rsidR="0044186B">
        <w:t>out</w:t>
      </w:r>
      <w:r>
        <w:t>_ void *</w:t>
      </w:r>
      <w:r w:rsidR="001A369A">
        <w:t>buffer</w:t>
      </w:r>
      <w:r w:rsidR="0044186B">
        <w:t xml:space="preserve">, </w:t>
      </w:r>
    </w:p>
    <w:p w:rsidR="0044186B" w:rsidRDefault="000F5CAB" w:rsidP="0044186B">
      <w:pPr>
        <w:pStyle w:val="code"/>
      </w:pPr>
      <w:r>
        <w:t xml:space="preserve">    _Inout_ sai_size_t *</w:t>
      </w:r>
      <w:r w:rsidR="001A369A">
        <w:t>buffer_size</w:t>
      </w:r>
      <w:r w:rsidR="0044186B">
        <w:t xml:space="preserve">, </w:t>
      </w:r>
    </w:p>
    <w:p w:rsidR="0044186B" w:rsidRDefault="0044186B" w:rsidP="0044186B">
      <w:pPr>
        <w:pStyle w:val="code"/>
      </w:pPr>
      <w:r>
        <w:t xml:space="preserve">    _In_ </w:t>
      </w:r>
      <w:r w:rsidR="00B97BFA">
        <w:t>u</w:t>
      </w:r>
      <w:r>
        <w:t>int</w:t>
      </w:r>
      <w:r w:rsidR="00B97BFA">
        <w:t>32_t</w:t>
      </w:r>
      <w:r>
        <w:t xml:space="preserve"> attr_count,</w:t>
      </w:r>
    </w:p>
    <w:p w:rsidR="0044186B" w:rsidRDefault="000F5CAB" w:rsidP="004D6B87">
      <w:pPr>
        <w:pStyle w:val="code"/>
      </w:pPr>
      <w:r>
        <w:t xml:space="preserve">    _In_ </w:t>
      </w:r>
      <w:r w:rsidR="004D6B87">
        <w:t xml:space="preserve">sai_attribute_t </w:t>
      </w:r>
      <w:r>
        <w:t>*</w:t>
      </w:r>
      <w:r w:rsidR="0044186B">
        <w:t xml:space="preserve">attr_list </w:t>
      </w:r>
    </w:p>
    <w:p w:rsidR="0044186B" w:rsidRDefault="0044186B" w:rsidP="00C051D6">
      <w:pPr>
        <w:pStyle w:val="code"/>
      </w:pPr>
      <w:r>
        <w:t xml:space="preserve">  );</w:t>
      </w:r>
    </w:p>
    <w:p w:rsidR="0088767D" w:rsidRDefault="0088767D" w:rsidP="0088767D">
      <w:pPr>
        <w:pStyle w:val="Heading3"/>
        <w:rPr>
          <w:lang w:bidi="he-IL"/>
        </w:rPr>
      </w:pPr>
      <w:bookmarkStart w:id="75" w:name="_Toc416314974"/>
      <w:r>
        <w:t xml:space="preserve">Host interface </w:t>
      </w:r>
      <w:r w:rsidR="00D80654">
        <w:rPr>
          <w:lang w:bidi="he-IL"/>
        </w:rPr>
        <w:t>API</w:t>
      </w:r>
      <w:bookmarkEnd w:id="75"/>
    </w:p>
    <w:p w:rsidR="0088767D" w:rsidRDefault="0088767D" w:rsidP="0088767D">
      <w:pPr>
        <w:pStyle w:val="code"/>
      </w:pPr>
      <w:r>
        <w:t>/*</w:t>
      </w:r>
    </w:p>
    <w:p w:rsidR="0088767D" w:rsidRDefault="0088767D" w:rsidP="0088767D">
      <w:pPr>
        <w:pStyle w:val="code"/>
      </w:pPr>
      <w:r>
        <w:t>* hostif methods table retrieved with sai_api_query()</w:t>
      </w:r>
    </w:p>
    <w:p w:rsidR="0088767D" w:rsidRDefault="0088767D" w:rsidP="0088767D">
      <w:pPr>
        <w:pStyle w:val="code"/>
      </w:pPr>
      <w:r>
        <w:t>*/</w:t>
      </w:r>
    </w:p>
    <w:p w:rsidR="0088767D" w:rsidRDefault="0088767D" w:rsidP="0088767D">
      <w:pPr>
        <w:pStyle w:val="code"/>
      </w:pPr>
      <w:r>
        <w:t>typedef struct _sai_host</w:t>
      </w:r>
      <w:r w:rsidR="00523296">
        <w:t>_interface</w:t>
      </w:r>
      <w:r>
        <w:t>_api_t</w:t>
      </w:r>
    </w:p>
    <w:p w:rsidR="0088767D" w:rsidRDefault="0088767D" w:rsidP="0088767D">
      <w:pPr>
        <w:pStyle w:val="code"/>
      </w:pPr>
      <w:r>
        <w:lastRenderedPageBreak/>
        <w:t>{</w:t>
      </w:r>
    </w:p>
    <w:p w:rsidR="008772AE" w:rsidRPr="008772AE" w:rsidRDefault="0088767D" w:rsidP="008772AE">
      <w:pPr>
        <w:pStyle w:val="code"/>
      </w:pPr>
      <w:r w:rsidRPr="008772AE">
        <w:t xml:space="preserve">  </w:t>
      </w:r>
      <w:r w:rsidR="008772AE">
        <w:t xml:space="preserve"> </w:t>
      </w:r>
      <w:r w:rsidRPr="008772AE">
        <w:t xml:space="preserve"> </w:t>
      </w:r>
      <w:r w:rsidR="008772AE" w:rsidRPr="008772AE">
        <w:t xml:space="preserve">sai_create_host_interface_fn          </w:t>
      </w:r>
      <w:r w:rsidR="00483660">
        <w:t xml:space="preserve">         </w:t>
      </w:r>
      <w:r w:rsidR="008772AE" w:rsidRPr="008772AE">
        <w:t>create_host_interface;</w:t>
      </w:r>
    </w:p>
    <w:p w:rsidR="008772AE" w:rsidRPr="008772AE" w:rsidRDefault="008772AE" w:rsidP="008772AE">
      <w:pPr>
        <w:pStyle w:val="code"/>
      </w:pPr>
      <w:r w:rsidRPr="008772AE">
        <w:t xml:space="preserve">  </w:t>
      </w:r>
      <w:r>
        <w:t xml:space="preserve"> </w:t>
      </w:r>
      <w:r w:rsidRPr="008772AE">
        <w:t xml:space="preserve"> sai_remove_host_interface_fn          </w:t>
      </w:r>
      <w:r w:rsidR="00483660">
        <w:t xml:space="preserve">         </w:t>
      </w:r>
      <w:r w:rsidRPr="008772AE">
        <w:t>remove_host_interface;</w:t>
      </w:r>
    </w:p>
    <w:p w:rsidR="008772AE" w:rsidRPr="008772AE" w:rsidRDefault="008772AE" w:rsidP="008772AE">
      <w:pPr>
        <w:pStyle w:val="code"/>
      </w:pPr>
      <w:r w:rsidRPr="008772AE">
        <w:t xml:space="preserve">   </w:t>
      </w:r>
      <w:r>
        <w:t xml:space="preserve"> </w:t>
      </w:r>
      <w:r w:rsidRPr="008772AE">
        <w:t xml:space="preserve">sai_set_host_interface_attribute_fn   </w:t>
      </w:r>
      <w:r w:rsidR="00483660">
        <w:t xml:space="preserve">         </w:t>
      </w:r>
      <w:r w:rsidRPr="008772AE">
        <w:t>set_host_interface_attribute;</w:t>
      </w:r>
    </w:p>
    <w:p w:rsidR="0088767D" w:rsidRDefault="008772AE" w:rsidP="008772AE">
      <w:pPr>
        <w:pStyle w:val="code"/>
      </w:pPr>
      <w:r w:rsidRPr="008772AE">
        <w:t xml:space="preserve">  </w:t>
      </w:r>
      <w:r>
        <w:t xml:space="preserve">  </w:t>
      </w:r>
      <w:r w:rsidRPr="008772AE">
        <w:t xml:space="preserve">sai_get_host_interface_attribute_fn   </w:t>
      </w:r>
      <w:r w:rsidR="00483660">
        <w:t xml:space="preserve">         </w:t>
      </w:r>
      <w:r w:rsidRPr="008772AE">
        <w:t>get_host_interface_attribute;</w:t>
      </w:r>
    </w:p>
    <w:p w:rsidR="009A2C3C" w:rsidRDefault="009A2C3C" w:rsidP="008772AE">
      <w:pPr>
        <w:pStyle w:val="code"/>
      </w:pPr>
    </w:p>
    <w:p w:rsidR="0042387E" w:rsidRDefault="009A2C3C" w:rsidP="008772AE">
      <w:pPr>
        <w:pStyle w:val="code"/>
      </w:pPr>
      <w:r>
        <w:t xml:space="preserve">    </w:t>
      </w:r>
      <w:r w:rsidRPr="002E443F">
        <w:rPr>
          <w:lang w:bidi="he-IL"/>
        </w:rPr>
        <w:t>sai_create_host_interface_</w:t>
      </w:r>
      <w:r>
        <w:rPr>
          <w:lang w:bidi="he-IL"/>
        </w:rPr>
        <w:t>table_entry_</w:t>
      </w:r>
      <w:r w:rsidRPr="002E443F">
        <w:rPr>
          <w:lang w:bidi="he-IL"/>
        </w:rPr>
        <w:t>fn</w:t>
      </w:r>
      <w:r>
        <w:t xml:space="preserve">       </w:t>
      </w:r>
      <w:r w:rsidRPr="002E443F">
        <w:rPr>
          <w:lang w:bidi="he-IL"/>
        </w:rPr>
        <w:t>create_host_interface_</w:t>
      </w:r>
      <w:r>
        <w:rPr>
          <w:lang w:bidi="he-IL"/>
        </w:rPr>
        <w:t>table_entry;</w:t>
      </w:r>
    </w:p>
    <w:p w:rsidR="009A2C3C" w:rsidRDefault="009A2C3C" w:rsidP="008772AE">
      <w:pPr>
        <w:pStyle w:val="code"/>
        <w:rPr>
          <w:lang w:bidi="he-IL"/>
        </w:rPr>
      </w:pPr>
      <w:r>
        <w:rPr>
          <w:lang w:bidi="he-IL"/>
        </w:rPr>
        <w:t xml:space="preserve">    sai_remove</w:t>
      </w:r>
      <w:r w:rsidRPr="002E443F">
        <w:rPr>
          <w:lang w:bidi="he-IL"/>
        </w:rPr>
        <w:t>_host_interface_</w:t>
      </w:r>
      <w:r>
        <w:rPr>
          <w:lang w:bidi="he-IL"/>
        </w:rPr>
        <w:t>table_entry_</w:t>
      </w:r>
      <w:r w:rsidRPr="002E443F">
        <w:rPr>
          <w:lang w:bidi="he-IL"/>
        </w:rPr>
        <w:t>fn</w:t>
      </w:r>
      <w:r>
        <w:t xml:space="preserve">       </w:t>
      </w:r>
      <w:r>
        <w:rPr>
          <w:lang w:bidi="he-IL"/>
        </w:rPr>
        <w:t>remove</w:t>
      </w:r>
      <w:r w:rsidRPr="002E443F">
        <w:rPr>
          <w:lang w:bidi="he-IL"/>
        </w:rPr>
        <w:t>_host_interface_</w:t>
      </w:r>
      <w:r>
        <w:rPr>
          <w:lang w:bidi="he-IL"/>
        </w:rPr>
        <w:t>table_entry;</w:t>
      </w:r>
    </w:p>
    <w:p w:rsidR="009A2C3C" w:rsidRDefault="009A2C3C" w:rsidP="009A2C3C">
      <w:pPr>
        <w:pStyle w:val="code"/>
      </w:pPr>
      <w:r>
        <w:rPr>
          <w:lang w:bidi="he-IL"/>
        </w:rPr>
        <w:t xml:space="preserve">    sai_set</w:t>
      </w:r>
      <w:r w:rsidRPr="002E443F">
        <w:rPr>
          <w:lang w:bidi="he-IL"/>
        </w:rPr>
        <w:t>_host_interface_</w:t>
      </w:r>
      <w:r>
        <w:rPr>
          <w:lang w:bidi="he-IL"/>
        </w:rPr>
        <w:t>table_entry</w:t>
      </w:r>
      <w:r w:rsidRPr="009A2C3C">
        <w:t xml:space="preserve"> </w:t>
      </w:r>
      <w:r w:rsidRPr="008772AE">
        <w:t>attribute</w:t>
      </w:r>
      <w:r>
        <w:rPr>
          <w:lang w:bidi="he-IL"/>
        </w:rPr>
        <w:t>_</w:t>
      </w:r>
      <w:r w:rsidRPr="002E443F">
        <w:rPr>
          <w:lang w:bidi="he-IL"/>
        </w:rPr>
        <w:t>fn</w:t>
      </w:r>
      <w:r w:rsidRPr="009A2C3C">
        <w:rPr>
          <w:lang w:bidi="he-IL"/>
        </w:rPr>
        <w:t xml:space="preserve"> </w:t>
      </w:r>
      <w:r>
        <w:rPr>
          <w:lang w:bidi="he-IL"/>
        </w:rPr>
        <w:t>set</w:t>
      </w:r>
      <w:r w:rsidRPr="002E443F">
        <w:rPr>
          <w:lang w:bidi="he-IL"/>
        </w:rPr>
        <w:t>_host_interface_</w:t>
      </w:r>
      <w:r>
        <w:rPr>
          <w:lang w:bidi="he-IL"/>
        </w:rPr>
        <w:t>table_entry</w:t>
      </w:r>
      <w:r w:rsidRPr="009A2C3C">
        <w:t xml:space="preserve"> </w:t>
      </w:r>
      <w:r w:rsidRPr="008772AE">
        <w:t>attribute</w:t>
      </w:r>
      <w:r>
        <w:t>;</w:t>
      </w:r>
    </w:p>
    <w:p w:rsidR="009A2C3C" w:rsidRDefault="009A2C3C" w:rsidP="009A2C3C">
      <w:pPr>
        <w:pStyle w:val="code"/>
      </w:pPr>
      <w:r>
        <w:rPr>
          <w:lang w:bidi="he-IL"/>
        </w:rPr>
        <w:t xml:space="preserve">    sai_get</w:t>
      </w:r>
      <w:r w:rsidRPr="002E443F">
        <w:rPr>
          <w:lang w:bidi="he-IL"/>
        </w:rPr>
        <w:t>_host_interface_</w:t>
      </w:r>
      <w:r>
        <w:rPr>
          <w:lang w:bidi="he-IL"/>
        </w:rPr>
        <w:t>table_entry</w:t>
      </w:r>
      <w:r w:rsidRPr="009A2C3C">
        <w:t xml:space="preserve"> </w:t>
      </w:r>
      <w:r w:rsidRPr="008772AE">
        <w:t>attribute</w:t>
      </w:r>
      <w:r>
        <w:rPr>
          <w:lang w:bidi="he-IL"/>
        </w:rPr>
        <w:t>_</w:t>
      </w:r>
      <w:r w:rsidRPr="002E443F">
        <w:rPr>
          <w:lang w:bidi="he-IL"/>
        </w:rPr>
        <w:t>fn</w:t>
      </w:r>
      <w:r w:rsidRPr="009A2C3C">
        <w:rPr>
          <w:lang w:bidi="he-IL"/>
        </w:rPr>
        <w:t xml:space="preserve"> </w:t>
      </w:r>
      <w:r>
        <w:rPr>
          <w:lang w:bidi="he-IL"/>
        </w:rPr>
        <w:t>get</w:t>
      </w:r>
      <w:r w:rsidRPr="002E443F">
        <w:rPr>
          <w:lang w:bidi="he-IL"/>
        </w:rPr>
        <w:t>_host_interface_</w:t>
      </w:r>
      <w:r>
        <w:rPr>
          <w:lang w:bidi="he-IL"/>
        </w:rPr>
        <w:t>table_entry</w:t>
      </w:r>
      <w:r w:rsidRPr="009A2C3C">
        <w:t xml:space="preserve"> </w:t>
      </w:r>
      <w:r w:rsidRPr="008772AE">
        <w:t>attribute</w:t>
      </w:r>
      <w:r>
        <w:t>;</w:t>
      </w:r>
    </w:p>
    <w:p w:rsidR="00A33299" w:rsidRDefault="00A33299" w:rsidP="009A2C3C">
      <w:pPr>
        <w:pStyle w:val="code"/>
      </w:pPr>
    </w:p>
    <w:p w:rsidR="00A33299" w:rsidRDefault="00A33299" w:rsidP="00A33299">
      <w:pPr>
        <w:pStyle w:val="code"/>
      </w:pPr>
      <w:r>
        <w:t xml:space="preserve">    sai_create_hostif_trap_fn                      create_hostif_trap;</w:t>
      </w:r>
    </w:p>
    <w:p w:rsidR="00A33299" w:rsidRDefault="00A33299" w:rsidP="00A33299">
      <w:pPr>
        <w:pStyle w:val="code"/>
      </w:pPr>
      <w:r>
        <w:t xml:space="preserve">    sai_remove_hostif_trap_fn   </w:t>
      </w:r>
      <w:r>
        <w:tab/>
        <w:t xml:space="preserve">               remove_hostif_trap;</w:t>
      </w:r>
    </w:p>
    <w:p w:rsidR="00A33299" w:rsidRPr="000409F3" w:rsidRDefault="00A33299" w:rsidP="00A33299">
      <w:pPr>
        <w:pStyle w:val="code"/>
      </w:pPr>
      <w:r>
        <w:t xml:space="preserve">    </w:t>
      </w:r>
      <w:r w:rsidRPr="000409F3">
        <w:t>sai_set_</w:t>
      </w:r>
      <w:r>
        <w:t>hostif_trap_</w:t>
      </w:r>
      <w:r w:rsidRPr="000409F3">
        <w:t xml:space="preserve">attribute_fn </w:t>
      </w:r>
      <w:r>
        <w:t xml:space="preserve">              </w:t>
      </w:r>
      <w:r w:rsidRPr="000409F3">
        <w:t>set_</w:t>
      </w:r>
      <w:r>
        <w:t>trap_</w:t>
      </w:r>
      <w:r w:rsidRPr="000409F3">
        <w:t>attribute;</w:t>
      </w:r>
    </w:p>
    <w:p w:rsidR="00A33299" w:rsidRDefault="00A33299" w:rsidP="00A33299">
      <w:pPr>
        <w:pStyle w:val="code"/>
      </w:pPr>
      <w:r w:rsidRPr="000409F3">
        <w:t xml:space="preserve">    sai_get</w:t>
      </w:r>
      <w:r>
        <w:t>_hostif_trap_</w:t>
      </w:r>
      <w:r w:rsidRPr="000409F3">
        <w:t>attribute</w:t>
      </w:r>
      <w:r>
        <w:t xml:space="preserve">_fn               </w:t>
      </w:r>
      <w:r w:rsidRPr="000409F3">
        <w:t>get_</w:t>
      </w:r>
      <w:r>
        <w:t>trap_</w:t>
      </w:r>
      <w:r w:rsidRPr="000409F3">
        <w:t>attribute;</w:t>
      </w:r>
    </w:p>
    <w:p w:rsidR="00A33299" w:rsidRDefault="00A33299" w:rsidP="009A2C3C">
      <w:pPr>
        <w:pStyle w:val="code"/>
      </w:pPr>
    </w:p>
    <w:p w:rsidR="009A2C3C" w:rsidRDefault="009A2C3C" w:rsidP="008772AE">
      <w:pPr>
        <w:pStyle w:val="code"/>
        <w:rPr>
          <w:lang w:bidi="he-IL"/>
        </w:rPr>
      </w:pPr>
    </w:p>
    <w:p w:rsidR="0088767D" w:rsidRDefault="0088767D" w:rsidP="008772AE">
      <w:pPr>
        <w:pStyle w:val="code"/>
      </w:pPr>
      <w:r>
        <w:t xml:space="preserve">    sai_create_hostif_group_fn         </w:t>
      </w:r>
      <w:r w:rsidR="008772AE">
        <w:t xml:space="preserve">  </w:t>
      </w:r>
      <w:r>
        <w:t xml:space="preserve"> </w:t>
      </w:r>
      <w:r w:rsidR="00483660">
        <w:t xml:space="preserve">         </w:t>
      </w:r>
      <w:r>
        <w:t>create_hostif_group;</w:t>
      </w:r>
    </w:p>
    <w:p w:rsidR="0088767D" w:rsidRDefault="0088767D" w:rsidP="008772AE">
      <w:pPr>
        <w:pStyle w:val="code"/>
      </w:pPr>
      <w:r>
        <w:t xml:space="preserve">    sai_remove_hostif_group_fn   </w:t>
      </w:r>
      <w:r>
        <w:tab/>
        <w:t xml:space="preserve">    </w:t>
      </w:r>
      <w:r w:rsidR="004F7E6E">
        <w:t xml:space="preserve">  </w:t>
      </w:r>
      <w:r w:rsidR="00483660">
        <w:t xml:space="preserve">         </w:t>
      </w:r>
      <w:r>
        <w:t>remove_hostif_group;</w:t>
      </w:r>
    </w:p>
    <w:p w:rsidR="0088767D" w:rsidRPr="000409F3" w:rsidRDefault="0088767D" w:rsidP="008772AE">
      <w:pPr>
        <w:pStyle w:val="code"/>
      </w:pPr>
      <w:r>
        <w:t xml:space="preserve">    </w:t>
      </w:r>
      <w:r w:rsidRPr="000409F3">
        <w:t>sai_set_</w:t>
      </w:r>
      <w:r>
        <w:t>hostif_group_</w:t>
      </w:r>
      <w:r w:rsidRPr="000409F3">
        <w:t xml:space="preserve">attribute_fn </w:t>
      </w:r>
      <w:r>
        <w:t xml:space="preserve"> </w:t>
      </w:r>
      <w:r w:rsidR="008772AE">
        <w:t xml:space="preserve">  </w:t>
      </w:r>
      <w:r>
        <w:t xml:space="preserve"> </w:t>
      </w:r>
      <w:r w:rsidR="00483660">
        <w:t xml:space="preserve">         </w:t>
      </w:r>
      <w:r w:rsidRPr="000409F3">
        <w:t>set_</w:t>
      </w:r>
      <w:r>
        <w:t>group_</w:t>
      </w:r>
      <w:r w:rsidRPr="000409F3">
        <w:t>attribute;</w:t>
      </w:r>
    </w:p>
    <w:p w:rsidR="0088767D" w:rsidRDefault="0088767D" w:rsidP="00483660">
      <w:pPr>
        <w:pStyle w:val="code"/>
      </w:pPr>
      <w:r w:rsidRPr="000409F3">
        <w:t xml:space="preserve">    sai_get</w:t>
      </w:r>
      <w:r>
        <w:t>_hostif_group_</w:t>
      </w:r>
      <w:r w:rsidRPr="000409F3">
        <w:t>attribute</w:t>
      </w:r>
      <w:r>
        <w:t xml:space="preserve">_fn  </w:t>
      </w:r>
      <w:r w:rsidR="008772AE">
        <w:t xml:space="preserve">  </w:t>
      </w:r>
      <w:r>
        <w:t xml:space="preserve"> </w:t>
      </w:r>
      <w:r w:rsidR="00483660">
        <w:t xml:space="preserve">         </w:t>
      </w:r>
      <w:r w:rsidRPr="000409F3">
        <w:t>get_</w:t>
      </w:r>
      <w:r>
        <w:t>group_</w:t>
      </w:r>
      <w:r w:rsidRPr="000409F3">
        <w:t>attribute;</w:t>
      </w:r>
    </w:p>
    <w:p w:rsidR="00FA6106" w:rsidRDefault="00FA6106" w:rsidP="00A33299">
      <w:pPr>
        <w:pStyle w:val="code"/>
      </w:pPr>
    </w:p>
    <w:p w:rsidR="0088767D" w:rsidRPr="000409F3" w:rsidRDefault="0088767D" w:rsidP="00483660">
      <w:pPr>
        <w:pStyle w:val="code"/>
      </w:pPr>
      <w:r>
        <w:t xml:space="preserve">    sai_recv</w:t>
      </w:r>
      <w:r w:rsidRPr="000409F3">
        <w:t>_</w:t>
      </w:r>
      <w:r>
        <w:t>hostif</w:t>
      </w:r>
      <w:r w:rsidRPr="000409F3">
        <w:t>_</w:t>
      </w:r>
      <w:r>
        <w:t>packet_</w:t>
      </w:r>
      <w:r w:rsidRPr="000409F3">
        <w:t xml:space="preserve">fn </w:t>
      </w:r>
      <w:r>
        <w:t xml:space="preserve">          </w:t>
      </w:r>
      <w:r w:rsidR="008772AE">
        <w:t xml:space="preserve">  </w:t>
      </w:r>
      <w:r w:rsidR="00483660">
        <w:t xml:space="preserve">         </w:t>
      </w:r>
      <w:r>
        <w:t>recv_packet</w:t>
      </w:r>
      <w:r w:rsidRPr="000409F3">
        <w:t>;</w:t>
      </w:r>
    </w:p>
    <w:p w:rsidR="0088767D" w:rsidRDefault="0088767D" w:rsidP="00483660">
      <w:pPr>
        <w:pStyle w:val="code"/>
      </w:pPr>
      <w:r>
        <w:t xml:space="preserve">    sai_send_hostif_packet_fn           </w:t>
      </w:r>
      <w:r w:rsidR="008772AE">
        <w:t xml:space="preserve">  </w:t>
      </w:r>
      <w:r w:rsidR="00483660">
        <w:t xml:space="preserve">         </w:t>
      </w:r>
      <w:r>
        <w:t>send_packet</w:t>
      </w:r>
      <w:r w:rsidRPr="000409F3">
        <w:t>;</w:t>
      </w:r>
    </w:p>
    <w:p w:rsidR="0088767D" w:rsidRDefault="00523296" w:rsidP="0088767D">
      <w:pPr>
        <w:pStyle w:val="code"/>
      </w:pPr>
      <w:r>
        <w:t>} sai_host_interface</w:t>
      </w:r>
      <w:r w:rsidR="0088767D">
        <w:t>_api_t;</w:t>
      </w:r>
    </w:p>
    <w:p w:rsidR="00E42D57" w:rsidRDefault="00E42D57" w:rsidP="0088767D">
      <w:pPr>
        <w:pStyle w:val="code"/>
      </w:pPr>
    </w:p>
    <w:p w:rsidR="00C051AF" w:rsidRDefault="00C051AF" w:rsidP="00C051AF">
      <w:pPr>
        <w:pStyle w:val="code"/>
      </w:pPr>
    </w:p>
    <w:p w:rsidR="00E42D57" w:rsidRDefault="00BD22BB" w:rsidP="00AB1893">
      <w:pPr>
        <w:pStyle w:val="Heading2"/>
      </w:pPr>
      <w:bookmarkStart w:id="76" w:name="_Toc416314975"/>
      <w:r>
        <w:t>New Callb</w:t>
      </w:r>
      <w:r w:rsidR="00E42D57">
        <w:t>ack function for packe</w:t>
      </w:r>
      <w:r w:rsidR="00AB1893">
        <w:t>t</w:t>
      </w:r>
      <w:r w:rsidR="00E42D57">
        <w:t xml:space="preserve"> receive</w:t>
      </w:r>
      <w:bookmarkEnd w:id="76"/>
      <w:r w:rsidR="00E42D57">
        <w:t xml:space="preserve"> </w:t>
      </w:r>
    </w:p>
    <w:tbl>
      <w:tblPr>
        <w:tblW w:w="0" w:type="auto"/>
        <w:tblInd w:w="-3" w:type="dxa"/>
        <w:shd w:val="clear" w:color="auto" w:fill="FFFFFF"/>
        <w:tblCellMar>
          <w:top w:w="15" w:type="dxa"/>
          <w:left w:w="15" w:type="dxa"/>
          <w:bottom w:w="15" w:type="dxa"/>
          <w:right w:w="15" w:type="dxa"/>
        </w:tblCellMar>
        <w:tblLook w:val="04A0" w:firstRow="1" w:lastRow="0" w:firstColumn="1" w:lastColumn="0" w:noHBand="0" w:noVBand="1"/>
      </w:tblPr>
      <w:tblGrid>
        <w:gridCol w:w="7921"/>
      </w:tblGrid>
      <w:tr w:rsidR="00E42D57" w:rsidRPr="00B77A38" w:rsidTr="00907463">
        <w:tc>
          <w:tcPr>
            <w:tcW w:w="0" w:type="auto"/>
            <w:shd w:val="clear" w:color="auto" w:fill="FFFFFF"/>
            <w:tcMar>
              <w:top w:w="0" w:type="dxa"/>
              <w:left w:w="150" w:type="dxa"/>
              <w:bottom w:w="0" w:type="dxa"/>
              <w:right w:w="150" w:type="dxa"/>
            </w:tcMar>
            <w:hideMark/>
          </w:tcPr>
          <w:p w:rsidR="00141DD7" w:rsidRDefault="00141DD7" w:rsidP="00907463">
            <w:pPr>
              <w:pStyle w:val="code"/>
            </w:pPr>
            <w:r>
              <w:t>/*</w:t>
            </w:r>
          </w:p>
          <w:p w:rsidR="00E42D57" w:rsidRPr="00B77A38" w:rsidRDefault="00E42D57" w:rsidP="00907463">
            <w:pPr>
              <w:pStyle w:val="code"/>
            </w:pPr>
            <w:r w:rsidRPr="00B77A38">
              <w:t>* Switch notification table passed to the adapter via sai_initialize_switch()</w:t>
            </w:r>
          </w:p>
        </w:tc>
      </w:tr>
      <w:tr w:rsidR="00E42D57" w:rsidRPr="00B77A38" w:rsidTr="00907463">
        <w:tc>
          <w:tcPr>
            <w:tcW w:w="0" w:type="auto"/>
            <w:shd w:val="clear" w:color="auto" w:fill="FFFFFF"/>
            <w:tcMar>
              <w:top w:w="0" w:type="dxa"/>
              <w:left w:w="150" w:type="dxa"/>
              <w:bottom w:w="0" w:type="dxa"/>
              <w:right w:w="150" w:type="dxa"/>
            </w:tcMar>
            <w:hideMark/>
          </w:tcPr>
          <w:p w:rsidR="00E42D57" w:rsidRPr="00B77A38" w:rsidRDefault="00E42D57" w:rsidP="00907463">
            <w:pPr>
              <w:pStyle w:val="code"/>
            </w:pPr>
            <w:r w:rsidRPr="00B77A38">
              <w:t>*/</w:t>
            </w:r>
          </w:p>
        </w:tc>
      </w:tr>
      <w:tr w:rsidR="00E42D57" w:rsidRPr="00B77A38" w:rsidTr="00907463">
        <w:tc>
          <w:tcPr>
            <w:tcW w:w="0" w:type="auto"/>
            <w:shd w:val="clear" w:color="auto" w:fill="FFFFFF"/>
            <w:tcMar>
              <w:top w:w="0" w:type="dxa"/>
              <w:left w:w="150" w:type="dxa"/>
              <w:bottom w:w="0" w:type="dxa"/>
              <w:right w:w="150" w:type="dxa"/>
            </w:tcMar>
            <w:hideMark/>
          </w:tcPr>
          <w:p w:rsidR="00E42D57" w:rsidRPr="00B77A38" w:rsidRDefault="00E42D57" w:rsidP="00907463">
            <w:pPr>
              <w:pStyle w:val="code"/>
            </w:pPr>
            <w:r w:rsidRPr="00B77A38">
              <w:t>typedef struct _sai_switch_notification_t</w:t>
            </w:r>
          </w:p>
        </w:tc>
      </w:tr>
      <w:tr w:rsidR="00E42D57" w:rsidRPr="00B77A38" w:rsidTr="00907463">
        <w:tc>
          <w:tcPr>
            <w:tcW w:w="0" w:type="auto"/>
            <w:shd w:val="clear" w:color="auto" w:fill="FFFFFF"/>
            <w:tcMar>
              <w:top w:w="0" w:type="dxa"/>
              <w:left w:w="150" w:type="dxa"/>
              <w:bottom w:w="0" w:type="dxa"/>
              <w:right w:w="150" w:type="dxa"/>
            </w:tcMar>
            <w:hideMark/>
          </w:tcPr>
          <w:p w:rsidR="00E42D57" w:rsidRPr="00B77A38" w:rsidRDefault="00E42D57" w:rsidP="00907463">
            <w:pPr>
              <w:pStyle w:val="code"/>
            </w:pPr>
            <w:r w:rsidRPr="00B77A38">
              <w:t>{</w:t>
            </w:r>
          </w:p>
        </w:tc>
      </w:tr>
      <w:tr w:rsidR="00E42D57" w:rsidRPr="00B77A38" w:rsidTr="00907463">
        <w:tc>
          <w:tcPr>
            <w:tcW w:w="0" w:type="auto"/>
            <w:shd w:val="clear" w:color="auto" w:fill="FFFFFF"/>
            <w:tcMar>
              <w:top w:w="0" w:type="dxa"/>
              <w:left w:w="150" w:type="dxa"/>
              <w:bottom w:w="0" w:type="dxa"/>
              <w:right w:w="150" w:type="dxa"/>
            </w:tcMar>
            <w:hideMark/>
          </w:tcPr>
          <w:p w:rsidR="00E42D57" w:rsidRPr="00B77A38" w:rsidRDefault="00E42D57" w:rsidP="00907463">
            <w:pPr>
              <w:pStyle w:val="code"/>
            </w:pPr>
            <w:r w:rsidRPr="00B77A38">
              <w:t xml:space="preserve">    sai_switch_state_change_notification_fn on_switch_state_change;</w:t>
            </w:r>
          </w:p>
        </w:tc>
      </w:tr>
      <w:tr w:rsidR="00E42D57" w:rsidRPr="00B77A38" w:rsidTr="00907463">
        <w:tc>
          <w:tcPr>
            <w:tcW w:w="0" w:type="auto"/>
            <w:shd w:val="clear" w:color="auto" w:fill="FFFFFF"/>
            <w:tcMar>
              <w:top w:w="0" w:type="dxa"/>
              <w:left w:w="150" w:type="dxa"/>
              <w:bottom w:w="0" w:type="dxa"/>
              <w:right w:w="150" w:type="dxa"/>
            </w:tcMar>
            <w:hideMark/>
          </w:tcPr>
          <w:p w:rsidR="00E42D57" w:rsidRPr="00B77A38" w:rsidRDefault="00E42D57" w:rsidP="00907463">
            <w:pPr>
              <w:pStyle w:val="code"/>
            </w:pPr>
            <w:r w:rsidRPr="00B77A38">
              <w:t xml:space="preserve">    sai_fdb_event_notification_fn           on_fdb_event;</w:t>
            </w:r>
          </w:p>
          <w:p w:rsidR="00E42D57" w:rsidRPr="00B77A38" w:rsidRDefault="00E42D57" w:rsidP="00907463">
            <w:pPr>
              <w:pStyle w:val="code"/>
              <w:rPr>
                <w:b/>
                <w:bCs/>
              </w:rPr>
            </w:pPr>
            <w:r w:rsidRPr="00B77A38">
              <w:t xml:space="preserve">    </w:t>
            </w:r>
            <w:r w:rsidRPr="00B77A38">
              <w:rPr>
                <w:b/>
                <w:bCs/>
              </w:rPr>
              <w:t>sai_packet_event_notification_fn        on_packet_event;</w:t>
            </w:r>
          </w:p>
        </w:tc>
      </w:tr>
      <w:tr w:rsidR="00E42D57" w:rsidRPr="00B77A38" w:rsidTr="00907463">
        <w:tc>
          <w:tcPr>
            <w:tcW w:w="0" w:type="auto"/>
            <w:shd w:val="clear" w:color="auto" w:fill="FFFFFF"/>
            <w:tcMar>
              <w:top w:w="0" w:type="dxa"/>
              <w:left w:w="150" w:type="dxa"/>
              <w:bottom w:w="0" w:type="dxa"/>
              <w:right w:w="150" w:type="dxa"/>
            </w:tcMar>
            <w:hideMark/>
          </w:tcPr>
          <w:p w:rsidR="00E42D57" w:rsidRPr="00B77A38" w:rsidRDefault="00E42D57" w:rsidP="00907463">
            <w:pPr>
              <w:pStyle w:val="code"/>
            </w:pPr>
            <w:r w:rsidRPr="00B77A38">
              <w:t xml:space="preserve">    sai_port_state_change_notification_fn   on_port_state_change;</w:t>
            </w:r>
          </w:p>
        </w:tc>
      </w:tr>
      <w:tr w:rsidR="00E42D57" w:rsidRPr="00B77A38" w:rsidTr="00907463">
        <w:tc>
          <w:tcPr>
            <w:tcW w:w="0" w:type="auto"/>
            <w:shd w:val="clear" w:color="auto" w:fill="FFFFFF"/>
            <w:tcMar>
              <w:top w:w="0" w:type="dxa"/>
              <w:left w:w="150" w:type="dxa"/>
              <w:bottom w:w="0" w:type="dxa"/>
              <w:right w:w="150" w:type="dxa"/>
            </w:tcMar>
            <w:hideMark/>
          </w:tcPr>
          <w:p w:rsidR="00E42D57" w:rsidRPr="00B77A38" w:rsidRDefault="00E42D57" w:rsidP="00907463">
            <w:pPr>
              <w:pStyle w:val="code"/>
            </w:pPr>
            <w:r w:rsidRPr="00B77A38">
              <w:t xml:space="preserve">    sai_switch_shutdown_request_fn          on_switch_shutdown_request;</w:t>
            </w:r>
          </w:p>
        </w:tc>
      </w:tr>
      <w:tr w:rsidR="00E42D57" w:rsidRPr="00B77A38" w:rsidTr="00907463">
        <w:tc>
          <w:tcPr>
            <w:tcW w:w="0" w:type="auto"/>
            <w:shd w:val="clear" w:color="auto" w:fill="FFFFFF"/>
            <w:tcMar>
              <w:top w:w="0" w:type="dxa"/>
              <w:left w:w="150" w:type="dxa"/>
              <w:bottom w:w="0" w:type="dxa"/>
              <w:right w:w="150" w:type="dxa"/>
            </w:tcMar>
            <w:hideMark/>
          </w:tcPr>
          <w:p w:rsidR="00E42D57" w:rsidRDefault="00E42D57" w:rsidP="00907463">
            <w:pPr>
              <w:pStyle w:val="code"/>
            </w:pPr>
            <w:r w:rsidRPr="00B77A38">
              <w:t>} sai_switch_notification_t;</w:t>
            </w:r>
          </w:p>
          <w:p w:rsidR="00E42D57" w:rsidRDefault="00E42D57" w:rsidP="00907463">
            <w:pPr>
              <w:pStyle w:val="code"/>
            </w:pPr>
          </w:p>
          <w:p w:rsidR="00E42D57" w:rsidRDefault="00E42D57" w:rsidP="00907463">
            <w:pPr>
              <w:pStyle w:val="code"/>
            </w:pPr>
            <w:r w:rsidRPr="000145C3">
              <w:t>typedef</w:t>
            </w:r>
            <w:r w:rsidRPr="00CA4A5A">
              <w:t xml:space="preserve"> </w:t>
            </w:r>
            <w:r w:rsidRPr="000145C3">
              <w:t>void</w:t>
            </w:r>
            <w:r w:rsidRPr="00CA4A5A">
              <w:t xml:space="preserve"> (*</w:t>
            </w:r>
            <w:r>
              <w:t>sai_packet</w:t>
            </w:r>
            <w:r w:rsidRPr="003D5D85">
              <w:t>_event_</w:t>
            </w:r>
            <w:r>
              <w:t>notification_fn</w:t>
            </w:r>
            <w:r w:rsidRPr="00CA4A5A">
              <w:t>)(</w:t>
            </w:r>
          </w:p>
          <w:p w:rsidR="00E42D57" w:rsidRDefault="00677313" w:rsidP="00907463">
            <w:pPr>
              <w:pStyle w:val="code"/>
            </w:pPr>
            <w:r>
              <w:t xml:space="preserve">    </w:t>
            </w:r>
            <w:r w:rsidR="003A4572">
              <w:t xml:space="preserve">_In_ </w:t>
            </w:r>
            <w:r w:rsidR="00930C13">
              <w:t xml:space="preserve">const </w:t>
            </w:r>
            <w:r w:rsidR="000E3AAD">
              <w:t>void *</w:t>
            </w:r>
            <w:r w:rsidR="0066216B">
              <w:t>buffer</w:t>
            </w:r>
            <w:r w:rsidR="00E42D57">
              <w:t xml:space="preserve">, </w:t>
            </w:r>
          </w:p>
          <w:p w:rsidR="00E42D57" w:rsidRDefault="00677313" w:rsidP="00907463">
            <w:pPr>
              <w:pStyle w:val="code"/>
            </w:pPr>
            <w:r>
              <w:t xml:space="preserve">    </w:t>
            </w:r>
            <w:r w:rsidR="003A4572">
              <w:t xml:space="preserve">_In_ </w:t>
            </w:r>
            <w:r w:rsidR="000E3AAD">
              <w:t xml:space="preserve">sai_size_t </w:t>
            </w:r>
            <w:r w:rsidR="003C4BC1">
              <w:t>buffer_size</w:t>
            </w:r>
            <w:r w:rsidR="00E42D57">
              <w:t xml:space="preserve">, </w:t>
            </w:r>
          </w:p>
          <w:p w:rsidR="00E42D57" w:rsidRDefault="00677313" w:rsidP="00907463">
            <w:pPr>
              <w:pStyle w:val="code"/>
            </w:pPr>
            <w:r>
              <w:t xml:space="preserve">    </w:t>
            </w:r>
            <w:r w:rsidR="003A4572">
              <w:t xml:space="preserve">_In_ </w:t>
            </w:r>
            <w:r w:rsidR="00DD3731">
              <w:t>u</w:t>
            </w:r>
            <w:r w:rsidR="00E42D57">
              <w:t>int</w:t>
            </w:r>
            <w:r w:rsidR="00DD3731">
              <w:t>32</w:t>
            </w:r>
            <w:r w:rsidR="002F2D89">
              <w:t>_t</w:t>
            </w:r>
            <w:r w:rsidR="00E42D57">
              <w:t xml:space="preserve"> attr_count,</w:t>
            </w:r>
          </w:p>
          <w:p w:rsidR="00E42D57" w:rsidRDefault="00677313" w:rsidP="000A52D4">
            <w:pPr>
              <w:pStyle w:val="code"/>
            </w:pPr>
            <w:r>
              <w:t xml:space="preserve">    </w:t>
            </w:r>
            <w:r w:rsidR="003A4572">
              <w:t xml:space="preserve">_In_ </w:t>
            </w:r>
            <w:r w:rsidR="00930C13">
              <w:t xml:space="preserve">const </w:t>
            </w:r>
            <w:r w:rsidR="004D6B87">
              <w:t xml:space="preserve">sai_attribute_t </w:t>
            </w:r>
            <w:r w:rsidR="000E3AAD">
              <w:t>*</w:t>
            </w:r>
            <w:r w:rsidR="00E42D57">
              <w:t>attr_list</w:t>
            </w:r>
          </w:p>
          <w:p w:rsidR="00E42D57" w:rsidRPr="00B77A38" w:rsidRDefault="00E42D57" w:rsidP="00907463">
            <w:pPr>
              <w:pStyle w:val="code"/>
            </w:pPr>
            <w:r>
              <w:t>);</w:t>
            </w:r>
          </w:p>
        </w:tc>
      </w:tr>
      <w:tr w:rsidR="00E42D57" w:rsidRPr="00B77A38" w:rsidTr="00907463">
        <w:tc>
          <w:tcPr>
            <w:tcW w:w="0" w:type="auto"/>
            <w:shd w:val="clear" w:color="auto" w:fill="FFFFFF"/>
            <w:tcMar>
              <w:top w:w="0" w:type="dxa"/>
              <w:left w:w="150" w:type="dxa"/>
              <w:bottom w:w="0" w:type="dxa"/>
              <w:right w:w="150" w:type="dxa"/>
            </w:tcMar>
          </w:tcPr>
          <w:p w:rsidR="00E42D57" w:rsidRPr="00B77A38" w:rsidRDefault="00E42D57" w:rsidP="00907463">
            <w:pPr>
              <w:pStyle w:val="code"/>
            </w:pPr>
          </w:p>
        </w:tc>
      </w:tr>
      <w:bookmarkEnd w:id="21"/>
    </w:tbl>
    <w:p w:rsidR="00042AFE" w:rsidRDefault="00042AFE" w:rsidP="00042AFE">
      <w:pPr>
        <w:pStyle w:val="Heading2"/>
        <w:numPr>
          <w:ilvl w:val="0"/>
          <w:numId w:val="0"/>
        </w:numPr>
        <w:ind w:left="576"/>
      </w:pPr>
    </w:p>
    <w:p w:rsidR="00042AFE" w:rsidRDefault="00042AFE" w:rsidP="00042AFE">
      <w:pPr>
        <w:pStyle w:val="Heading2"/>
      </w:pPr>
      <w:bookmarkStart w:id="77" w:name="_Toc416314976"/>
      <w:r>
        <w:t>Changes in saitypes.h</w:t>
      </w:r>
      <w:bookmarkEnd w:id="77"/>
    </w:p>
    <w:tbl>
      <w:tblPr>
        <w:tblW w:w="7924" w:type="dxa"/>
        <w:tblInd w:w="-3" w:type="dxa"/>
        <w:shd w:val="clear" w:color="auto" w:fill="FFFFFF"/>
        <w:tblCellMar>
          <w:top w:w="15" w:type="dxa"/>
          <w:left w:w="15" w:type="dxa"/>
          <w:bottom w:w="15" w:type="dxa"/>
          <w:right w:w="15" w:type="dxa"/>
        </w:tblCellMar>
        <w:tblLook w:val="04A0" w:firstRow="1" w:lastRow="0" w:firstColumn="1" w:lastColumn="0" w:noHBand="0" w:noVBand="1"/>
      </w:tblPr>
      <w:tblGrid>
        <w:gridCol w:w="7924"/>
      </w:tblGrid>
      <w:tr w:rsidR="00042AFE" w:rsidRPr="00B77A38" w:rsidTr="00042AFE">
        <w:trPr>
          <w:trHeight w:val="409"/>
        </w:trPr>
        <w:tc>
          <w:tcPr>
            <w:tcW w:w="0" w:type="auto"/>
            <w:shd w:val="clear" w:color="auto" w:fill="FFFFFF"/>
            <w:tcMar>
              <w:top w:w="0" w:type="dxa"/>
              <w:left w:w="150" w:type="dxa"/>
              <w:bottom w:w="0" w:type="dxa"/>
              <w:right w:w="150" w:type="dxa"/>
            </w:tcMar>
            <w:hideMark/>
          </w:tcPr>
          <w:p w:rsidR="00042AFE" w:rsidRDefault="001E3C10" w:rsidP="00C14BF1">
            <w:pPr>
              <w:pStyle w:val="code"/>
            </w:pPr>
            <w:r>
              <w:t>t</w:t>
            </w:r>
            <w:r w:rsidR="00042AFE">
              <w:t>ypedef size_t sai_size_t;</w:t>
            </w:r>
          </w:p>
          <w:p w:rsidR="00042AFE" w:rsidRPr="00B77A38" w:rsidRDefault="00042AFE" w:rsidP="00C14BF1">
            <w:pPr>
              <w:pStyle w:val="code"/>
            </w:pPr>
          </w:p>
        </w:tc>
      </w:tr>
      <w:tr w:rsidR="00042AFE" w:rsidRPr="00B77A38" w:rsidTr="00042AFE">
        <w:trPr>
          <w:trHeight w:val="204"/>
        </w:trPr>
        <w:tc>
          <w:tcPr>
            <w:tcW w:w="0" w:type="auto"/>
            <w:shd w:val="clear" w:color="auto" w:fill="FFFFFF"/>
            <w:tcMar>
              <w:top w:w="0" w:type="dxa"/>
              <w:left w:w="150" w:type="dxa"/>
              <w:bottom w:w="0" w:type="dxa"/>
              <w:right w:w="150" w:type="dxa"/>
            </w:tcMar>
            <w:hideMark/>
          </w:tcPr>
          <w:p w:rsidR="00042AFE" w:rsidRPr="00B77A38" w:rsidRDefault="00042AFE" w:rsidP="00C14BF1">
            <w:pPr>
              <w:pStyle w:val="code"/>
            </w:pPr>
          </w:p>
        </w:tc>
      </w:tr>
    </w:tbl>
    <w:p w:rsidR="00042AFE" w:rsidRDefault="00042AFE" w:rsidP="00042AFE"/>
    <w:p w:rsidR="009C35DB" w:rsidRDefault="009C35DB" w:rsidP="009C35DB">
      <w:pPr>
        <w:pStyle w:val="Heading2"/>
      </w:pPr>
      <w:bookmarkStart w:id="78" w:name="_Toc416314977"/>
      <w:r>
        <w:t>Changes in saiswitch.h</w:t>
      </w:r>
      <w:bookmarkEnd w:id="78"/>
    </w:p>
    <w:p w:rsidR="009C35DB" w:rsidRPr="009C35DB" w:rsidRDefault="009C35DB" w:rsidP="009C35DB">
      <w:pPr>
        <w:pStyle w:val="code"/>
      </w:pPr>
      <w:r>
        <w:t>-</w:t>
      </w:r>
      <w:r w:rsidRPr="009C35DB">
        <w:t xml:space="preserve">    /* Action for Packets with TTL 0 or 1 [sai_packet_action_t] </w:t>
      </w:r>
    </w:p>
    <w:p w:rsidR="009C35DB" w:rsidRPr="009C35DB" w:rsidRDefault="009C35DB" w:rsidP="009C35DB">
      <w:pPr>
        <w:pStyle w:val="code"/>
      </w:pPr>
      <w:r>
        <w:t>-</w:t>
      </w:r>
      <w:r w:rsidRPr="009C35DB">
        <w:t xml:space="preserve">       (default to SAI_PACKET_ACTION_TRAP) */</w:t>
      </w:r>
    </w:p>
    <w:p w:rsidR="009C35DB" w:rsidRPr="00042AFE" w:rsidRDefault="009C35DB" w:rsidP="009C35DB">
      <w:pPr>
        <w:pStyle w:val="code"/>
      </w:pPr>
      <w:r>
        <w:t>-</w:t>
      </w:r>
      <w:r w:rsidRPr="009C35DB">
        <w:t xml:space="preserve">    SAI_SWITCH_ATTR_VIOLATION_TTL1_ACTION,</w:t>
      </w:r>
    </w:p>
    <w:p w:rsidR="009C35DB" w:rsidRDefault="009C35DB" w:rsidP="009C35DB">
      <w:pPr>
        <w:pStyle w:val="Heading2"/>
        <w:numPr>
          <w:ilvl w:val="0"/>
          <w:numId w:val="0"/>
        </w:numPr>
        <w:ind w:left="576"/>
      </w:pPr>
    </w:p>
    <w:p w:rsidR="003C4B3E" w:rsidRDefault="00D912B1" w:rsidP="00D912B1">
      <w:pPr>
        <w:pStyle w:val="Heading2"/>
      </w:pPr>
      <w:bookmarkStart w:id="79" w:name="_Toc416314978"/>
      <w:r>
        <w:t>Configuration example</w:t>
      </w:r>
      <w:r w:rsidR="008772AE">
        <w:t xml:space="preserve"> </w:t>
      </w:r>
      <w:r w:rsidR="000B3607">
        <w:t>– using netdev channel</w:t>
      </w:r>
      <w:bookmarkEnd w:id="79"/>
    </w:p>
    <w:p w:rsidR="00F43B06" w:rsidRDefault="00D912B1" w:rsidP="00D912B1">
      <w:r>
        <w:t>In the below example we will configure a system running L2</w:t>
      </w:r>
      <w:r w:rsidR="008D455D">
        <w:t xml:space="preserve"> </w:t>
      </w:r>
      <w:r w:rsidR="00F43B06">
        <w:t>{STP,</w:t>
      </w:r>
      <w:r w:rsidR="008D455D">
        <w:t xml:space="preserve"> LACP, IGMP snooping}</w:t>
      </w:r>
      <w:r w:rsidR="00F43B06">
        <w:t>,</w:t>
      </w:r>
      <w:r w:rsidR="008D455D">
        <w:t xml:space="preserve"> </w:t>
      </w:r>
      <w:r w:rsidR="00F43B06">
        <w:t>L3 {</w:t>
      </w:r>
      <w:r w:rsidR="00CD23A9">
        <w:t>BGP</w:t>
      </w:r>
      <w:r w:rsidR="00F43B06">
        <w:t>}</w:t>
      </w:r>
      <w:r w:rsidR="008D455D">
        <w:t>.</w:t>
      </w:r>
      <w:r w:rsidR="00F43B06">
        <w:t xml:space="preserve">  </w:t>
      </w:r>
    </w:p>
    <w:p w:rsidR="00F43B06" w:rsidRDefault="00F43B06" w:rsidP="00D912B1">
      <w:r>
        <w:t>We will create 3 QoS groups for the traffic to CPU</w:t>
      </w:r>
    </w:p>
    <w:p w:rsidR="00F43B06" w:rsidRDefault="00F43B06" w:rsidP="00D912B1">
      <w:r>
        <w:t>High – for control STP,</w:t>
      </w:r>
      <w:r w:rsidR="008D455D">
        <w:t xml:space="preserve"> LACP</w:t>
      </w:r>
      <w:r>
        <w:t>,</w:t>
      </w:r>
      <w:r w:rsidR="008D455D">
        <w:t xml:space="preserve"> </w:t>
      </w:r>
      <w:r>
        <w:t xml:space="preserve">BGP </w:t>
      </w:r>
    </w:p>
    <w:p w:rsidR="00D912B1" w:rsidRDefault="00F43B06" w:rsidP="00F56DFA">
      <w:r>
        <w:t xml:space="preserve">Medium – IGMP packet, </w:t>
      </w:r>
      <w:r w:rsidR="00F56DFA">
        <w:t>ARP</w:t>
      </w:r>
      <w:r>
        <w:t xml:space="preserve"> </w:t>
      </w:r>
    </w:p>
    <w:p w:rsidR="00357477" w:rsidRDefault="004206CD" w:rsidP="004206CD">
      <w:r>
        <w:t>Low – L3 exception (non-resolved ARP)</w:t>
      </w:r>
    </w:p>
    <w:p w:rsidR="00B27321" w:rsidRDefault="00B27321" w:rsidP="00357477">
      <w:r>
        <w:t xml:space="preserve">The </w:t>
      </w:r>
      <w:r w:rsidR="006E68A9">
        <w:t>system has</w:t>
      </w:r>
      <w:r>
        <w:t xml:space="preserve"> 4 </w:t>
      </w:r>
      <w:r w:rsidR="006E68A9">
        <w:t>physical</w:t>
      </w:r>
      <w:r w:rsidR="004206CD">
        <w:t xml:space="preserve"> ports</w:t>
      </w:r>
      <w:r w:rsidR="006E68A9">
        <w:t>, and the</w:t>
      </w:r>
      <w:r w:rsidR="004206CD">
        <w:t xml:space="preserve"> method for send and receive</w:t>
      </w:r>
      <w:r w:rsidR="00E64EA6">
        <w:t xml:space="preserve"> of CPU traffic</w:t>
      </w:r>
      <w:r w:rsidR="006E68A9">
        <w:t xml:space="preserve"> is via OS net device </w:t>
      </w:r>
    </w:p>
    <w:p w:rsidR="00F43B06" w:rsidRDefault="00F43B06" w:rsidP="003C4B3E">
      <w:pPr>
        <w:pStyle w:val="Heading3"/>
      </w:pPr>
      <w:bookmarkStart w:id="80" w:name="_Toc416314979"/>
      <w:r>
        <w:t>Step 1</w:t>
      </w:r>
      <w:r w:rsidR="002132EC">
        <w:t>-</w:t>
      </w:r>
      <w:r>
        <w:t xml:space="preserve"> </w:t>
      </w:r>
      <w:r w:rsidR="00357477">
        <w:t>create three</w:t>
      </w:r>
      <w:r>
        <w:t xml:space="preserve"> </w:t>
      </w:r>
      <w:r w:rsidR="00357477">
        <w:t>trap groups</w:t>
      </w:r>
      <w:bookmarkEnd w:id="80"/>
      <w:r w:rsidR="00357477">
        <w:t xml:space="preserve"> </w:t>
      </w:r>
    </w:p>
    <w:p w:rsidR="00357477" w:rsidRDefault="00357477" w:rsidP="00357477">
      <w:pPr>
        <w:pStyle w:val="code"/>
      </w:pPr>
      <w:r>
        <w:t>sai_object_id_t low_prio_group;</w:t>
      </w:r>
    </w:p>
    <w:p w:rsidR="00357477" w:rsidRDefault="00357477" w:rsidP="00357477">
      <w:pPr>
        <w:pStyle w:val="code"/>
      </w:pPr>
      <w:r>
        <w:t>sai_object_id_t med_prio_group;</w:t>
      </w:r>
    </w:p>
    <w:p w:rsidR="00357477" w:rsidRDefault="00357477" w:rsidP="00357477">
      <w:pPr>
        <w:pStyle w:val="code"/>
      </w:pPr>
      <w:r>
        <w:t>sai_object_id_t high_prio_group;</w:t>
      </w:r>
    </w:p>
    <w:p w:rsidR="00357477" w:rsidRDefault="00357477" w:rsidP="00357477">
      <w:pPr>
        <w:pStyle w:val="code"/>
      </w:pPr>
    </w:p>
    <w:p w:rsidR="00357477" w:rsidRDefault="004D6B87" w:rsidP="00357477">
      <w:pPr>
        <w:pStyle w:val="code"/>
      </w:pPr>
      <w:r>
        <w:t xml:space="preserve">sai_attribute_t </w:t>
      </w:r>
      <w:r w:rsidR="00357477">
        <w:t>sai_attr_list[3]</w:t>
      </w:r>
      <w:r w:rsidR="00B27321">
        <w:t>;</w:t>
      </w:r>
    </w:p>
    <w:p w:rsidR="00357477" w:rsidRDefault="00357477" w:rsidP="00357477">
      <w:pPr>
        <w:pStyle w:val="code"/>
      </w:pPr>
      <w:r>
        <w:t>sai_attr_list[0].</w:t>
      </w:r>
      <w:r w:rsidR="00B27321">
        <w:t>id=SAI_HOSTIF_GROUP_ATTR_PRIO;</w:t>
      </w:r>
    </w:p>
    <w:p w:rsidR="00B27321" w:rsidRDefault="00B27321" w:rsidP="00B27321">
      <w:pPr>
        <w:pStyle w:val="code"/>
      </w:pPr>
      <w:r>
        <w:t>sai_attr_list[0].value=7;</w:t>
      </w:r>
    </w:p>
    <w:p w:rsidR="00CD23A9" w:rsidRDefault="00CD23A9" w:rsidP="00B27321">
      <w:pPr>
        <w:pStyle w:val="code"/>
      </w:pPr>
    </w:p>
    <w:p w:rsidR="00B27321" w:rsidRDefault="00B27321" w:rsidP="00B27321">
      <w:pPr>
        <w:pStyle w:val="code"/>
      </w:pPr>
      <w:r>
        <w:t>sai_attr_list[1].id=SAI_HOSTIF_GROUP_ATTR_QUEUE;</w:t>
      </w:r>
    </w:p>
    <w:p w:rsidR="00B27321" w:rsidRDefault="00B27321" w:rsidP="00B27321">
      <w:pPr>
        <w:pStyle w:val="code"/>
      </w:pPr>
      <w:r>
        <w:t>sai_attr_list[1].value=high_queue_id;</w:t>
      </w:r>
      <w:r w:rsidR="009B434A">
        <w:t xml:space="preserve"> </w:t>
      </w:r>
      <w:r>
        <w:t>//</w:t>
      </w:r>
      <w:r w:rsidRPr="00B27321">
        <w:t xml:space="preserve"> </w:t>
      </w:r>
      <w:r>
        <w:t xml:space="preserve">high_queue_id is a queue element created via QoS SAI API </w:t>
      </w:r>
    </w:p>
    <w:p w:rsidR="00CD23A9" w:rsidRDefault="00CD23A9" w:rsidP="00B27321">
      <w:pPr>
        <w:pStyle w:val="code"/>
      </w:pPr>
    </w:p>
    <w:p w:rsidR="00B27321" w:rsidRDefault="00B27321" w:rsidP="00B27321">
      <w:pPr>
        <w:pStyle w:val="code"/>
      </w:pPr>
      <w:r>
        <w:t>sai_attr_list[2].id=</w:t>
      </w:r>
      <w:r w:rsidRPr="00B27321">
        <w:t xml:space="preserve"> </w:t>
      </w:r>
      <w:r>
        <w:t>SAI_HOSTIF_GROUP_ATTR_POLICER;</w:t>
      </w:r>
    </w:p>
    <w:p w:rsidR="00B27321" w:rsidRDefault="00B27321" w:rsidP="00B27321">
      <w:pPr>
        <w:pStyle w:val="code"/>
      </w:pPr>
      <w:r>
        <w:t>sai_attr_list[2].value=high_policer_id;</w:t>
      </w:r>
      <w:r w:rsidR="009B434A">
        <w:t xml:space="preserve"> </w:t>
      </w:r>
      <w:r>
        <w:t>//high_policer_id is a policer element created via policer  SAI API</w:t>
      </w:r>
    </w:p>
    <w:p w:rsidR="00B27321" w:rsidRDefault="00B27321" w:rsidP="00B27321">
      <w:pPr>
        <w:pStyle w:val="code"/>
      </w:pPr>
    </w:p>
    <w:p w:rsidR="00B27321" w:rsidRDefault="00B27321" w:rsidP="00B27321">
      <w:pPr>
        <w:pStyle w:val="code"/>
      </w:pPr>
    </w:p>
    <w:p w:rsidR="00B27321" w:rsidRDefault="00CD23A9" w:rsidP="00B27321">
      <w:pPr>
        <w:pStyle w:val="code"/>
      </w:pPr>
      <w:r>
        <w:t>sai_create_hostif_group_fn(&amp;high_prio_group,</w:t>
      </w:r>
      <w:r w:rsidR="00744A03">
        <w:t xml:space="preserve"> </w:t>
      </w:r>
      <w:r>
        <w:t>3,</w:t>
      </w:r>
      <w:r w:rsidRPr="00CD23A9">
        <w:t xml:space="preserve"> </w:t>
      </w:r>
      <w:r>
        <w:t>sai_attr_list);</w:t>
      </w:r>
    </w:p>
    <w:p w:rsidR="00B27321" w:rsidRDefault="00B27321" w:rsidP="00B27321">
      <w:pPr>
        <w:pStyle w:val="code"/>
      </w:pPr>
      <w:r>
        <w:t xml:space="preserve">    </w:t>
      </w:r>
    </w:p>
    <w:p w:rsidR="00CD23A9" w:rsidRDefault="00CD23A9" w:rsidP="00CD23A9">
      <w:pPr>
        <w:pStyle w:val="code"/>
      </w:pPr>
    </w:p>
    <w:p w:rsidR="00CD23A9" w:rsidRDefault="00CD23A9" w:rsidP="00CD23A9">
      <w:pPr>
        <w:pStyle w:val="code"/>
      </w:pPr>
      <w:r>
        <w:t>sai_attr_list[0].id=SAI_HOSTIF_GROUP_ATTR_PRIO;</w:t>
      </w:r>
    </w:p>
    <w:p w:rsidR="00CD23A9" w:rsidRDefault="00CD23A9" w:rsidP="00CD23A9">
      <w:pPr>
        <w:pStyle w:val="code"/>
      </w:pPr>
      <w:r>
        <w:t>sai_attr_list[0].value=6;</w:t>
      </w:r>
    </w:p>
    <w:p w:rsidR="00CD23A9" w:rsidRDefault="00CD23A9" w:rsidP="00CD23A9">
      <w:pPr>
        <w:pStyle w:val="code"/>
      </w:pPr>
    </w:p>
    <w:p w:rsidR="00CD23A9" w:rsidRDefault="00CD23A9" w:rsidP="00CD23A9">
      <w:pPr>
        <w:pStyle w:val="code"/>
      </w:pPr>
      <w:r>
        <w:t>sai_attr_list[1].id=</w:t>
      </w:r>
      <w:r w:rsidRPr="00B27321">
        <w:t xml:space="preserve"> </w:t>
      </w:r>
      <w:r>
        <w:t>SAI_HOSTIF_GROUP_ATTR_QUEUE;</w:t>
      </w:r>
    </w:p>
    <w:p w:rsidR="00CD23A9" w:rsidRDefault="00CD23A9" w:rsidP="00CD23A9">
      <w:pPr>
        <w:pStyle w:val="code"/>
      </w:pPr>
      <w:r>
        <w:t>sai_attr_list[1].value=med_queue_id;</w:t>
      </w:r>
      <w:r w:rsidR="00744A03">
        <w:t xml:space="preserve"> </w:t>
      </w:r>
      <w:r>
        <w:t>//</w:t>
      </w:r>
      <w:r w:rsidRPr="00B27321">
        <w:t xml:space="preserve"> </w:t>
      </w:r>
      <w:r>
        <w:t xml:space="preserve">high_queue_id is a queue element created via QoS SAI API </w:t>
      </w:r>
    </w:p>
    <w:p w:rsidR="00CD23A9" w:rsidRDefault="00CD23A9" w:rsidP="00CD23A9">
      <w:pPr>
        <w:pStyle w:val="code"/>
      </w:pPr>
    </w:p>
    <w:p w:rsidR="00CD23A9" w:rsidRDefault="00CD23A9" w:rsidP="00CD23A9">
      <w:pPr>
        <w:pStyle w:val="code"/>
      </w:pPr>
      <w:r>
        <w:t>sai_attr_list[2].id=</w:t>
      </w:r>
      <w:r w:rsidRPr="00B27321">
        <w:t xml:space="preserve"> </w:t>
      </w:r>
      <w:r>
        <w:t>SAI_HOSTIF_GROUP_ATTR_POLICER;</w:t>
      </w:r>
    </w:p>
    <w:p w:rsidR="00CD23A9" w:rsidRDefault="00CD23A9" w:rsidP="00CD23A9">
      <w:pPr>
        <w:pStyle w:val="code"/>
      </w:pPr>
      <w:r>
        <w:t>sai_attr_list[2].value=med_policer_id;</w:t>
      </w:r>
      <w:r w:rsidR="00744A03">
        <w:t xml:space="preserve"> </w:t>
      </w:r>
      <w:r>
        <w:t>//high_policer_id is a policer element created via policer  SAI API</w:t>
      </w:r>
    </w:p>
    <w:p w:rsidR="00B27321" w:rsidRDefault="00B27321" w:rsidP="00357477">
      <w:pPr>
        <w:pStyle w:val="code"/>
      </w:pPr>
    </w:p>
    <w:p w:rsidR="00CD23A9" w:rsidRDefault="00CD23A9" w:rsidP="00CD23A9">
      <w:pPr>
        <w:pStyle w:val="code"/>
      </w:pPr>
      <w:r>
        <w:t>sai_create_hostif_group_fn(&amp;med_prio_group,3,</w:t>
      </w:r>
      <w:r w:rsidRPr="00CD23A9">
        <w:t xml:space="preserve"> </w:t>
      </w:r>
      <w:r>
        <w:t>sai_attr_list);</w:t>
      </w:r>
    </w:p>
    <w:p w:rsidR="00B27321" w:rsidRDefault="00B27321" w:rsidP="00357477">
      <w:pPr>
        <w:pStyle w:val="code"/>
      </w:pPr>
    </w:p>
    <w:p w:rsidR="00CD23A9" w:rsidRDefault="00CD23A9" w:rsidP="00357477">
      <w:pPr>
        <w:pStyle w:val="code"/>
      </w:pPr>
    </w:p>
    <w:p w:rsidR="00CD23A9" w:rsidRDefault="00CD23A9" w:rsidP="00CD23A9">
      <w:pPr>
        <w:pStyle w:val="code"/>
      </w:pPr>
      <w:r>
        <w:t>sai_attr_list[0].id=SAI_HOSTIF_GROUP_ATTR_PRIO;</w:t>
      </w:r>
    </w:p>
    <w:p w:rsidR="00CD23A9" w:rsidRDefault="00CD23A9" w:rsidP="00CD23A9">
      <w:pPr>
        <w:pStyle w:val="code"/>
      </w:pPr>
      <w:r>
        <w:t>sai_attr_list[0].value=5;</w:t>
      </w:r>
    </w:p>
    <w:p w:rsidR="00CD23A9" w:rsidRDefault="00CD23A9" w:rsidP="00CD23A9">
      <w:pPr>
        <w:pStyle w:val="code"/>
      </w:pPr>
    </w:p>
    <w:p w:rsidR="00CD23A9" w:rsidRDefault="00CD23A9" w:rsidP="00CD23A9">
      <w:pPr>
        <w:pStyle w:val="code"/>
      </w:pPr>
      <w:r>
        <w:t>sai_attr_list[1].id=</w:t>
      </w:r>
      <w:r w:rsidRPr="00B27321">
        <w:t xml:space="preserve"> </w:t>
      </w:r>
      <w:r>
        <w:t>SAI_HOSTIF_GROUP_ATTR_QUEUE;</w:t>
      </w:r>
    </w:p>
    <w:p w:rsidR="00CD23A9" w:rsidRDefault="00CD23A9" w:rsidP="00CD23A9">
      <w:pPr>
        <w:pStyle w:val="code"/>
      </w:pPr>
      <w:r>
        <w:t>sai_attr_list[1].value=low_queue_id;</w:t>
      </w:r>
      <w:r w:rsidR="00744A03">
        <w:t xml:space="preserve"> </w:t>
      </w:r>
      <w:r>
        <w:t>//</w:t>
      </w:r>
      <w:r w:rsidRPr="00B27321">
        <w:t xml:space="preserve"> </w:t>
      </w:r>
      <w:r>
        <w:t xml:space="preserve">high_queue_id is a queue element created via QoS SAI API </w:t>
      </w:r>
    </w:p>
    <w:p w:rsidR="00CD23A9" w:rsidRDefault="00CD23A9" w:rsidP="00CD23A9">
      <w:pPr>
        <w:pStyle w:val="code"/>
      </w:pPr>
    </w:p>
    <w:p w:rsidR="00CD23A9" w:rsidRDefault="00CD23A9" w:rsidP="00CD23A9">
      <w:pPr>
        <w:pStyle w:val="code"/>
      </w:pPr>
      <w:r>
        <w:t>sai_attr_list[2].id=</w:t>
      </w:r>
      <w:r w:rsidRPr="00B27321">
        <w:t xml:space="preserve"> </w:t>
      </w:r>
      <w:r>
        <w:t>SAI_HOSTIF_GROUP_ATTR_POLICER;</w:t>
      </w:r>
    </w:p>
    <w:p w:rsidR="00CD23A9" w:rsidRDefault="00CD23A9" w:rsidP="00CD23A9">
      <w:pPr>
        <w:pStyle w:val="code"/>
      </w:pPr>
      <w:r>
        <w:t>sai_attr_list[2].value=low_policer_id;</w:t>
      </w:r>
      <w:r w:rsidR="00744A03">
        <w:t xml:space="preserve"> </w:t>
      </w:r>
      <w:r>
        <w:t xml:space="preserve">//high_policer_id is a policer element created via </w:t>
      </w:r>
      <w:r>
        <w:lastRenderedPageBreak/>
        <w:t>policer  SAI API</w:t>
      </w:r>
    </w:p>
    <w:p w:rsidR="00CD23A9" w:rsidRDefault="00CD23A9" w:rsidP="00CD23A9">
      <w:pPr>
        <w:pStyle w:val="code"/>
      </w:pPr>
    </w:p>
    <w:p w:rsidR="00CD23A9" w:rsidRDefault="00CD23A9" w:rsidP="00CD23A9">
      <w:pPr>
        <w:pStyle w:val="code"/>
      </w:pPr>
      <w:r>
        <w:t>sai_create_hostif_group_fn(&amp;low_prio_group,3,</w:t>
      </w:r>
      <w:r w:rsidRPr="00CD23A9">
        <w:t xml:space="preserve"> </w:t>
      </w:r>
      <w:r>
        <w:t>sai_attr_list);</w:t>
      </w:r>
    </w:p>
    <w:p w:rsidR="00CD23A9" w:rsidRDefault="00CD23A9" w:rsidP="00357477">
      <w:pPr>
        <w:pStyle w:val="code"/>
      </w:pPr>
    </w:p>
    <w:p w:rsidR="00357477" w:rsidRDefault="00357477" w:rsidP="00357477">
      <w:pPr>
        <w:pStyle w:val="code"/>
      </w:pPr>
    </w:p>
    <w:p w:rsidR="00357477" w:rsidRDefault="00357477" w:rsidP="00357477">
      <w:pPr>
        <w:pStyle w:val="code"/>
      </w:pPr>
    </w:p>
    <w:p w:rsidR="00BD597A" w:rsidRDefault="00BD597A" w:rsidP="00BD597A">
      <w:pPr>
        <w:pStyle w:val="Heading3"/>
        <w:numPr>
          <w:ilvl w:val="0"/>
          <w:numId w:val="0"/>
        </w:numPr>
        <w:ind w:left="720"/>
      </w:pPr>
    </w:p>
    <w:p w:rsidR="00B06114" w:rsidRDefault="00B06114" w:rsidP="00B06114">
      <w:pPr>
        <w:pStyle w:val="Heading3"/>
      </w:pPr>
      <w:bookmarkStart w:id="81" w:name="_Toc416314980"/>
      <w:r>
        <w:t>Step 2</w:t>
      </w:r>
      <w:r w:rsidR="002132EC">
        <w:t>-</w:t>
      </w:r>
      <w:r>
        <w:t xml:space="preserve"> create host interface channel</w:t>
      </w:r>
      <w:bookmarkEnd w:id="81"/>
      <w:r>
        <w:t xml:space="preserve">  </w:t>
      </w:r>
    </w:p>
    <w:p w:rsidR="008772AE" w:rsidRDefault="00C4443C" w:rsidP="00C4443C">
      <w:r>
        <w:t xml:space="preserve">Creation of port net devices in the OS   </w:t>
      </w:r>
    </w:p>
    <w:p w:rsidR="00B7123A" w:rsidRDefault="00B7123A" w:rsidP="00C4443C">
      <w:pPr>
        <w:pStyle w:val="code"/>
      </w:pPr>
      <w:r>
        <w:rPr>
          <w:lang w:bidi="he-IL"/>
        </w:rPr>
        <w:t>sai_object_id_t host_if_id</w:t>
      </w:r>
      <w:r w:rsidR="003938E6">
        <w:rPr>
          <w:lang w:bidi="he-IL"/>
        </w:rPr>
        <w:t>[4]</w:t>
      </w:r>
      <w:r>
        <w:rPr>
          <w:lang w:bidi="he-IL"/>
        </w:rPr>
        <w:t>;</w:t>
      </w:r>
    </w:p>
    <w:p w:rsidR="008772AE" w:rsidRDefault="004D6B87" w:rsidP="00C4443C">
      <w:pPr>
        <w:pStyle w:val="code"/>
      </w:pPr>
      <w:r>
        <w:t xml:space="preserve">sai_attribute_t </w:t>
      </w:r>
      <w:r w:rsidR="008772AE">
        <w:t>sai_if_channel_attr[3];</w:t>
      </w:r>
    </w:p>
    <w:p w:rsidR="00FD3C63" w:rsidRDefault="00FD3C63" w:rsidP="00C4443C">
      <w:pPr>
        <w:pStyle w:val="code"/>
      </w:pPr>
    </w:p>
    <w:p w:rsidR="008772AE" w:rsidRDefault="008772AE" w:rsidP="00C4443C">
      <w:pPr>
        <w:pStyle w:val="code"/>
        <w:rPr>
          <w:lang w:bidi="he-IL"/>
        </w:rPr>
      </w:pPr>
      <w:r>
        <w:t>sai_if_channel_attr[0].id=</w:t>
      </w:r>
      <w:r w:rsidRPr="002E443F">
        <w:rPr>
          <w:lang w:bidi="he-IL"/>
        </w:rPr>
        <w:t>SAI_HOST_INTERFACE_ATTR_TYPE</w:t>
      </w:r>
      <w:r>
        <w:rPr>
          <w:lang w:bidi="he-IL"/>
        </w:rPr>
        <w:t>;</w:t>
      </w:r>
    </w:p>
    <w:p w:rsidR="008772AE" w:rsidRDefault="008772AE" w:rsidP="00C4443C">
      <w:pPr>
        <w:pStyle w:val="code"/>
        <w:rPr>
          <w:rFonts w:ascii="Courier New" w:eastAsia="Times New Roman" w:hAnsi="Courier New" w:cs="Courier New"/>
          <w:color w:val="000000"/>
          <w:szCs w:val="18"/>
          <w:lang w:bidi="he-IL"/>
        </w:rPr>
      </w:pPr>
      <w:r>
        <w:t>sai_if_channel_attr[0].value=</w:t>
      </w:r>
      <w:r w:rsidR="00C4443C" w:rsidRPr="002E443F">
        <w:rPr>
          <w:rFonts w:ascii="Courier New" w:eastAsia="Times New Roman" w:hAnsi="Courier New" w:cs="Courier New"/>
          <w:color w:val="000000"/>
          <w:szCs w:val="18"/>
          <w:lang w:bidi="he-IL"/>
        </w:rPr>
        <w:t>SAI_HOST_INTERFACE_TYPE_PORT</w:t>
      </w:r>
      <w:r w:rsidR="00C4443C">
        <w:rPr>
          <w:rFonts w:ascii="Courier New" w:eastAsia="Times New Roman" w:hAnsi="Courier New" w:cs="Courier New"/>
          <w:color w:val="000000"/>
          <w:szCs w:val="18"/>
          <w:lang w:bidi="he-IL"/>
        </w:rPr>
        <w:t>;</w:t>
      </w:r>
    </w:p>
    <w:p w:rsidR="00C4443C" w:rsidRDefault="00C4443C" w:rsidP="00C4443C">
      <w:pPr>
        <w:pStyle w:val="code"/>
        <w:rPr>
          <w:rFonts w:ascii="Courier New" w:eastAsia="Times New Roman" w:hAnsi="Courier New" w:cs="Courier New"/>
          <w:color w:val="000000"/>
          <w:szCs w:val="18"/>
          <w:lang w:bidi="he-IL"/>
        </w:rPr>
      </w:pPr>
    </w:p>
    <w:p w:rsidR="00C4443C" w:rsidRDefault="00C4443C" w:rsidP="00C4443C">
      <w:pPr>
        <w:pStyle w:val="code"/>
        <w:rPr>
          <w:lang w:bidi="he-IL"/>
        </w:rPr>
      </w:pPr>
      <w:r>
        <w:t>sai_if_channel_attr[1].id=</w:t>
      </w:r>
      <w:r w:rsidRPr="008772AE">
        <w:rPr>
          <w:lang w:bidi="he-IL"/>
        </w:rPr>
        <w:t xml:space="preserve"> </w:t>
      </w:r>
      <w:r>
        <w:rPr>
          <w:lang w:bidi="he-IL"/>
        </w:rPr>
        <w:t>S</w:t>
      </w:r>
      <w:r w:rsidRPr="002E443F">
        <w:rPr>
          <w:lang w:bidi="he-IL"/>
        </w:rPr>
        <w:t>AI_HOST_INTERFACE_TYPE_PORT</w:t>
      </w:r>
      <w:r>
        <w:rPr>
          <w:lang w:bidi="he-IL"/>
        </w:rPr>
        <w:t>;</w:t>
      </w:r>
    </w:p>
    <w:p w:rsidR="00C4443C" w:rsidRPr="008772AE" w:rsidRDefault="00C4443C" w:rsidP="00564263">
      <w:pPr>
        <w:pStyle w:val="code"/>
      </w:pPr>
      <w:r>
        <w:t>sai_if_channel_attr[1].value=</w:t>
      </w:r>
      <w:r>
        <w:rPr>
          <w:rFonts w:ascii="Courier New" w:eastAsia="Times New Roman" w:hAnsi="Courier New" w:cs="Courier New"/>
          <w:color w:val="000000"/>
          <w:szCs w:val="18"/>
          <w:lang w:bidi="he-IL"/>
        </w:rPr>
        <w:t>port_id[0];</w:t>
      </w:r>
      <w:r w:rsidRPr="00C4443C">
        <w:t xml:space="preserve"> </w:t>
      </w:r>
      <w:r>
        <w:t>//</w:t>
      </w:r>
      <w:r w:rsidRPr="00B27321">
        <w:t xml:space="preserve"> </w:t>
      </w:r>
      <w:r>
        <w:t xml:space="preserve">port_id[X] is a port element created via port SAI API  </w:t>
      </w:r>
    </w:p>
    <w:p w:rsidR="00C4443C" w:rsidRDefault="00C4443C" w:rsidP="00C4443C">
      <w:pPr>
        <w:pStyle w:val="code"/>
      </w:pPr>
    </w:p>
    <w:p w:rsidR="00C4443C" w:rsidRDefault="00C4443C" w:rsidP="00C4443C">
      <w:pPr>
        <w:pStyle w:val="code"/>
        <w:rPr>
          <w:lang w:bidi="he-IL"/>
        </w:rPr>
      </w:pPr>
      <w:r>
        <w:t>sai_if_channel_attr[2].id=</w:t>
      </w:r>
      <w:r w:rsidRPr="008772AE">
        <w:rPr>
          <w:lang w:bidi="he-IL"/>
        </w:rPr>
        <w:t xml:space="preserve"> </w:t>
      </w:r>
      <w:r w:rsidR="00FD3C63" w:rsidRPr="002E443F">
        <w:rPr>
          <w:lang w:bidi="he-IL"/>
        </w:rPr>
        <w:t>SAI_HOST_INTERFACE_ATTR_NAME</w:t>
      </w:r>
      <w:r>
        <w:rPr>
          <w:lang w:bidi="he-IL"/>
        </w:rPr>
        <w:t>;</w:t>
      </w:r>
    </w:p>
    <w:p w:rsidR="00C4443C" w:rsidRPr="008772AE" w:rsidRDefault="00C4443C" w:rsidP="00C4443C">
      <w:pPr>
        <w:pStyle w:val="code"/>
      </w:pPr>
      <w:r>
        <w:t>sai_if_channel_attr[2].value=</w:t>
      </w:r>
      <w:r w:rsidR="00FD3C63">
        <w:rPr>
          <w:rFonts w:ascii="Courier New" w:eastAsia="Times New Roman" w:hAnsi="Courier New" w:cs="Courier New"/>
          <w:color w:val="000000"/>
          <w:szCs w:val="18"/>
          <w:lang w:bidi="he-IL"/>
        </w:rPr>
        <w:t>”port1”</w:t>
      </w:r>
      <w:r>
        <w:rPr>
          <w:rFonts w:ascii="Courier New" w:eastAsia="Times New Roman" w:hAnsi="Courier New" w:cs="Courier New"/>
          <w:color w:val="000000"/>
          <w:szCs w:val="18"/>
          <w:lang w:bidi="he-IL"/>
        </w:rPr>
        <w:t>;</w:t>
      </w:r>
    </w:p>
    <w:p w:rsidR="00C4443C" w:rsidRDefault="00C4443C" w:rsidP="00C4443C">
      <w:pPr>
        <w:pStyle w:val="code"/>
      </w:pPr>
    </w:p>
    <w:p w:rsidR="00FD3C63" w:rsidRPr="002E443F" w:rsidRDefault="00B7123A" w:rsidP="00FD3C63">
      <w:pPr>
        <w:pStyle w:val="code"/>
        <w:rPr>
          <w:lang w:bidi="he-IL"/>
        </w:rPr>
      </w:pPr>
      <w:r>
        <w:rPr>
          <w:lang w:bidi="he-IL"/>
        </w:rPr>
        <w:t>sai_create_host_interface_fn(&amp;host_if_id</w:t>
      </w:r>
      <w:r w:rsidR="003938E6">
        <w:rPr>
          <w:lang w:bidi="he-IL"/>
        </w:rPr>
        <w:t>[0]</w:t>
      </w:r>
      <w:r>
        <w:rPr>
          <w:lang w:bidi="he-IL"/>
        </w:rPr>
        <w:t>,</w:t>
      </w:r>
      <w:r w:rsidR="00D94E72">
        <w:rPr>
          <w:lang w:bidi="he-IL"/>
        </w:rPr>
        <w:t xml:space="preserve"> </w:t>
      </w:r>
      <w:r>
        <w:rPr>
          <w:lang w:bidi="he-IL"/>
        </w:rPr>
        <w:t>3,</w:t>
      </w:r>
      <w:r w:rsidRPr="00B7123A">
        <w:t xml:space="preserve"> </w:t>
      </w:r>
      <w:r>
        <w:t xml:space="preserve">sai_if_channel_attr); </w:t>
      </w:r>
    </w:p>
    <w:p w:rsidR="00C4443C" w:rsidRPr="008772AE" w:rsidRDefault="00C4443C" w:rsidP="00C4443C">
      <w:pPr>
        <w:pStyle w:val="code"/>
      </w:pPr>
    </w:p>
    <w:p w:rsidR="008772AE" w:rsidRDefault="008772AE" w:rsidP="008772AE">
      <w:pPr>
        <w:pStyle w:val="code"/>
      </w:pPr>
    </w:p>
    <w:p w:rsidR="00B7123A" w:rsidRDefault="00B7123A" w:rsidP="00B7123A">
      <w:pPr>
        <w:pStyle w:val="code"/>
        <w:rPr>
          <w:lang w:bidi="he-IL"/>
        </w:rPr>
      </w:pPr>
      <w:r>
        <w:t>sai_if_channel_attr[0].id=</w:t>
      </w:r>
      <w:r w:rsidRPr="008772AE">
        <w:rPr>
          <w:lang w:bidi="he-IL"/>
        </w:rPr>
        <w:t xml:space="preserve"> </w:t>
      </w:r>
      <w:r w:rsidRPr="002E443F">
        <w:rPr>
          <w:lang w:bidi="he-IL"/>
        </w:rPr>
        <w:t>SAI_HOST_INTERFACE_ATTR_TYPE</w:t>
      </w:r>
      <w:r>
        <w:rPr>
          <w:lang w:bidi="he-IL"/>
        </w:rPr>
        <w:t>;</w:t>
      </w:r>
    </w:p>
    <w:p w:rsidR="00B7123A" w:rsidRDefault="00B7123A" w:rsidP="00B7123A">
      <w:pPr>
        <w:pStyle w:val="code"/>
        <w:rPr>
          <w:rFonts w:ascii="Courier New" w:eastAsia="Times New Roman" w:hAnsi="Courier New" w:cs="Courier New"/>
          <w:color w:val="000000"/>
          <w:szCs w:val="18"/>
          <w:lang w:bidi="he-IL"/>
        </w:rPr>
      </w:pPr>
      <w:r>
        <w:t>sai_if_channel_attr[0].value=</w:t>
      </w:r>
      <w:r w:rsidRPr="002E443F">
        <w:rPr>
          <w:rFonts w:ascii="Courier New" w:eastAsia="Times New Roman" w:hAnsi="Courier New" w:cs="Courier New"/>
          <w:color w:val="000000"/>
          <w:szCs w:val="18"/>
          <w:lang w:bidi="he-IL"/>
        </w:rPr>
        <w:t>SAI_HOST_INTERFACE_TYPE_PORT</w:t>
      </w:r>
      <w:r>
        <w:rPr>
          <w:rFonts w:ascii="Courier New" w:eastAsia="Times New Roman" w:hAnsi="Courier New" w:cs="Courier New"/>
          <w:color w:val="000000"/>
          <w:szCs w:val="18"/>
          <w:lang w:bidi="he-IL"/>
        </w:rPr>
        <w:t>;</w:t>
      </w:r>
    </w:p>
    <w:p w:rsidR="00B7123A" w:rsidRDefault="00B7123A" w:rsidP="00B7123A">
      <w:pPr>
        <w:pStyle w:val="code"/>
        <w:rPr>
          <w:rFonts w:ascii="Courier New" w:eastAsia="Times New Roman" w:hAnsi="Courier New" w:cs="Courier New"/>
          <w:color w:val="000000"/>
          <w:szCs w:val="18"/>
          <w:lang w:bidi="he-IL"/>
        </w:rPr>
      </w:pPr>
    </w:p>
    <w:p w:rsidR="00B7123A" w:rsidRDefault="00B7123A" w:rsidP="00B7123A">
      <w:pPr>
        <w:pStyle w:val="code"/>
        <w:rPr>
          <w:lang w:bidi="he-IL"/>
        </w:rPr>
      </w:pPr>
      <w:r>
        <w:t>sai_if_channel_attr[1].id=</w:t>
      </w:r>
      <w:r w:rsidRPr="008772AE">
        <w:rPr>
          <w:lang w:bidi="he-IL"/>
        </w:rPr>
        <w:t xml:space="preserve"> </w:t>
      </w:r>
      <w:r>
        <w:rPr>
          <w:lang w:bidi="he-IL"/>
        </w:rPr>
        <w:t>S</w:t>
      </w:r>
      <w:r w:rsidRPr="002E443F">
        <w:rPr>
          <w:lang w:bidi="he-IL"/>
        </w:rPr>
        <w:t>AI_HOST_INTERFACE_TYPE_PORT</w:t>
      </w:r>
      <w:r>
        <w:rPr>
          <w:lang w:bidi="he-IL"/>
        </w:rPr>
        <w:t>;</w:t>
      </w:r>
    </w:p>
    <w:p w:rsidR="00B7123A" w:rsidRPr="008772AE" w:rsidRDefault="00B7123A" w:rsidP="00564263">
      <w:pPr>
        <w:pStyle w:val="code"/>
      </w:pPr>
      <w:r>
        <w:t>sai_if_channel_attr[1].value=</w:t>
      </w:r>
      <w:r>
        <w:rPr>
          <w:rFonts w:ascii="Courier New" w:eastAsia="Times New Roman" w:hAnsi="Courier New" w:cs="Courier New"/>
          <w:color w:val="000000"/>
          <w:szCs w:val="18"/>
          <w:lang w:bidi="he-IL"/>
        </w:rPr>
        <w:t>port_id[1];</w:t>
      </w:r>
      <w:r w:rsidRPr="00C4443C">
        <w:t xml:space="preserve"> </w:t>
      </w:r>
      <w:r>
        <w:t>//</w:t>
      </w:r>
      <w:r w:rsidRPr="00B27321">
        <w:t xml:space="preserve"> </w:t>
      </w:r>
      <w:r>
        <w:t xml:space="preserve">port_id[X] is a port element created via port SAI API  </w:t>
      </w:r>
    </w:p>
    <w:p w:rsidR="00B7123A" w:rsidRDefault="00B7123A" w:rsidP="00B7123A">
      <w:pPr>
        <w:pStyle w:val="code"/>
      </w:pPr>
    </w:p>
    <w:p w:rsidR="00B7123A" w:rsidRDefault="00B7123A" w:rsidP="00B7123A">
      <w:pPr>
        <w:pStyle w:val="code"/>
        <w:rPr>
          <w:lang w:bidi="he-IL"/>
        </w:rPr>
      </w:pPr>
      <w:r>
        <w:t>sai_if_channel_attr[2].id=</w:t>
      </w:r>
      <w:r w:rsidRPr="008772AE">
        <w:rPr>
          <w:lang w:bidi="he-IL"/>
        </w:rPr>
        <w:t xml:space="preserve"> </w:t>
      </w:r>
      <w:r w:rsidRPr="002E443F">
        <w:rPr>
          <w:lang w:bidi="he-IL"/>
        </w:rPr>
        <w:t>SAI_HOST_INTERFACE_ATTR_NAME</w:t>
      </w:r>
      <w:r>
        <w:rPr>
          <w:lang w:bidi="he-IL"/>
        </w:rPr>
        <w:t>;</w:t>
      </w:r>
    </w:p>
    <w:p w:rsidR="00B7123A" w:rsidRPr="008772AE" w:rsidRDefault="00B7123A" w:rsidP="00B7123A">
      <w:pPr>
        <w:pStyle w:val="code"/>
      </w:pPr>
      <w:r>
        <w:t>sai_if_channel_attr[2].value=</w:t>
      </w:r>
      <w:r>
        <w:rPr>
          <w:rFonts w:ascii="Courier New" w:eastAsia="Times New Roman" w:hAnsi="Courier New" w:cs="Courier New"/>
          <w:color w:val="000000"/>
          <w:szCs w:val="18"/>
          <w:lang w:bidi="he-IL"/>
        </w:rPr>
        <w:t>”port2”;</w:t>
      </w:r>
    </w:p>
    <w:p w:rsidR="00B7123A" w:rsidRDefault="00B7123A" w:rsidP="00B7123A">
      <w:pPr>
        <w:pStyle w:val="code"/>
      </w:pPr>
    </w:p>
    <w:p w:rsidR="00B7123A" w:rsidRPr="002E443F" w:rsidRDefault="00B7123A" w:rsidP="00B7123A">
      <w:pPr>
        <w:pStyle w:val="code"/>
        <w:rPr>
          <w:lang w:bidi="he-IL"/>
        </w:rPr>
      </w:pPr>
      <w:r>
        <w:rPr>
          <w:lang w:bidi="he-IL"/>
        </w:rPr>
        <w:t>sai_create_host_interface_fn(&amp;host_if_id</w:t>
      </w:r>
      <w:r w:rsidR="003938E6">
        <w:rPr>
          <w:lang w:bidi="he-IL"/>
        </w:rPr>
        <w:t xml:space="preserve">[1] </w:t>
      </w:r>
      <w:r>
        <w:rPr>
          <w:lang w:bidi="he-IL"/>
        </w:rPr>
        <w:t>,3,</w:t>
      </w:r>
      <w:r w:rsidRPr="00B7123A">
        <w:t xml:space="preserve"> </w:t>
      </w:r>
      <w:r>
        <w:t xml:space="preserve">sai_if_channel_attr); </w:t>
      </w:r>
    </w:p>
    <w:p w:rsidR="00B7123A" w:rsidRDefault="00B7123A" w:rsidP="008772AE">
      <w:pPr>
        <w:pStyle w:val="code"/>
      </w:pPr>
    </w:p>
    <w:p w:rsidR="00B7123A" w:rsidRDefault="00B7123A" w:rsidP="008772AE">
      <w:pPr>
        <w:pStyle w:val="code"/>
      </w:pPr>
    </w:p>
    <w:p w:rsidR="00B7123A" w:rsidRDefault="00B7123A" w:rsidP="00B7123A">
      <w:pPr>
        <w:pStyle w:val="code"/>
        <w:rPr>
          <w:lang w:bidi="he-IL"/>
        </w:rPr>
      </w:pPr>
      <w:r>
        <w:t>sai_if_channel_attr[0].id=</w:t>
      </w:r>
      <w:r w:rsidRPr="008772AE">
        <w:rPr>
          <w:lang w:bidi="he-IL"/>
        </w:rPr>
        <w:t xml:space="preserve"> </w:t>
      </w:r>
      <w:r w:rsidRPr="002E443F">
        <w:rPr>
          <w:lang w:bidi="he-IL"/>
        </w:rPr>
        <w:t>SAI_HOST_INTERFACE_ATTR_TYPE</w:t>
      </w:r>
      <w:r>
        <w:rPr>
          <w:lang w:bidi="he-IL"/>
        </w:rPr>
        <w:t>;</w:t>
      </w:r>
    </w:p>
    <w:p w:rsidR="00B7123A" w:rsidRDefault="00B7123A" w:rsidP="00B7123A">
      <w:pPr>
        <w:pStyle w:val="code"/>
        <w:rPr>
          <w:rFonts w:ascii="Courier New" w:eastAsia="Times New Roman" w:hAnsi="Courier New" w:cs="Courier New"/>
          <w:color w:val="000000"/>
          <w:szCs w:val="18"/>
          <w:lang w:bidi="he-IL"/>
        </w:rPr>
      </w:pPr>
      <w:r>
        <w:t>sai_if_channel_attr[0].value=</w:t>
      </w:r>
      <w:r w:rsidRPr="002E443F">
        <w:rPr>
          <w:rFonts w:ascii="Courier New" w:eastAsia="Times New Roman" w:hAnsi="Courier New" w:cs="Courier New"/>
          <w:color w:val="000000"/>
          <w:szCs w:val="18"/>
          <w:lang w:bidi="he-IL"/>
        </w:rPr>
        <w:t>SAI_HOST_INTERFACE_TYPE_PORT</w:t>
      </w:r>
      <w:r>
        <w:rPr>
          <w:rFonts w:ascii="Courier New" w:eastAsia="Times New Roman" w:hAnsi="Courier New" w:cs="Courier New"/>
          <w:color w:val="000000"/>
          <w:szCs w:val="18"/>
          <w:lang w:bidi="he-IL"/>
        </w:rPr>
        <w:t>;</w:t>
      </w:r>
    </w:p>
    <w:p w:rsidR="00B7123A" w:rsidRDefault="00B7123A" w:rsidP="00B7123A">
      <w:pPr>
        <w:pStyle w:val="code"/>
        <w:rPr>
          <w:rFonts w:ascii="Courier New" w:eastAsia="Times New Roman" w:hAnsi="Courier New" w:cs="Courier New"/>
          <w:color w:val="000000"/>
          <w:szCs w:val="18"/>
          <w:lang w:bidi="he-IL"/>
        </w:rPr>
      </w:pPr>
    </w:p>
    <w:p w:rsidR="00B7123A" w:rsidRDefault="00B7123A" w:rsidP="00B7123A">
      <w:pPr>
        <w:pStyle w:val="code"/>
        <w:rPr>
          <w:lang w:bidi="he-IL"/>
        </w:rPr>
      </w:pPr>
      <w:r>
        <w:t>sai_if_channel_attr[1].id=</w:t>
      </w:r>
      <w:r w:rsidRPr="008772AE">
        <w:rPr>
          <w:lang w:bidi="he-IL"/>
        </w:rPr>
        <w:t xml:space="preserve"> </w:t>
      </w:r>
      <w:r>
        <w:rPr>
          <w:lang w:bidi="he-IL"/>
        </w:rPr>
        <w:t>S</w:t>
      </w:r>
      <w:r w:rsidRPr="002E443F">
        <w:rPr>
          <w:lang w:bidi="he-IL"/>
        </w:rPr>
        <w:t>AI_HOST_INTERFACE_TYPE_PORT</w:t>
      </w:r>
      <w:r>
        <w:rPr>
          <w:lang w:bidi="he-IL"/>
        </w:rPr>
        <w:t>;</w:t>
      </w:r>
    </w:p>
    <w:p w:rsidR="00B7123A" w:rsidRPr="008772AE" w:rsidRDefault="00B7123A" w:rsidP="00564263">
      <w:pPr>
        <w:pStyle w:val="code"/>
      </w:pPr>
      <w:r>
        <w:t>sai_if_channel_attr[1].value=</w:t>
      </w:r>
      <w:r>
        <w:rPr>
          <w:rFonts w:ascii="Courier New" w:eastAsia="Times New Roman" w:hAnsi="Courier New" w:cs="Courier New"/>
          <w:color w:val="000000"/>
          <w:szCs w:val="18"/>
          <w:lang w:bidi="he-IL"/>
        </w:rPr>
        <w:t>port_id[2];</w:t>
      </w:r>
      <w:r w:rsidRPr="00C4443C">
        <w:t xml:space="preserve"> </w:t>
      </w:r>
      <w:r>
        <w:t>//</w:t>
      </w:r>
      <w:r w:rsidRPr="00B27321">
        <w:t xml:space="preserve"> </w:t>
      </w:r>
      <w:r>
        <w:t xml:space="preserve">port_id[X] is a port element created via port SAI API  </w:t>
      </w:r>
    </w:p>
    <w:p w:rsidR="00B7123A" w:rsidRDefault="00B7123A" w:rsidP="00B7123A">
      <w:pPr>
        <w:pStyle w:val="code"/>
      </w:pPr>
    </w:p>
    <w:p w:rsidR="00B7123A" w:rsidRDefault="00B7123A" w:rsidP="00B7123A">
      <w:pPr>
        <w:pStyle w:val="code"/>
        <w:rPr>
          <w:lang w:bidi="he-IL"/>
        </w:rPr>
      </w:pPr>
      <w:r>
        <w:t>sai_if_channel_attr[2].id=</w:t>
      </w:r>
      <w:r w:rsidRPr="008772AE">
        <w:rPr>
          <w:lang w:bidi="he-IL"/>
        </w:rPr>
        <w:t xml:space="preserve"> </w:t>
      </w:r>
      <w:r w:rsidRPr="002E443F">
        <w:rPr>
          <w:lang w:bidi="he-IL"/>
        </w:rPr>
        <w:t>SAI_HOST_INTERFACE_ATTR_NAME</w:t>
      </w:r>
      <w:r>
        <w:rPr>
          <w:lang w:bidi="he-IL"/>
        </w:rPr>
        <w:t>;</w:t>
      </w:r>
    </w:p>
    <w:p w:rsidR="00B7123A" w:rsidRPr="008772AE" w:rsidRDefault="00B7123A" w:rsidP="00B7123A">
      <w:pPr>
        <w:pStyle w:val="code"/>
      </w:pPr>
      <w:r>
        <w:t>sai_if_channel_attr[2].value=</w:t>
      </w:r>
      <w:r>
        <w:rPr>
          <w:rFonts w:ascii="Courier New" w:eastAsia="Times New Roman" w:hAnsi="Courier New" w:cs="Courier New"/>
          <w:color w:val="000000"/>
          <w:szCs w:val="18"/>
          <w:lang w:bidi="he-IL"/>
        </w:rPr>
        <w:t>”port3”;</w:t>
      </w:r>
    </w:p>
    <w:p w:rsidR="00B7123A" w:rsidRDefault="00B7123A" w:rsidP="00B7123A">
      <w:pPr>
        <w:pStyle w:val="code"/>
      </w:pPr>
    </w:p>
    <w:p w:rsidR="00B7123A" w:rsidRPr="002E443F" w:rsidRDefault="00B7123A" w:rsidP="00B7123A">
      <w:pPr>
        <w:pStyle w:val="code"/>
        <w:rPr>
          <w:lang w:bidi="he-IL"/>
        </w:rPr>
      </w:pPr>
      <w:r>
        <w:rPr>
          <w:lang w:bidi="he-IL"/>
        </w:rPr>
        <w:t>sai_create_host_interface_fn(&amp;host_if_id</w:t>
      </w:r>
      <w:r w:rsidR="003938E6">
        <w:rPr>
          <w:lang w:bidi="he-IL"/>
        </w:rPr>
        <w:t xml:space="preserve">[2] </w:t>
      </w:r>
      <w:r>
        <w:rPr>
          <w:lang w:bidi="he-IL"/>
        </w:rPr>
        <w:t>,3,</w:t>
      </w:r>
      <w:r w:rsidRPr="00B7123A">
        <w:t xml:space="preserve"> </w:t>
      </w:r>
      <w:r>
        <w:t xml:space="preserve">sai_if_channel_attr); </w:t>
      </w:r>
    </w:p>
    <w:p w:rsidR="00B7123A" w:rsidRDefault="00B7123A" w:rsidP="008772AE">
      <w:pPr>
        <w:pStyle w:val="code"/>
      </w:pPr>
    </w:p>
    <w:p w:rsidR="00B7123A" w:rsidRDefault="00B7123A" w:rsidP="008772AE">
      <w:pPr>
        <w:pStyle w:val="code"/>
      </w:pPr>
    </w:p>
    <w:p w:rsidR="00B7123A" w:rsidRDefault="00B7123A" w:rsidP="00B7123A">
      <w:pPr>
        <w:pStyle w:val="code"/>
        <w:rPr>
          <w:lang w:bidi="he-IL"/>
        </w:rPr>
      </w:pPr>
      <w:r>
        <w:t>sai_if_channel_attr[0].id=</w:t>
      </w:r>
      <w:r w:rsidRPr="008772AE">
        <w:rPr>
          <w:lang w:bidi="he-IL"/>
        </w:rPr>
        <w:t xml:space="preserve"> </w:t>
      </w:r>
      <w:r w:rsidRPr="002E443F">
        <w:rPr>
          <w:lang w:bidi="he-IL"/>
        </w:rPr>
        <w:t>SAI_HOST_INTERFACE_ATTR_TYPE</w:t>
      </w:r>
      <w:r>
        <w:rPr>
          <w:lang w:bidi="he-IL"/>
        </w:rPr>
        <w:t>;</w:t>
      </w:r>
    </w:p>
    <w:p w:rsidR="00B7123A" w:rsidRDefault="00B7123A" w:rsidP="00B7123A">
      <w:pPr>
        <w:pStyle w:val="code"/>
        <w:rPr>
          <w:rFonts w:ascii="Courier New" w:eastAsia="Times New Roman" w:hAnsi="Courier New" w:cs="Courier New"/>
          <w:color w:val="000000"/>
          <w:szCs w:val="18"/>
          <w:lang w:bidi="he-IL"/>
        </w:rPr>
      </w:pPr>
      <w:r>
        <w:t>sai_if_channel_attr[0].value=</w:t>
      </w:r>
      <w:r w:rsidRPr="002E443F">
        <w:rPr>
          <w:rFonts w:ascii="Courier New" w:eastAsia="Times New Roman" w:hAnsi="Courier New" w:cs="Courier New"/>
          <w:color w:val="000000"/>
          <w:szCs w:val="18"/>
          <w:lang w:bidi="he-IL"/>
        </w:rPr>
        <w:t>SAI_HOST_INTERFACE_TYPE_PORT</w:t>
      </w:r>
      <w:r>
        <w:rPr>
          <w:rFonts w:ascii="Courier New" w:eastAsia="Times New Roman" w:hAnsi="Courier New" w:cs="Courier New"/>
          <w:color w:val="000000"/>
          <w:szCs w:val="18"/>
          <w:lang w:bidi="he-IL"/>
        </w:rPr>
        <w:t>;</w:t>
      </w:r>
    </w:p>
    <w:p w:rsidR="00B7123A" w:rsidRDefault="00B7123A" w:rsidP="00B7123A">
      <w:pPr>
        <w:pStyle w:val="code"/>
        <w:rPr>
          <w:rFonts w:ascii="Courier New" w:eastAsia="Times New Roman" w:hAnsi="Courier New" w:cs="Courier New"/>
          <w:color w:val="000000"/>
          <w:szCs w:val="18"/>
          <w:lang w:bidi="he-IL"/>
        </w:rPr>
      </w:pPr>
    </w:p>
    <w:p w:rsidR="00B7123A" w:rsidRDefault="00B7123A" w:rsidP="00B7123A">
      <w:pPr>
        <w:pStyle w:val="code"/>
        <w:rPr>
          <w:lang w:bidi="he-IL"/>
        </w:rPr>
      </w:pPr>
      <w:r>
        <w:t>sai_if_channel_attr[1].id=</w:t>
      </w:r>
      <w:r w:rsidRPr="008772AE">
        <w:rPr>
          <w:lang w:bidi="he-IL"/>
        </w:rPr>
        <w:t xml:space="preserve"> </w:t>
      </w:r>
      <w:r>
        <w:rPr>
          <w:lang w:bidi="he-IL"/>
        </w:rPr>
        <w:t>S</w:t>
      </w:r>
      <w:r w:rsidRPr="002E443F">
        <w:rPr>
          <w:lang w:bidi="he-IL"/>
        </w:rPr>
        <w:t>AI_HOST_INTERFACE_TYPE_PORT</w:t>
      </w:r>
      <w:r>
        <w:rPr>
          <w:lang w:bidi="he-IL"/>
        </w:rPr>
        <w:t>;</w:t>
      </w:r>
    </w:p>
    <w:p w:rsidR="00B7123A" w:rsidRPr="008772AE" w:rsidRDefault="00B7123A" w:rsidP="00564263">
      <w:pPr>
        <w:pStyle w:val="code"/>
      </w:pPr>
      <w:r>
        <w:t>sai_if_channel_attr[1].value=</w:t>
      </w:r>
      <w:r>
        <w:rPr>
          <w:rFonts w:ascii="Courier New" w:eastAsia="Times New Roman" w:hAnsi="Courier New" w:cs="Courier New"/>
          <w:color w:val="000000"/>
          <w:szCs w:val="18"/>
          <w:lang w:bidi="he-IL"/>
        </w:rPr>
        <w:t>port_id[3];</w:t>
      </w:r>
      <w:r w:rsidRPr="00C4443C">
        <w:t xml:space="preserve"> </w:t>
      </w:r>
      <w:r>
        <w:t>//</w:t>
      </w:r>
      <w:r w:rsidRPr="00B27321">
        <w:t xml:space="preserve"> </w:t>
      </w:r>
      <w:r>
        <w:t xml:space="preserve">port_id[X] is a port element created via port SAI API  </w:t>
      </w:r>
    </w:p>
    <w:p w:rsidR="00B7123A" w:rsidRDefault="00B7123A" w:rsidP="00B7123A">
      <w:pPr>
        <w:pStyle w:val="code"/>
      </w:pPr>
    </w:p>
    <w:p w:rsidR="00B7123A" w:rsidRDefault="00B7123A" w:rsidP="00B7123A">
      <w:pPr>
        <w:pStyle w:val="code"/>
        <w:rPr>
          <w:lang w:bidi="he-IL"/>
        </w:rPr>
      </w:pPr>
      <w:r>
        <w:lastRenderedPageBreak/>
        <w:t>sai_if_channel_attr[2].id=</w:t>
      </w:r>
      <w:r w:rsidRPr="008772AE">
        <w:rPr>
          <w:lang w:bidi="he-IL"/>
        </w:rPr>
        <w:t xml:space="preserve"> </w:t>
      </w:r>
      <w:r w:rsidRPr="002E443F">
        <w:rPr>
          <w:lang w:bidi="he-IL"/>
        </w:rPr>
        <w:t>SAI_HOST_INTERFACE_ATTR_NAME</w:t>
      </w:r>
      <w:r>
        <w:rPr>
          <w:lang w:bidi="he-IL"/>
        </w:rPr>
        <w:t>;</w:t>
      </w:r>
    </w:p>
    <w:p w:rsidR="00B7123A" w:rsidRPr="008772AE" w:rsidRDefault="00B7123A" w:rsidP="00B7123A">
      <w:pPr>
        <w:pStyle w:val="code"/>
      </w:pPr>
      <w:r>
        <w:t>sai_if_channel_attr[2].value=</w:t>
      </w:r>
      <w:r>
        <w:rPr>
          <w:rFonts w:ascii="Courier New" w:eastAsia="Times New Roman" w:hAnsi="Courier New" w:cs="Courier New"/>
          <w:color w:val="000000"/>
          <w:szCs w:val="18"/>
          <w:lang w:bidi="he-IL"/>
        </w:rPr>
        <w:t>”port4”;</w:t>
      </w:r>
    </w:p>
    <w:p w:rsidR="00B7123A" w:rsidRDefault="00B7123A" w:rsidP="00B7123A">
      <w:pPr>
        <w:pStyle w:val="code"/>
      </w:pPr>
    </w:p>
    <w:p w:rsidR="00B7123A" w:rsidRPr="002E443F" w:rsidRDefault="00B7123A" w:rsidP="00B7123A">
      <w:pPr>
        <w:pStyle w:val="code"/>
        <w:rPr>
          <w:lang w:bidi="he-IL"/>
        </w:rPr>
      </w:pPr>
      <w:r>
        <w:rPr>
          <w:lang w:bidi="he-IL"/>
        </w:rPr>
        <w:t>sai_create_host_interface_fn(&amp;host_if_id</w:t>
      </w:r>
      <w:r w:rsidR="003938E6">
        <w:rPr>
          <w:lang w:bidi="he-IL"/>
        </w:rPr>
        <w:t>[3]</w:t>
      </w:r>
      <w:r>
        <w:rPr>
          <w:lang w:bidi="he-IL"/>
        </w:rPr>
        <w:t>,</w:t>
      </w:r>
      <w:r w:rsidR="003938E6">
        <w:rPr>
          <w:lang w:bidi="he-IL"/>
        </w:rPr>
        <w:t xml:space="preserve"> </w:t>
      </w:r>
      <w:r>
        <w:rPr>
          <w:lang w:bidi="he-IL"/>
        </w:rPr>
        <w:t>3,</w:t>
      </w:r>
      <w:r w:rsidRPr="00B7123A">
        <w:t xml:space="preserve"> </w:t>
      </w:r>
      <w:r>
        <w:t xml:space="preserve">sai_if_channel_attr); </w:t>
      </w:r>
    </w:p>
    <w:p w:rsidR="00B7123A" w:rsidRPr="008772AE" w:rsidRDefault="00B7123A" w:rsidP="008772AE">
      <w:pPr>
        <w:pStyle w:val="code"/>
      </w:pPr>
    </w:p>
    <w:p w:rsidR="00CD23A9" w:rsidRDefault="003C4B3E" w:rsidP="00CD23A9">
      <w:pPr>
        <w:pStyle w:val="Heading3"/>
      </w:pPr>
      <w:bookmarkStart w:id="82" w:name="_Toc416314981"/>
      <w:r>
        <w:t>Step 3</w:t>
      </w:r>
      <w:r w:rsidR="00564263">
        <w:t>-</w:t>
      </w:r>
      <w:r>
        <w:t xml:space="preserve"> </w:t>
      </w:r>
      <w:r w:rsidR="00CD23A9">
        <w:t>configure the trap-ids</w:t>
      </w:r>
      <w:bookmarkEnd w:id="82"/>
      <w:r w:rsidR="00CD23A9">
        <w:t xml:space="preserve">  </w:t>
      </w:r>
    </w:p>
    <w:p w:rsidR="00D912B1" w:rsidRPr="00D912B1" w:rsidRDefault="00D912B1" w:rsidP="00D912B1"/>
    <w:p w:rsidR="00A055FA" w:rsidRDefault="00A055FA" w:rsidP="00C051AF">
      <w:pPr>
        <w:pStyle w:val="code"/>
      </w:pPr>
    </w:p>
    <w:p w:rsidR="00856D5A" w:rsidRDefault="00B06114" w:rsidP="00B06114">
      <w:pPr>
        <w:pStyle w:val="code"/>
      </w:pPr>
      <w:r>
        <w:t xml:space="preserve"> </w:t>
      </w:r>
    </w:p>
    <w:p w:rsidR="00CD23A9" w:rsidRDefault="00F56DFA" w:rsidP="00CD23A9">
      <w:pPr>
        <w:pStyle w:val="code"/>
      </w:pPr>
      <w:r>
        <w:t xml:space="preserve">    //</w:t>
      </w:r>
      <w:r w:rsidR="00E643A5">
        <w:t xml:space="preserve"> </w:t>
      </w:r>
      <w:r>
        <w:t xml:space="preserve">configure STP trap-id </w:t>
      </w:r>
    </w:p>
    <w:p w:rsidR="00B06114" w:rsidRDefault="00B06114" w:rsidP="00CD23A9">
      <w:pPr>
        <w:pStyle w:val="code"/>
      </w:pPr>
    </w:p>
    <w:p w:rsidR="00B06114" w:rsidRDefault="00E64EA6" w:rsidP="004D6B87">
      <w:pPr>
        <w:pStyle w:val="code"/>
      </w:pPr>
      <w:r>
        <w:t xml:space="preserve">    </w:t>
      </w:r>
      <w:r w:rsidR="004D6B87">
        <w:t>sai_attribute_t</w:t>
      </w:r>
      <w:r>
        <w:t xml:space="preserve"> sai_trap</w:t>
      </w:r>
      <w:r w:rsidR="00B06114">
        <w:t>_attr</w:t>
      </w:r>
      <w:r w:rsidR="004F7E6E">
        <w:t>[3]</w:t>
      </w:r>
      <w:r w:rsidR="00B06114">
        <w:t>;</w:t>
      </w:r>
    </w:p>
    <w:p w:rsidR="00B06114" w:rsidRDefault="00E64EA6" w:rsidP="00B06114">
      <w:pPr>
        <w:pStyle w:val="code"/>
      </w:pPr>
      <w:r>
        <w:t xml:space="preserve">    sai_trap_attr</w:t>
      </w:r>
      <w:r w:rsidR="004F7E6E">
        <w:t>[0]</w:t>
      </w:r>
      <w:r>
        <w:t>.id=SAI_HOSTIF_TRAP</w:t>
      </w:r>
      <w:r w:rsidR="00B06114">
        <w:t>_ATTR_TRAP_GROUP;</w:t>
      </w:r>
    </w:p>
    <w:p w:rsidR="00B06114" w:rsidRDefault="00B06114" w:rsidP="00E64EA6">
      <w:pPr>
        <w:pStyle w:val="code"/>
      </w:pPr>
      <w:r>
        <w:t xml:space="preserve">    sai_trap_attr</w:t>
      </w:r>
      <w:r w:rsidR="004F7E6E">
        <w:t>[0]</w:t>
      </w:r>
      <w:r>
        <w:t>.value=&amp;high_prio_group</w:t>
      </w:r>
      <w:r w:rsidR="00E64EA6">
        <w:t>;</w:t>
      </w:r>
    </w:p>
    <w:p w:rsidR="00B06114" w:rsidRDefault="00B06114" w:rsidP="004F7E6E">
      <w:pPr>
        <w:pStyle w:val="code"/>
      </w:pPr>
      <w:r>
        <w:t xml:space="preserve">    </w:t>
      </w:r>
    </w:p>
    <w:p w:rsidR="00F56DFA" w:rsidRDefault="00F56DFA" w:rsidP="00E64EA6">
      <w:pPr>
        <w:pStyle w:val="code"/>
      </w:pPr>
      <w:r>
        <w:t xml:space="preserve">    sai_trap_attr</w:t>
      </w:r>
      <w:r w:rsidR="004F7E6E">
        <w:t>[1]</w:t>
      </w:r>
      <w:r>
        <w:t>.id=</w:t>
      </w:r>
      <w:r w:rsidRPr="00F56DFA">
        <w:t xml:space="preserve"> </w:t>
      </w:r>
      <w:r>
        <w:t>SAI_HOSTIF_TRAP_ATTR_TRAP_ACTION;</w:t>
      </w:r>
    </w:p>
    <w:p w:rsidR="00CD23A9" w:rsidRDefault="00F56DFA" w:rsidP="00E2707E">
      <w:pPr>
        <w:pStyle w:val="code"/>
      </w:pPr>
      <w:r>
        <w:t xml:space="preserve">    sai_trap_attr</w:t>
      </w:r>
      <w:r w:rsidR="004F7E6E">
        <w:t>[1]</w:t>
      </w:r>
      <w:r>
        <w:t>.value=</w:t>
      </w:r>
      <w:r w:rsidRPr="00F56DFA">
        <w:t xml:space="preserve"> </w:t>
      </w:r>
      <w:r>
        <w:t>SAI_</w:t>
      </w:r>
      <w:r w:rsidR="00E2707E">
        <w:t>PACKET</w:t>
      </w:r>
      <w:r>
        <w:rPr>
          <w:rStyle w:val="Emphasis"/>
        </w:rPr>
        <w:t>_</w:t>
      </w:r>
      <w:r w:rsidR="00D70B36" w:rsidRPr="00D70B36">
        <w:rPr>
          <w:rStyle w:val="Emphasis"/>
          <w:i w:val="0"/>
          <w:iCs w:val="0"/>
        </w:rPr>
        <w:t>ACTION_</w:t>
      </w:r>
      <w:r w:rsidRPr="00D70B36">
        <w:rPr>
          <w:rFonts w:ascii="Lucida Grande" w:eastAsia="Times New Roman" w:hAnsi="Lucida Grande" w:cs="Times New Roman"/>
          <w:color w:val="000000"/>
          <w:szCs w:val="18"/>
          <w:lang w:bidi="he-IL"/>
        </w:rPr>
        <w:t>TRAP</w:t>
      </w:r>
      <w:r>
        <w:rPr>
          <w:rFonts w:ascii="Lucida Grande" w:eastAsia="Times New Roman" w:hAnsi="Lucida Grande" w:cs="Times New Roman"/>
          <w:i/>
          <w:iCs/>
          <w:color w:val="000000"/>
          <w:szCs w:val="18"/>
          <w:lang w:bidi="he-IL"/>
        </w:rPr>
        <w:t>;</w:t>
      </w:r>
    </w:p>
    <w:p w:rsidR="00F56DFA" w:rsidRDefault="00F56DFA" w:rsidP="004F7E6E">
      <w:pPr>
        <w:pStyle w:val="code"/>
        <w:rPr>
          <w:del w:id="83" w:author="Matty Kadosh" w:date="2016-10-26T20:21:00Z"/>
        </w:rPr>
      </w:pPr>
      <w:del w:id="84" w:author="Matty Kadosh" w:date="2016-10-26T20:21:00Z">
        <w:r>
          <w:delText xml:space="preserve">    </w:delText>
        </w:r>
      </w:del>
    </w:p>
    <w:p w:rsidR="00F56DFA" w:rsidRDefault="00F56DFA" w:rsidP="00E64EA6">
      <w:pPr>
        <w:pStyle w:val="code"/>
        <w:rPr>
          <w:del w:id="85" w:author="Matty Kadosh" w:date="2016-10-26T20:21:00Z"/>
        </w:rPr>
      </w:pPr>
      <w:del w:id="86" w:author="Matty Kadosh" w:date="2016-10-26T20:21:00Z">
        <w:r>
          <w:delText xml:space="preserve">    sai_trap</w:delText>
        </w:r>
        <w:r w:rsidR="00D70B36">
          <w:delText>_attr</w:delText>
        </w:r>
        <w:r w:rsidR="004F7E6E">
          <w:delText>[2]</w:delText>
        </w:r>
        <w:r w:rsidR="00D70B36">
          <w:delText>.id=</w:delText>
        </w:r>
        <w:r>
          <w:delText>SAI_HOSTIF_TRAP_ATTR_TRAP_CHANNEL;</w:delText>
        </w:r>
      </w:del>
    </w:p>
    <w:p w:rsidR="00F56DFA" w:rsidRDefault="00F56DFA" w:rsidP="0008516E">
      <w:pPr>
        <w:pStyle w:val="code"/>
        <w:rPr>
          <w:del w:id="87" w:author="Matty Kadosh" w:date="2016-10-26T20:21:00Z"/>
        </w:rPr>
      </w:pPr>
      <w:del w:id="88" w:author="Matty Kadosh" w:date="2016-10-26T20:21:00Z">
        <w:r>
          <w:delText xml:space="preserve">    sai_trap_attr</w:delText>
        </w:r>
        <w:r w:rsidR="004F7E6E">
          <w:delText>[2]</w:delText>
        </w:r>
        <w:r>
          <w:delText>.value=</w:delText>
        </w:r>
        <w:r w:rsidR="0008516E" w:rsidRPr="0008516E">
          <w:delText xml:space="preserve"> </w:delText>
        </w:r>
        <w:r w:rsidR="0008516E">
          <w:delText>SAI_HOSTIF_TRAP_CHANNEL_NETDEV</w:delText>
        </w:r>
        <w:r w:rsidR="00856D5A">
          <w:delText>;</w:delText>
        </w:r>
      </w:del>
    </w:p>
    <w:p w:rsidR="004F7E6E" w:rsidRDefault="004F7E6E" w:rsidP="004F7E6E">
      <w:pPr>
        <w:pStyle w:val="code"/>
      </w:pPr>
      <w:r>
        <w:t xml:space="preserve">    sai_create_hostif_trap_fn(SAI_HOSTIF_TRAP_ID</w:t>
      </w:r>
      <w:r w:rsidRPr="00E2426E">
        <w:t>_STP</w:t>
      </w:r>
      <w:r>
        <w:t>,</w:t>
      </w:r>
      <w:ins w:id="89" w:author="Matty Kadosh" w:date="2016-10-26T20:21:00Z">
        <w:r w:rsidR="00F02F03">
          <w:t>2</w:t>
        </w:r>
      </w:ins>
      <w:del w:id="90" w:author="Matty Kadosh" w:date="2016-10-26T20:21:00Z">
        <w:r>
          <w:delText xml:space="preserve"> 3</w:delText>
        </w:r>
      </w:del>
      <w:r>
        <w:t>,</w:t>
      </w:r>
      <w:r w:rsidRPr="00CD23A9">
        <w:t xml:space="preserve"> </w:t>
      </w:r>
      <w:r>
        <w:t>sai_trap_attr);</w:t>
      </w:r>
    </w:p>
    <w:p w:rsidR="004F7E6E" w:rsidRDefault="004F7E6E" w:rsidP="00E64EA6">
      <w:pPr>
        <w:pStyle w:val="code"/>
      </w:pPr>
    </w:p>
    <w:p w:rsidR="00856D5A" w:rsidRDefault="00856D5A" w:rsidP="00856D5A">
      <w:pPr>
        <w:pStyle w:val="code"/>
      </w:pPr>
      <w:r>
        <w:t xml:space="preserve">    //</w:t>
      </w:r>
      <w:r w:rsidR="00E643A5">
        <w:t xml:space="preserve"> configure LACP </w:t>
      </w:r>
      <w:r>
        <w:t xml:space="preserve">trap-id </w:t>
      </w:r>
    </w:p>
    <w:p w:rsidR="00B06114" w:rsidRDefault="00B06114" w:rsidP="00262EEA">
      <w:pPr>
        <w:pStyle w:val="code"/>
      </w:pPr>
      <w:r>
        <w:t xml:space="preserve">    sai_trap</w:t>
      </w:r>
      <w:r w:rsidR="00056D6A">
        <w:t>_attr</w:t>
      </w:r>
      <w:r w:rsidR="00261968">
        <w:t>[0]</w:t>
      </w:r>
      <w:r w:rsidR="00056D6A">
        <w:t>.id=</w:t>
      </w:r>
      <w:r>
        <w:t>SAI_HOSTIF_TRAP_ATTR_TRAP_GROUP;</w:t>
      </w:r>
    </w:p>
    <w:p w:rsidR="00B06114" w:rsidRDefault="00B06114" w:rsidP="00262EEA">
      <w:pPr>
        <w:pStyle w:val="code"/>
      </w:pPr>
      <w:r>
        <w:t xml:space="preserve">    sai_trap_attr</w:t>
      </w:r>
      <w:r w:rsidR="00261968">
        <w:t>[0]</w:t>
      </w:r>
      <w:r>
        <w:t>.value=&amp;high_prio_group;</w:t>
      </w:r>
    </w:p>
    <w:p w:rsidR="00B06114" w:rsidRDefault="00B06114" w:rsidP="00261968">
      <w:pPr>
        <w:pStyle w:val="code"/>
      </w:pPr>
      <w:r>
        <w:t xml:space="preserve">    </w:t>
      </w:r>
    </w:p>
    <w:p w:rsidR="00856D5A" w:rsidRDefault="00856D5A" w:rsidP="00262EEA">
      <w:pPr>
        <w:pStyle w:val="code"/>
      </w:pPr>
      <w:r>
        <w:t xml:space="preserve">    sai_trap_attr</w:t>
      </w:r>
      <w:r w:rsidR="00261968">
        <w:t>[1]</w:t>
      </w:r>
      <w:r>
        <w:t>.id=</w:t>
      </w:r>
      <w:r w:rsidRPr="00F56DFA">
        <w:t xml:space="preserve"> </w:t>
      </w:r>
      <w:r w:rsidR="00262EEA">
        <w:t>SAI_HOSTIF_TRAP</w:t>
      </w:r>
      <w:r>
        <w:t>_ATTR_TRAP_ACTION;</w:t>
      </w:r>
    </w:p>
    <w:p w:rsidR="00856D5A" w:rsidRDefault="00856D5A" w:rsidP="00E2707E">
      <w:pPr>
        <w:pStyle w:val="code"/>
      </w:pPr>
      <w:r>
        <w:t xml:space="preserve">    sai_trap_attr</w:t>
      </w:r>
      <w:r w:rsidR="00261968">
        <w:t>[1]</w:t>
      </w:r>
      <w:r w:rsidR="00E2707E">
        <w:t>.value=SAI_PACKET</w:t>
      </w:r>
      <w:r>
        <w:rPr>
          <w:rStyle w:val="Emphasis"/>
        </w:rPr>
        <w:t>_</w:t>
      </w:r>
      <w:r w:rsidR="00262EEA">
        <w:rPr>
          <w:rStyle w:val="Emphasis"/>
          <w:i w:val="0"/>
          <w:iCs w:val="0"/>
        </w:rPr>
        <w:t>ACTION_TRAP</w:t>
      </w:r>
      <w:r>
        <w:rPr>
          <w:rFonts w:ascii="Lucida Grande" w:eastAsia="Times New Roman" w:hAnsi="Lucida Grande" w:cs="Times New Roman"/>
          <w:i/>
          <w:iCs/>
          <w:color w:val="000000"/>
          <w:szCs w:val="18"/>
          <w:lang w:bidi="he-IL"/>
        </w:rPr>
        <w:t>;</w:t>
      </w:r>
    </w:p>
    <w:p w:rsidR="00261968" w:rsidRDefault="00856D5A" w:rsidP="00261968">
      <w:pPr>
        <w:pStyle w:val="code"/>
        <w:rPr>
          <w:del w:id="91" w:author="Matty Kadosh" w:date="2016-10-26T20:21:00Z"/>
        </w:rPr>
      </w:pPr>
      <w:del w:id="92" w:author="Matty Kadosh" w:date="2016-10-26T20:21:00Z">
        <w:r>
          <w:delText xml:space="preserve">    </w:delText>
        </w:r>
      </w:del>
    </w:p>
    <w:p w:rsidR="00856D5A" w:rsidRDefault="00261968" w:rsidP="00261968">
      <w:pPr>
        <w:pStyle w:val="code"/>
        <w:rPr>
          <w:del w:id="93" w:author="Matty Kadosh" w:date="2016-10-26T20:21:00Z"/>
        </w:rPr>
      </w:pPr>
      <w:del w:id="94" w:author="Matty Kadosh" w:date="2016-10-26T20:21:00Z">
        <w:r>
          <w:delText xml:space="preserve">    </w:delText>
        </w:r>
        <w:r w:rsidR="00856D5A">
          <w:delText>sai_trap_</w:delText>
        </w:r>
        <w:r w:rsidR="008000B6">
          <w:delText>attr</w:delText>
        </w:r>
        <w:r>
          <w:delText>[2]</w:delText>
        </w:r>
        <w:r w:rsidR="008000B6">
          <w:delText>.id=</w:delText>
        </w:r>
        <w:r w:rsidR="000C5A34">
          <w:delText>SAI_HOSTIF_TRAP</w:delText>
        </w:r>
        <w:r w:rsidR="00856D5A">
          <w:delText>_ATTR_TRAP_CHANNEL;</w:delText>
        </w:r>
      </w:del>
    </w:p>
    <w:p w:rsidR="00856D5A" w:rsidRDefault="00856D5A" w:rsidP="0008516E">
      <w:pPr>
        <w:pStyle w:val="code"/>
        <w:rPr>
          <w:del w:id="95" w:author="Matty Kadosh" w:date="2016-10-26T20:21:00Z"/>
        </w:rPr>
      </w:pPr>
      <w:del w:id="96" w:author="Matty Kadosh" w:date="2016-10-26T20:21:00Z">
        <w:r>
          <w:delText xml:space="preserve">    sai_trap_attr</w:delText>
        </w:r>
        <w:r w:rsidR="00261968">
          <w:delText>[2]</w:delText>
        </w:r>
        <w:r>
          <w:delText>.value=</w:delText>
        </w:r>
        <w:r w:rsidR="0008516E" w:rsidRPr="0008516E">
          <w:delText xml:space="preserve"> </w:delText>
        </w:r>
        <w:r w:rsidR="0008516E">
          <w:delText>SAI_HOSTIF_TRAP_CHANNEL_NETDEV</w:delText>
        </w:r>
        <w:r>
          <w:delText>;</w:delText>
        </w:r>
      </w:del>
    </w:p>
    <w:p w:rsidR="00261968" w:rsidRDefault="00856D5A" w:rsidP="00261968">
      <w:pPr>
        <w:pStyle w:val="code"/>
      </w:pPr>
      <w:r>
        <w:t xml:space="preserve">    </w:t>
      </w:r>
      <w:r w:rsidR="00261968">
        <w:t xml:space="preserve">sai_create_hostif_trap_fn(SAI_HOSTIF_TRAP_ID_LACP, </w:t>
      </w:r>
      <w:ins w:id="97" w:author="Matty Kadosh" w:date="2016-10-26T20:21:00Z">
        <w:r w:rsidR="00F02F03">
          <w:t>2</w:t>
        </w:r>
      </w:ins>
      <w:del w:id="98" w:author="Matty Kadosh" w:date="2016-10-26T20:21:00Z">
        <w:r w:rsidR="00261968">
          <w:delText>3</w:delText>
        </w:r>
      </w:del>
      <w:r w:rsidR="00261968">
        <w:t>,</w:t>
      </w:r>
      <w:r w:rsidR="00261968" w:rsidRPr="00CD23A9">
        <w:t xml:space="preserve"> </w:t>
      </w:r>
      <w:r w:rsidR="00261968">
        <w:t>sai_trap_attr);</w:t>
      </w:r>
    </w:p>
    <w:p w:rsidR="00261968" w:rsidRDefault="00261968" w:rsidP="00261968">
      <w:pPr>
        <w:pStyle w:val="code"/>
      </w:pPr>
    </w:p>
    <w:p w:rsidR="00856D5A" w:rsidRDefault="00856D5A" w:rsidP="00856D5A">
      <w:pPr>
        <w:pStyle w:val="code"/>
      </w:pPr>
      <w:r>
        <w:t xml:space="preserve">    //</w:t>
      </w:r>
      <w:r w:rsidR="008000B6">
        <w:t xml:space="preserve"> configure ARP </w:t>
      </w:r>
      <w:r>
        <w:t>trap-id</w:t>
      </w:r>
    </w:p>
    <w:p w:rsidR="00B06114" w:rsidRDefault="00B06114" w:rsidP="00856D5A">
      <w:pPr>
        <w:pStyle w:val="code"/>
      </w:pPr>
    </w:p>
    <w:p w:rsidR="00B06114" w:rsidRDefault="00B06114" w:rsidP="000C5A34">
      <w:pPr>
        <w:pStyle w:val="code"/>
      </w:pPr>
      <w:r>
        <w:t xml:space="preserve">    sai_trap</w:t>
      </w:r>
      <w:r w:rsidR="000C5A34">
        <w:t>_attr</w:t>
      </w:r>
      <w:r w:rsidR="00261968">
        <w:t>[0]</w:t>
      </w:r>
      <w:r w:rsidR="000C5A34">
        <w:t>.id=SAI_HOSTIF_TRAP</w:t>
      </w:r>
      <w:r>
        <w:t>_ATTR_TRAP_GROUP;</w:t>
      </w:r>
    </w:p>
    <w:p w:rsidR="00B06114" w:rsidRDefault="00B06114" w:rsidP="000C5A34">
      <w:pPr>
        <w:pStyle w:val="code"/>
      </w:pPr>
      <w:r>
        <w:t xml:space="preserve">    sai_trap_attr</w:t>
      </w:r>
      <w:r w:rsidR="00261968">
        <w:t>[0]</w:t>
      </w:r>
      <w:r>
        <w:t>.value=&amp;med_prio_group;</w:t>
      </w:r>
    </w:p>
    <w:p w:rsidR="00B06114" w:rsidRDefault="00B06114" w:rsidP="00261968">
      <w:pPr>
        <w:pStyle w:val="code"/>
      </w:pPr>
      <w:r>
        <w:t xml:space="preserve">    </w:t>
      </w:r>
    </w:p>
    <w:p w:rsidR="00856D5A" w:rsidRDefault="000C5A34" w:rsidP="00856D5A">
      <w:pPr>
        <w:pStyle w:val="code"/>
      </w:pPr>
      <w:r>
        <w:t xml:space="preserve">    sai_trap</w:t>
      </w:r>
      <w:r w:rsidR="00856D5A">
        <w:t>_attr</w:t>
      </w:r>
      <w:r w:rsidR="00261968">
        <w:t>[1]</w:t>
      </w:r>
      <w:r w:rsidR="00856D5A">
        <w:t>.id=</w:t>
      </w:r>
      <w:r w:rsidR="00856D5A" w:rsidRPr="00F56DFA">
        <w:t xml:space="preserve"> </w:t>
      </w:r>
      <w:r>
        <w:t>SAI_HOSTIF_TRAP</w:t>
      </w:r>
      <w:r w:rsidR="00856D5A">
        <w:t>_ATTR_TRAP_ACTION;</w:t>
      </w:r>
    </w:p>
    <w:p w:rsidR="00856D5A" w:rsidRPr="000C5A34" w:rsidRDefault="000C5A34" w:rsidP="00DD6613">
      <w:pPr>
        <w:pStyle w:val="code"/>
      </w:pPr>
      <w:r>
        <w:t xml:space="preserve">    sai_trap</w:t>
      </w:r>
      <w:r w:rsidR="00856D5A">
        <w:t>_attr</w:t>
      </w:r>
      <w:r w:rsidR="00261968">
        <w:t>[1]</w:t>
      </w:r>
      <w:r w:rsidR="00856D5A">
        <w:t>.value=</w:t>
      </w:r>
      <w:r w:rsidR="00856D5A" w:rsidRPr="00F56DFA">
        <w:t xml:space="preserve"> </w:t>
      </w:r>
      <w:r w:rsidR="00E2707E">
        <w:t>SAI_PACKET</w:t>
      </w:r>
      <w:r>
        <w:rPr>
          <w:rStyle w:val="Emphasis"/>
          <w:i w:val="0"/>
          <w:iCs w:val="0"/>
        </w:rPr>
        <w:t>_ACTION_</w:t>
      </w:r>
      <w:r w:rsidR="00DD6613">
        <w:rPr>
          <w:rStyle w:val="Emphasis"/>
          <w:i w:val="0"/>
          <w:iCs w:val="0"/>
        </w:rPr>
        <w:t>LOG</w:t>
      </w:r>
      <w:r>
        <w:rPr>
          <w:rStyle w:val="Emphasis"/>
          <w:i w:val="0"/>
          <w:iCs w:val="0"/>
        </w:rPr>
        <w:t>;</w:t>
      </w:r>
    </w:p>
    <w:p w:rsidR="00856D5A" w:rsidRDefault="00856D5A" w:rsidP="00F02F03">
      <w:pPr>
        <w:pStyle w:val="code"/>
        <w:rPr>
          <w:ins w:id="99" w:author="Matty Kadosh" w:date="2016-10-26T20:21:00Z"/>
        </w:rPr>
      </w:pPr>
    </w:p>
    <w:p w:rsidR="00261968" w:rsidRDefault="00856D5A" w:rsidP="00261968">
      <w:pPr>
        <w:pStyle w:val="code"/>
        <w:rPr>
          <w:del w:id="100" w:author="Matty Kadosh" w:date="2016-10-26T20:21:00Z"/>
        </w:rPr>
      </w:pPr>
      <w:del w:id="101" w:author="Matty Kadosh" w:date="2016-10-26T20:21:00Z">
        <w:r>
          <w:delText xml:space="preserve">    </w:delText>
        </w:r>
      </w:del>
    </w:p>
    <w:p w:rsidR="00856D5A" w:rsidRDefault="00261968" w:rsidP="00261968">
      <w:pPr>
        <w:pStyle w:val="code"/>
        <w:rPr>
          <w:del w:id="102" w:author="Matty Kadosh" w:date="2016-10-26T20:21:00Z"/>
        </w:rPr>
      </w:pPr>
      <w:del w:id="103" w:author="Matty Kadosh" w:date="2016-10-26T20:21:00Z">
        <w:r>
          <w:delText xml:space="preserve">    </w:delText>
        </w:r>
        <w:r w:rsidR="000C5A34">
          <w:delText>sai_trap_attr</w:delText>
        </w:r>
        <w:r>
          <w:delText>[2]</w:delText>
        </w:r>
        <w:r w:rsidR="000C5A34">
          <w:delText>.id= SAI_HOSTIF_TRAP</w:delText>
        </w:r>
        <w:r w:rsidR="00856D5A">
          <w:delText>_ATTR_TRAP_CHANNEL;</w:delText>
        </w:r>
      </w:del>
    </w:p>
    <w:p w:rsidR="00856D5A" w:rsidRDefault="000C5A34" w:rsidP="0008516E">
      <w:pPr>
        <w:pStyle w:val="code"/>
        <w:rPr>
          <w:del w:id="104" w:author="Matty Kadosh" w:date="2016-10-26T20:21:00Z"/>
        </w:rPr>
      </w:pPr>
      <w:del w:id="105" w:author="Matty Kadosh" w:date="2016-10-26T20:21:00Z">
        <w:r>
          <w:delText xml:space="preserve">    sai_trap</w:delText>
        </w:r>
        <w:r w:rsidR="00856D5A">
          <w:delText>_attr</w:delText>
        </w:r>
        <w:r w:rsidR="00261968">
          <w:delText>[2]</w:delText>
        </w:r>
        <w:r w:rsidR="00856D5A">
          <w:delText>.value=</w:delText>
        </w:r>
        <w:r w:rsidR="0008516E" w:rsidRPr="0008516E">
          <w:delText xml:space="preserve"> </w:delText>
        </w:r>
        <w:r w:rsidR="0008516E">
          <w:delText>SAI_HOSTIF_TRAP_CHANNEL_NETDEV</w:delText>
        </w:r>
        <w:r w:rsidR="00856D5A">
          <w:delText>;</w:delText>
        </w:r>
      </w:del>
    </w:p>
    <w:p w:rsidR="00261968" w:rsidRDefault="00856D5A" w:rsidP="00261968">
      <w:pPr>
        <w:pStyle w:val="code"/>
      </w:pPr>
      <w:r>
        <w:t xml:space="preserve">    </w:t>
      </w:r>
      <w:r w:rsidR="00261968">
        <w:t xml:space="preserve">sai_create_hostif_trap_fn(SAI_HOSTIF_TRAP_ID_ARP_REQUEST, </w:t>
      </w:r>
      <w:ins w:id="106" w:author="Matty Kadosh" w:date="2016-10-26T20:21:00Z">
        <w:r w:rsidR="00F02F03">
          <w:t>2</w:t>
        </w:r>
      </w:ins>
      <w:del w:id="107" w:author="Matty Kadosh" w:date="2016-10-26T20:21:00Z">
        <w:r w:rsidR="00261968">
          <w:delText>3</w:delText>
        </w:r>
      </w:del>
      <w:r w:rsidR="00261968">
        <w:t>,</w:t>
      </w:r>
      <w:r w:rsidR="00261968" w:rsidRPr="00CD23A9">
        <w:t xml:space="preserve"> </w:t>
      </w:r>
      <w:r w:rsidR="00261968">
        <w:t>sai_trap_attr);</w:t>
      </w:r>
    </w:p>
    <w:p w:rsidR="00261968" w:rsidRDefault="00261968" w:rsidP="00261968">
      <w:pPr>
        <w:pStyle w:val="code"/>
      </w:pPr>
    </w:p>
    <w:p w:rsidR="00B06114" w:rsidRDefault="00B06114" w:rsidP="002A19D4">
      <w:pPr>
        <w:pStyle w:val="code"/>
      </w:pPr>
      <w:r>
        <w:t xml:space="preserve"> </w:t>
      </w:r>
    </w:p>
    <w:p w:rsidR="00B06114" w:rsidRDefault="00B06114" w:rsidP="00B06114">
      <w:pPr>
        <w:pStyle w:val="code"/>
      </w:pPr>
      <w:r>
        <w:t xml:space="preserve">    … </w:t>
      </w:r>
    </w:p>
    <w:p w:rsidR="00B06114" w:rsidRDefault="00B06114" w:rsidP="00856D5A">
      <w:pPr>
        <w:pStyle w:val="code"/>
      </w:pPr>
    </w:p>
    <w:p w:rsidR="00856D5A" w:rsidRDefault="00856D5A" w:rsidP="00856D5A">
      <w:pPr>
        <w:pStyle w:val="code"/>
      </w:pPr>
      <w:r>
        <w:t xml:space="preserve">    //configure </w:t>
      </w:r>
      <w:r w:rsidR="00B06114">
        <w:t>router exception</w:t>
      </w:r>
    </w:p>
    <w:p w:rsidR="00B06114" w:rsidRDefault="00B06114" w:rsidP="00B06114">
      <w:pPr>
        <w:pStyle w:val="code"/>
      </w:pPr>
    </w:p>
    <w:p w:rsidR="00B06114" w:rsidRDefault="00B06114" w:rsidP="002A19D4">
      <w:pPr>
        <w:pStyle w:val="code"/>
      </w:pPr>
      <w:r>
        <w:t xml:space="preserve">   </w:t>
      </w:r>
      <w:r w:rsidR="002A19D4">
        <w:t xml:space="preserve"> sai_trap_attr</w:t>
      </w:r>
      <w:r w:rsidR="00261968">
        <w:t>[0]</w:t>
      </w:r>
      <w:r w:rsidR="002A19D4">
        <w:t>.id= SAI_HOSTIF_TRAP</w:t>
      </w:r>
      <w:r>
        <w:t>_ATTR_TRAP_GROUP;</w:t>
      </w:r>
    </w:p>
    <w:p w:rsidR="00B06114" w:rsidRDefault="00B06114" w:rsidP="002A19D4">
      <w:pPr>
        <w:pStyle w:val="code"/>
      </w:pPr>
      <w:r>
        <w:t xml:space="preserve">    sai_trap_attr</w:t>
      </w:r>
      <w:r w:rsidR="00261968">
        <w:t>[0]</w:t>
      </w:r>
      <w:r>
        <w:t>.value=&amp;low_prio_group;</w:t>
      </w:r>
    </w:p>
    <w:p w:rsidR="00B06114" w:rsidRDefault="00B06114" w:rsidP="00261968">
      <w:pPr>
        <w:pStyle w:val="code"/>
      </w:pPr>
      <w:r>
        <w:t xml:space="preserve">    </w:t>
      </w:r>
    </w:p>
    <w:p w:rsidR="00B06114" w:rsidRDefault="00B06114" w:rsidP="002A19D4">
      <w:pPr>
        <w:pStyle w:val="code"/>
      </w:pPr>
      <w:r>
        <w:t xml:space="preserve">   </w:t>
      </w:r>
      <w:r w:rsidR="002A19D4">
        <w:t xml:space="preserve"> </w:t>
      </w:r>
      <w:r>
        <w:t>sai_trap_attr</w:t>
      </w:r>
      <w:r w:rsidR="00261968">
        <w:t>[1]</w:t>
      </w:r>
      <w:r>
        <w:t>.id=</w:t>
      </w:r>
      <w:r w:rsidRPr="00F56DFA">
        <w:t xml:space="preserve"> </w:t>
      </w:r>
      <w:r w:rsidR="002A19D4">
        <w:t>SAI_HOSTIF_TRAP</w:t>
      </w:r>
      <w:r>
        <w:t>_ATTR_TRAP_ACTION;</w:t>
      </w:r>
    </w:p>
    <w:p w:rsidR="00B06114" w:rsidRDefault="00B06114" w:rsidP="00FB5855">
      <w:pPr>
        <w:pStyle w:val="code"/>
      </w:pPr>
      <w:r>
        <w:t xml:space="preserve">    sai_trap_attr</w:t>
      </w:r>
      <w:r w:rsidR="00261968">
        <w:t>[1]</w:t>
      </w:r>
      <w:r>
        <w:t>.value=</w:t>
      </w:r>
      <w:r w:rsidRPr="00F56DFA">
        <w:t xml:space="preserve"> </w:t>
      </w:r>
      <w:r>
        <w:t>SAI_</w:t>
      </w:r>
      <w:r w:rsidR="00FB5855">
        <w:t>PACKET</w:t>
      </w:r>
      <w:r>
        <w:rPr>
          <w:rStyle w:val="Emphasis"/>
        </w:rPr>
        <w:t>_</w:t>
      </w:r>
      <w:r w:rsidR="002A19D4">
        <w:rPr>
          <w:rStyle w:val="Emphasis"/>
          <w:i w:val="0"/>
          <w:iCs w:val="0"/>
        </w:rPr>
        <w:t>ACTION_TRAP;</w:t>
      </w:r>
    </w:p>
    <w:p w:rsidR="00B06114" w:rsidRDefault="00B06114" w:rsidP="00261968">
      <w:pPr>
        <w:pStyle w:val="code"/>
        <w:rPr>
          <w:del w:id="108" w:author="Matty Kadosh" w:date="2016-10-26T20:21:00Z"/>
        </w:rPr>
      </w:pPr>
      <w:del w:id="109" w:author="Matty Kadosh" w:date="2016-10-26T20:21:00Z">
        <w:r>
          <w:delText xml:space="preserve">    </w:delText>
        </w:r>
      </w:del>
    </w:p>
    <w:p w:rsidR="00B06114" w:rsidRDefault="00B06114" w:rsidP="002A19D4">
      <w:pPr>
        <w:pStyle w:val="code"/>
        <w:rPr>
          <w:del w:id="110" w:author="Matty Kadosh" w:date="2016-10-26T20:21:00Z"/>
        </w:rPr>
      </w:pPr>
      <w:del w:id="111" w:author="Matty Kadosh" w:date="2016-10-26T20:21:00Z">
        <w:r>
          <w:delText xml:space="preserve">    sai_trap</w:delText>
        </w:r>
        <w:r w:rsidR="002A19D4">
          <w:delText>_attr</w:delText>
        </w:r>
        <w:r w:rsidR="00261968">
          <w:delText>[2]</w:delText>
        </w:r>
        <w:r w:rsidR="002A19D4">
          <w:delText>.id= SAI_HOSTIF_TRAP</w:delText>
        </w:r>
        <w:r>
          <w:delText>_ATTR_TRAP_CHANNEL;</w:delText>
        </w:r>
      </w:del>
    </w:p>
    <w:p w:rsidR="00B06114" w:rsidRDefault="00B06114" w:rsidP="0008516E">
      <w:pPr>
        <w:pStyle w:val="code"/>
        <w:rPr>
          <w:del w:id="112" w:author="Matty Kadosh" w:date="2016-10-26T20:21:00Z"/>
        </w:rPr>
      </w:pPr>
      <w:del w:id="113" w:author="Matty Kadosh" w:date="2016-10-26T20:21:00Z">
        <w:r>
          <w:delText xml:space="preserve">    sai_trap_attr</w:delText>
        </w:r>
        <w:r w:rsidR="00261968">
          <w:delText>[2]</w:delText>
        </w:r>
        <w:r>
          <w:delText>.value=</w:delText>
        </w:r>
        <w:r w:rsidR="0008516E" w:rsidRPr="0008516E">
          <w:delText xml:space="preserve"> </w:delText>
        </w:r>
        <w:r w:rsidR="0008516E">
          <w:delText>SAI_HOSTIF_TRAP_CHANNEL_NETDEV</w:delText>
        </w:r>
        <w:r>
          <w:delText>;</w:delText>
        </w:r>
      </w:del>
    </w:p>
    <w:p w:rsidR="00261968" w:rsidRDefault="00B06114" w:rsidP="00F02F03">
      <w:pPr>
        <w:pStyle w:val="code"/>
        <w:rPr>
          <w:ins w:id="114" w:author="Matty Kadosh" w:date="2016-10-26T20:21:00Z"/>
        </w:rPr>
      </w:pPr>
      <w:r>
        <w:t xml:space="preserve">    </w:t>
      </w:r>
      <w:r w:rsidR="00261968">
        <w:t xml:space="preserve">sai_create_hostif_trap_fn(SAI_HOSTIF_TRAP_ID_ROUTER, </w:t>
      </w:r>
      <w:ins w:id="115" w:author="Matty Kadosh" w:date="2016-10-26T20:21:00Z">
        <w:r w:rsidR="00F02F03">
          <w:t>2</w:t>
        </w:r>
        <w:r w:rsidR="00261968">
          <w:t>,</w:t>
        </w:r>
        <w:r w:rsidR="00261968" w:rsidRPr="00CD23A9">
          <w:t xml:space="preserve"> </w:t>
        </w:r>
        <w:r w:rsidR="00261968">
          <w:t>sai_trap_attr);</w:t>
        </w:r>
      </w:ins>
    </w:p>
    <w:p w:rsidR="00261968" w:rsidRDefault="00261968" w:rsidP="00261968">
      <w:pPr>
        <w:pStyle w:val="code"/>
        <w:rPr>
          <w:ins w:id="116" w:author="Matty Kadosh" w:date="2016-10-26T20:21:00Z"/>
        </w:rPr>
      </w:pPr>
    </w:p>
    <w:p w:rsidR="00CD23A9" w:rsidRDefault="00CD23A9" w:rsidP="00261968">
      <w:pPr>
        <w:pStyle w:val="code"/>
        <w:rPr>
          <w:ins w:id="117" w:author="Matty Kadosh" w:date="2016-10-26T20:21:00Z"/>
        </w:rPr>
      </w:pPr>
    </w:p>
    <w:p w:rsidR="008B2C32" w:rsidRDefault="008B2C32" w:rsidP="00C051AF">
      <w:pPr>
        <w:pStyle w:val="code"/>
        <w:rPr>
          <w:ins w:id="118" w:author="Matty Kadosh" w:date="2016-10-26T20:21:00Z"/>
        </w:rPr>
      </w:pPr>
    </w:p>
    <w:p w:rsidR="008B2C32" w:rsidRDefault="008B2C32" w:rsidP="00C051AF">
      <w:pPr>
        <w:pStyle w:val="code"/>
        <w:rPr>
          <w:ins w:id="119" w:author="Matty Kadosh" w:date="2016-10-26T20:21:00Z"/>
        </w:rPr>
      </w:pPr>
    </w:p>
    <w:p w:rsidR="00F02F03" w:rsidRDefault="00F02F03" w:rsidP="00F02F03">
      <w:pPr>
        <w:pStyle w:val="Heading3"/>
        <w:rPr>
          <w:ins w:id="120" w:author="Matty Kadosh" w:date="2016-10-26T20:21:00Z"/>
        </w:rPr>
      </w:pPr>
      <w:ins w:id="121" w:author="Matty Kadosh" w:date="2016-10-26T20:21:00Z">
        <w:r>
          <w:t xml:space="preserve">Step 4- configure the host table </w:t>
        </w:r>
      </w:ins>
    </w:p>
    <w:p w:rsidR="00F02F03" w:rsidRDefault="00F02F03" w:rsidP="00F02F03">
      <w:pPr>
        <w:pStyle w:val="Heading3"/>
        <w:numPr>
          <w:ilvl w:val="0"/>
          <w:numId w:val="0"/>
        </w:numPr>
        <w:rPr>
          <w:ins w:id="122" w:author="Matty Kadosh" w:date="2016-10-26T20:21:00Z"/>
        </w:rPr>
      </w:pPr>
      <w:ins w:id="123" w:author="Matty Kadosh" w:date="2016-10-26T20:21:00Z">
        <w:r>
          <w:t xml:space="preserve">  </w:t>
        </w:r>
      </w:ins>
    </w:p>
    <w:p w:rsidR="00F02F03" w:rsidRDefault="00F02F03" w:rsidP="00F02F03">
      <w:pPr>
        <w:pStyle w:val="code"/>
        <w:rPr>
          <w:ins w:id="124" w:author="Matty Kadosh" w:date="2016-10-26T20:21:00Z"/>
        </w:rPr>
      </w:pPr>
      <w:ins w:id="125" w:author="Matty Kadosh" w:date="2016-10-26T20:21:00Z">
        <w:r>
          <w:rPr>
            <w:lang w:bidi="he-IL"/>
          </w:rPr>
          <w:t>sai_object_id_t host_table_entry[4];</w:t>
        </w:r>
      </w:ins>
    </w:p>
    <w:p w:rsidR="00F02F03" w:rsidRDefault="00261968" w:rsidP="00F02F03">
      <w:pPr>
        <w:pStyle w:val="code"/>
        <w:rPr>
          <w:ins w:id="126" w:author="Matty Kadosh" w:date="2016-10-26T20:21:00Z"/>
        </w:rPr>
      </w:pPr>
      <w:del w:id="127" w:author="Matty Kadosh" w:date="2016-10-26T20:21:00Z">
        <w:r>
          <w:delText>3,</w:delText>
        </w:r>
        <w:r w:rsidRPr="00CD23A9">
          <w:delText xml:space="preserve"> </w:delText>
        </w:r>
      </w:del>
      <w:r>
        <w:t>sai_</w:t>
      </w:r>
      <w:ins w:id="128" w:author="Matty Kadosh" w:date="2016-10-26T20:21:00Z">
        <w:r w:rsidR="00F02F03">
          <w:t>attribute_t sai_if_channel_attr[3];</w:t>
        </w:r>
      </w:ins>
    </w:p>
    <w:p w:rsidR="00F02F03" w:rsidRDefault="00F02F03" w:rsidP="00F02F03">
      <w:pPr>
        <w:pStyle w:val="code"/>
        <w:rPr>
          <w:ins w:id="129" w:author="Matty Kadosh" w:date="2016-10-26T20:21:00Z"/>
        </w:rPr>
      </w:pPr>
    </w:p>
    <w:p w:rsidR="00261968" w:rsidRDefault="00F02F03" w:rsidP="00261968">
      <w:pPr>
        <w:pStyle w:val="code"/>
      </w:pPr>
      <w:ins w:id="130" w:author="Matty Kadosh" w:date="2016-10-26T20:21:00Z">
        <w:r>
          <w:t>sai_if_channel</w:t>
        </w:r>
      </w:ins>
      <w:del w:id="131" w:author="Matty Kadosh" w:date="2016-10-26T20:21:00Z">
        <w:r w:rsidR="00261968">
          <w:delText>trap</w:delText>
        </w:r>
      </w:del>
      <w:r w:rsidR="00261968">
        <w:t>_attr</w:t>
      </w:r>
      <w:ins w:id="132" w:author="Matty Kadosh" w:date="2016-10-26T20:21:00Z">
        <w:r>
          <w:t>[0].id=</w:t>
        </w:r>
        <w:r w:rsidRPr="002E443F">
          <w:rPr>
            <w:lang w:bidi="he-IL"/>
          </w:rPr>
          <w:t>SAI_HOST_INTERFACE_ATTR_TYPE</w:t>
        </w:r>
        <w:r>
          <w:rPr>
            <w:lang w:bidi="he-IL"/>
          </w:rPr>
          <w:t>;</w:t>
        </w:r>
      </w:ins>
      <w:del w:id="133" w:author="Matty Kadosh" w:date="2016-10-26T20:21:00Z">
        <w:r w:rsidR="00261968">
          <w:delText>);</w:delText>
        </w:r>
      </w:del>
    </w:p>
    <w:p w:rsidR="00F02F03" w:rsidRDefault="00F02F03" w:rsidP="00F02F03">
      <w:pPr>
        <w:pStyle w:val="code"/>
        <w:rPr>
          <w:ins w:id="134" w:author="Matty Kadosh" w:date="2016-10-26T20:21:00Z"/>
          <w:rFonts w:ascii="Courier New" w:eastAsia="Times New Roman" w:hAnsi="Courier New" w:cs="Courier New"/>
          <w:color w:val="000000"/>
          <w:szCs w:val="18"/>
          <w:lang w:bidi="he-IL"/>
        </w:rPr>
      </w:pPr>
      <w:ins w:id="135" w:author="Matty Kadosh" w:date="2016-10-26T20:21:00Z">
        <w:r>
          <w:lastRenderedPageBreak/>
          <w:t>sai_if_channel_attr[0].value=</w:t>
        </w:r>
        <w:r w:rsidRPr="002E443F">
          <w:rPr>
            <w:rFonts w:ascii="Courier New" w:eastAsia="Times New Roman" w:hAnsi="Courier New" w:cs="Courier New"/>
            <w:color w:val="000000"/>
            <w:szCs w:val="18"/>
            <w:lang w:bidi="he-IL"/>
          </w:rPr>
          <w:t>SAI_HOST_INTERFACE_TYPE_PORT</w:t>
        </w:r>
        <w:r>
          <w:rPr>
            <w:rFonts w:ascii="Courier New" w:eastAsia="Times New Roman" w:hAnsi="Courier New" w:cs="Courier New"/>
            <w:color w:val="000000"/>
            <w:szCs w:val="18"/>
            <w:lang w:bidi="he-IL"/>
          </w:rPr>
          <w:t>;</w:t>
        </w:r>
      </w:ins>
    </w:p>
    <w:p w:rsidR="00F02F03" w:rsidRDefault="00F02F03" w:rsidP="00F02F03">
      <w:pPr>
        <w:pStyle w:val="code"/>
        <w:rPr>
          <w:ins w:id="136" w:author="Matty Kadosh" w:date="2016-10-26T20:21:00Z"/>
          <w:rFonts w:ascii="Courier New" w:eastAsia="Times New Roman" w:hAnsi="Courier New" w:cs="Courier New"/>
          <w:color w:val="000000"/>
          <w:szCs w:val="18"/>
          <w:lang w:bidi="he-IL"/>
        </w:rPr>
      </w:pPr>
    </w:p>
    <w:p w:rsidR="00F02F03" w:rsidRDefault="00F02F03" w:rsidP="00F02F03">
      <w:pPr>
        <w:pStyle w:val="code"/>
        <w:rPr>
          <w:ins w:id="137" w:author="Matty Kadosh" w:date="2016-10-26T20:21:00Z"/>
          <w:lang w:bidi="he-IL"/>
        </w:rPr>
      </w:pPr>
      <w:ins w:id="138" w:author="Matty Kadosh" w:date="2016-10-26T20:21:00Z">
        <w:r>
          <w:t>sai_if_channel_attr[1].id=</w:t>
        </w:r>
        <w:r w:rsidRPr="008772AE">
          <w:rPr>
            <w:lang w:bidi="he-IL"/>
          </w:rPr>
          <w:t xml:space="preserve"> </w:t>
        </w:r>
        <w:r>
          <w:rPr>
            <w:lang w:bidi="he-IL"/>
          </w:rPr>
          <w:t>S</w:t>
        </w:r>
        <w:r w:rsidRPr="002E443F">
          <w:rPr>
            <w:lang w:bidi="he-IL"/>
          </w:rPr>
          <w:t>AI_HOST_INTERFACE_TYPE_PORT</w:t>
        </w:r>
        <w:r>
          <w:rPr>
            <w:lang w:bidi="he-IL"/>
          </w:rPr>
          <w:t>;</w:t>
        </w:r>
      </w:ins>
    </w:p>
    <w:p w:rsidR="00F02F03" w:rsidRPr="008772AE" w:rsidRDefault="00F02F03" w:rsidP="00F02F03">
      <w:pPr>
        <w:pStyle w:val="code"/>
        <w:rPr>
          <w:ins w:id="139" w:author="Matty Kadosh" w:date="2016-10-26T20:21:00Z"/>
        </w:rPr>
      </w:pPr>
      <w:ins w:id="140" w:author="Matty Kadosh" w:date="2016-10-26T20:21:00Z">
        <w:r>
          <w:t>sai_if_channel_attr[1].value=</w:t>
        </w:r>
        <w:r>
          <w:rPr>
            <w:rFonts w:ascii="Courier New" w:eastAsia="Times New Roman" w:hAnsi="Courier New" w:cs="Courier New"/>
            <w:color w:val="000000"/>
            <w:szCs w:val="18"/>
            <w:lang w:bidi="he-IL"/>
          </w:rPr>
          <w:t>port_id[0];</w:t>
        </w:r>
        <w:r w:rsidRPr="00C4443C">
          <w:t xml:space="preserve"> </w:t>
        </w:r>
        <w:r>
          <w:t>//</w:t>
        </w:r>
        <w:r w:rsidRPr="00B27321">
          <w:t xml:space="preserve"> </w:t>
        </w:r>
        <w:r>
          <w:t xml:space="preserve">port_id[X] is a port element created via port SAI API  </w:t>
        </w:r>
      </w:ins>
    </w:p>
    <w:p w:rsidR="00F02F03" w:rsidRDefault="00F02F03" w:rsidP="00F02F03">
      <w:pPr>
        <w:pStyle w:val="code"/>
        <w:rPr>
          <w:ins w:id="141" w:author="Matty Kadosh" w:date="2016-10-26T20:21:00Z"/>
        </w:rPr>
      </w:pPr>
    </w:p>
    <w:p w:rsidR="00F02F03" w:rsidRDefault="00F02F03" w:rsidP="00F02F03">
      <w:pPr>
        <w:pStyle w:val="code"/>
        <w:rPr>
          <w:ins w:id="142" w:author="Matty Kadosh" w:date="2016-10-26T20:21:00Z"/>
          <w:lang w:bidi="he-IL"/>
        </w:rPr>
      </w:pPr>
      <w:ins w:id="143" w:author="Matty Kadosh" w:date="2016-10-26T20:21:00Z">
        <w:r>
          <w:t>sai_if_channel_attr[2].id=</w:t>
        </w:r>
        <w:r w:rsidRPr="008772AE">
          <w:rPr>
            <w:lang w:bidi="he-IL"/>
          </w:rPr>
          <w:t xml:space="preserve"> </w:t>
        </w:r>
        <w:r w:rsidRPr="002E443F">
          <w:rPr>
            <w:lang w:bidi="he-IL"/>
          </w:rPr>
          <w:t>SAI_HOST_INTERFACE_ATTR_NAME</w:t>
        </w:r>
        <w:r>
          <w:rPr>
            <w:lang w:bidi="he-IL"/>
          </w:rPr>
          <w:t>;</w:t>
        </w:r>
      </w:ins>
    </w:p>
    <w:p w:rsidR="00F02F03" w:rsidRPr="008772AE" w:rsidRDefault="00F02F03" w:rsidP="00F02F03">
      <w:pPr>
        <w:pStyle w:val="code"/>
        <w:rPr>
          <w:ins w:id="144" w:author="Matty Kadosh" w:date="2016-10-26T20:21:00Z"/>
        </w:rPr>
      </w:pPr>
      <w:ins w:id="145" w:author="Matty Kadosh" w:date="2016-10-26T20:21:00Z">
        <w:r>
          <w:t>sai_if_channel_attr[2].value=</w:t>
        </w:r>
        <w:r>
          <w:rPr>
            <w:rFonts w:ascii="Courier New" w:eastAsia="Times New Roman" w:hAnsi="Courier New" w:cs="Courier New"/>
            <w:color w:val="000000"/>
            <w:szCs w:val="18"/>
            <w:lang w:bidi="he-IL"/>
          </w:rPr>
          <w:t>”port1”;</w:t>
        </w:r>
      </w:ins>
    </w:p>
    <w:p w:rsidR="00F02F03" w:rsidRDefault="00F02F03" w:rsidP="00F02F03">
      <w:pPr>
        <w:pStyle w:val="code"/>
        <w:rPr>
          <w:ins w:id="146" w:author="Matty Kadosh" w:date="2016-10-26T20:21:00Z"/>
        </w:rPr>
      </w:pPr>
    </w:p>
    <w:p w:rsidR="00F02F03" w:rsidRPr="002E443F" w:rsidRDefault="00F02F03" w:rsidP="00F02F03">
      <w:pPr>
        <w:pStyle w:val="code"/>
        <w:rPr>
          <w:ins w:id="147" w:author="Matty Kadosh" w:date="2016-10-26T20:21:00Z"/>
          <w:lang w:bidi="he-IL"/>
        </w:rPr>
      </w:pPr>
      <w:ins w:id="148" w:author="Matty Kadosh" w:date="2016-10-26T20:21:00Z">
        <w:r>
          <w:rPr>
            <w:lang w:bidi="he-IL"/>
          </w:rPr>
          <w:t>sai_create_host_interface_fn(&amp;host_if_id[0], 3,</w:t>
        </w:r>
        <w:r w:rsidRPr="00B7123A">
          <w:t xml:space="preserve"> </w:t>
        </w:r>
        <w:r>
          <w:t xml:space="preserve">sai_if_channel_attr); </w:t>
        </w:r>
      </w:ins>
    </w:p>
    <w:p w:rsidR="00F02F03" w:rsidRPr="008772AE" w:rsidRDefault="00F02F03" w:rsidP="00F02F03">
      <w:pPr>
        <w:pStyle w:val="code"/>
        <w:rPr>
          <w:ins w:id="149" w:author="Matty Kadosh" w:date="2016-10-26T20:21:00Z"/>
        </w:rPr>
      </w:pPr>
    </w:p>
    <w:p w:rsidR="00F02F03" w:rsidRDefault="00F02F03" w:rsidP="00F02F03">
      <w:pPr>
        <w:pStyle w:val="code"/>
        <w:rPr>
          <w:ins w:id="150" w:author="Matty Kadosh" w:date="2016-10-26T20:21:00Z"/>
        </w:rPr>
      </w:pPr>
    </w:p>
    <w:p w:rsidR="00F02F03" w:rsidRDefault="00F02F03" w:rsidP="00F02F03">
      <w:pPr>
        <w:pStyle w:val="code"/>
        <w:rPr>
          <w:ins w:id="151" w:author="Matty Kadosh" w:date="2016-10-26T20:21:00Z"/>
          <w:lang w:bidi="he-IL"/>
        </w:rPr>
      </w:pPr>
      <w:ins w:id="152" w:author="Matty Kadosh" w:date="2016-10-26T20:21:00Z">
        <w:r>
          <w:t>sai_if_channel_attr[0].id=</w:t>
        </w:r>
        <w:r w:rsidRPr="008772AE">
          <w:rPr>
            <w:lang w:bidi="he-IL"/>
          </w:rPr>
          <w:t xml:space="preserve"> </w:t>
        </w:r>
        <w:r w:rsidRPr="002E443F">
          <w:rPr>
            <w:lang w:bidi="he-IL"/>
          </w:rPr>
          <w:t>SAI_HOST_INTERFACE_ATTR_TYPE</w:t>
        </w:r>
        <w:r>
          <w:rPr>
            <w:lang w:bidi="he-IL"/>
          </w:rPr>
          <w:t>;</w:t>
        </w:r>
      </w:ins>
    </w:p>
    <w:p w:rsidR="00F02F03" w:rsidRDefault="00F02F03" w:rsidP="00F02F03">
      <w:pPr>
        <w:pStyle w:val="code"/>
        <w:rPr>
          <w:ins w:id="153" w:author="Matty Kadosh" w:date="2016-10-26T20:21:00Z"/>
          <w:rFonts w:ascii="Courier New" w:eastAsia="Times New Roman" w:hAnsi="Courier New" w:cs="Courier New"/>
          <w:color w:val="000000"/>
          <w:szCs w:val="18"/>
          <w:lang w:bidi="he-IL"/>
        </w:rPr>
      </w:pPr>
      <w:ins w:id="154" w:author="Matty Kadosh" w:date="2016-10-26T20:21:00Z">
        <w:r>
          <w:t>sai_if_channel_attr[0].value=</w:t>
        </w:r>
        <w:r w:rsidRPr="002E443F">
          <w:rPr>
            <w:rFonts w:ascii="Courier New" w:eastAsia="Times New Roman" w:hAnsi="Courier New" w:cs="Courier New"/>
            <w:color w:val="000000"/>
            <w:szCs w:val="18"/>
            <w:lang w:bidi="he-IL"/>
          </w:rPr>
          <w:t>SAI_HOST_INTERFACE_TYPE_PORT</w:t>
        </w:r>
        <w:r>
          <w:rPr>
            <w:rFonts w:ascii="Courier New" w:eastAsia="Times New Roman" w:hAnsi="Courier New" w:cs="Courier New"/>
            <w:color w:val="000000"/>
            <w:szCs w:val="18"/>
            <w:lang w:bidi="he-IL"/>
          </w:rPr>
          <w:t>;</w:t>
        </w:r>
      </w:ins>
    </w:p>
    <w:p w:rsidR="00F02F03" w:rsidRDefault="00F02F03" w:rsidP="00F02F03">
      <w:pPr>
        <w:pStyle w:val="code"/>
        <w:rPr>
          <w:ins w:id="155" w:author="Matty Kadosh" w:date="2016-10-26T20:21:00Z"/>
          <w:rFonts w:ascii="Courier New" w:eastAsia="Times New Roman" w:hAnsi="Courier New" w:cs="Courier New"/>
          <w:color w:val="000000"/>
          <w:szCs w:val="18"/>
          <w:lang w:bidi="he-IL"/>
        </w:rPr>
      </w:pPr>
    </w:p>
    <w:p w:rsidR="00F02F03" w:rsidRDefault="00F02F03" w:rsidP="00F02F03">
      <w:pPr>
        <w:pStyle w:val="code"/>
        <w:rPr>
          <w:ins w:id="156" w:author="Matty Kadosh" w:date="2016-10-26T20:21:00Z"/>
          <w:lang w:bidi="he-IL"/>
        </w:rPr>
      </w:pPr>
      <w:ins w:id="157" w:author="Matty Kadosh" w:date="2016-10-26T20:21:00Z">
        <w:r>
          <w:t>sai_if_channel_attr[1].id=</w:t>
        </w:r>
        <w:r w:rsidRPr="008772AE">
          <w:rPr>
            <w:lang w:bidi="he-IL"/>
          </w:rPr>
          <w:t xml:space="preserve"> </w:t>
        </w:r>
        <w:r>
          <w:rPr>
            <w:lang w:bidi="he-IL"/>
          </w:rPr>
          <w:t>S</w:t>
        </w:r>
        <w:r w:rsidRPr="002E443F">
          <w:rPr>
            <w:lang w:bidi="he-IL"/>
          </w:rPr>
          <w:t>AI_HOST_INTERFACE_TYPE_PORT</w:t>
        </w:r>
        <w:r>
          <w:rPr>
            <w:lang w:bidi="he-IL"/>
          </w:rPr>
          <w:t>;</w:t>
        </w:r>
      </w:ins>
    </w:p>
    <w:p w:rsidR="00F02F03" w:rsidRPr="008772AE" w:rsidRDefault="00F02F03" w:rsidP="00F02F03">
      <w:pPr>
        <w:pStyle w:val="code"/>
        <w:rPr>
          <w:ins w:id="158" w:author="Matty Kadosh" w:date="2016-10-26T20:21:00Z"/>
        </w:rPr>
      </w:pPr>
      <w:ins w:id="159" w:author="Matty Kadosh" w:date="2016-10-26T20:21:00Z">
        <w:r>
          <w:t>sai_if_channel_attr[1].value=</w:t>
        </w:r>
        <w:r>
          <w:rPr>
            <w:rFonts w:ascii="Courier New" w:eastAsia="Times New Roman" w:hAnsi="Courier New" w:cs="Courier New"/>
            <w:color w:val="000000"/>
            <w:szCs w:val="18"/>
            <w:lang w:bidi="he-IL"/>
          </w:rPr>
          <w:t>port_id[1];</w:t>
        </w:r>
        <w:r w:rsidRPr="00C4443C">
          <w:t xml:space="preserve"> </w:t>
        </w:r>
        <w:r>
          <w:t>//</w:t>
        </w:r>
        <w:r w:rsidRPr="00B27321">
          <w:t xml:space="preserve"> </w:t>
        </w:r>
        <w:r>
          <w:t xml:space="preserve">port_id[X] is a port element created via port SAI API  </w:t>
        </w:r>
      </w:ins>
    </w:p>
    <w:p w:rsidR="00F02F03" w:rsidRDefault="00F02F03" w:rsidP="00F02F03">
      <w:pPr>
        <w:pStyle w:val="code"/>
        <w:rPr>
          <w:ins w:id="160" w:author="Matty Kadosh" w:date="2016-10-26T20:21:00Z"/>
        </w:rPr>
      </w:pPr>
    </w:p>
    <w:p w:rsidR="00F02F03" w:rsidRDefault="00F02F03" w:rsidP="00F02F03">
      <w:pPr>
        <w:pStyle w:val="code"/>
        <w:rPr>
          <w:ins w:id="161" w:author="Matty Kadosh" w:date="2016-10-26T20:21:00Z"/>
          <w:lang w:bidi="he-IL"/>
        </w:rPr>
      </w:pPr>
      <w:ins w:id="162" w:author="Matty Kadosh" w:date="2016-10-26T20:21:00Z">
        <w:r>
          <w:t>sai_if_channel_attr[2].id=</w:t>
        </w:r>
        <w:r w:rsidRPr="008772AE">
          <w:rPr>
            <w:lang w:bidi="he-IL"/>
          </w:rPr>
          <w:t xml:space="preserve"> </w:t>
        </w:r>
        <w:r w:rsidRPr="002E443F">
          <w:rPr>
            <w:lang w:bidi="he-IL"/>
          </w:rPr>
          <w:t>SAI_HOST_INTERFACE_ATTR_NAME</w:t>
        </w:r>
        <w:r>
          <w:rPr>
            <w:lang w:bidi="he-IL"/>
          </w:rPr>
          <w:t>;</w:t>
        </w:r>
      </w:ins>
    </w:p>
    <w:p w:rsidR="00F02F03" w:rsidRPr="008772AE" w:rsidRDefault="00F02F03" w:rsidP="00F02F03">
      <w:pPr>
        <w:pStyle w:val="code"/>
        <w:rPr>
          <w:ins w:id="163" w:author="Matty Kadosh" w:date="2016-10-26T20:21:00Z"/>
        </w:rPr>
      </w:pPr>
      <w:ins w:id="164" w:author="Matty Kadosh" w:date="2016-10-26T20:21:00Z">
        <w:r>
          <w:t>sai_if_channel_attr[2].value=</w:t>
        </w:r>
        <w:r>
          <w:rPr>
            <w:rFonts w:ascii="Courier New" w:eastAsia="Times New Roman" w:hAnsi="Courier New" w:cs="Courier New"/>
            <w:color w:val="000000"/>
            <w:szCs w:val="18"/>
            <w:lang w:bidi="he-IL"/>
          </w:rPr>
          <w:t>”port2”;</w:t>
        </w:r>
      </w:ins>
    </w:p>
    <w:p w:rsidR="00F02F03" w:rsidRDefault="00F02F03" w:rsidP="00F02F03">
      <w:pPr>
        <w:pStyle w:val="code"/>
        <w:rPr>
          <w:ins w:id="165" w:author="Matty Kadosh" w:date="2016-10-26T20:21:00Z"/>
        </w:rPr>
      </w:pPr>
    </w:p>
    <w:p w:rsidR="00F02F03" w:rsidRPr="002E443F" w:rsidRDefault="00F02F03" w:rsidP="00F02F03">
      <w:pPr>
        <w:pStyle w:val="code"/>
        <w:rPr>
          <w:ins w:id="166" w:author="Matty Kadosh" w:date="2016-10-26T20:21:00Z"/>
          <w:lang w:bidi="he-IL"/>
        </w:rPr>
      </w:pPr>
      <w:ins w:id="167" w:author="Matty Kadosh" w:date="2016-10-26T20:21:00Z">
        <w:r>
          <w:rPr>
            <w:lang w:bidi="he-IL"/>
          </w:rPr>
          <w:t>sai_create_host_interface_fn(&amp;host_if_id[1] ,3,</w:t>
        </w:r>
        <w:r w:rsidRPr="00B7123A">
          <w:t xml:space="preserve"> </w:t>
        </w:r>
        <w:r>
          <w:t xml:space="preserve">sai_if_channel_attr); </w:t>
        </w:r>
      </w:ins>
    </w:p>
    <w:p w:rsidR="00F02F03" w:rsidRDefault="00F02F03" w:rsidP="00F02F03">
      <w:pPr>
        <w:pStyle w:val="code"/>
        <w:rPr>
          <w:ins w:id="168" w:author="Matty Kadosh" w:date="2016-10-26T20:21:00Z"/>
        </w:rPr>
      </w:pPr>
    </w:p>
    <w:p w:rsidR="00F02F03" w:rsidRDefault="00F02F03" w:rsidP="00F02F03">
      <w:pPr>
        <w:pStyle w:val="code"/>
        <w:rPr>
          <w:ins w:id="169" w:author="Matty Kadosh" w:date="2016-10-26T20:21:00Z"/>
        </w:rPr>
      </w:pPr>
    </w:p>
    <w:p w:rsidR="00F02F03" w:rsidRDefault="00F02F03" w:rsidP="00F02F03">
      <w:pPr>
        <w:pStyle w:val="code"/>
        <w:rPr>
          <w:ins w:id="170" w:author="Matty Kadosh" w:date="2016-10-26T20:21:00Z"/>
          <w:lang w:bidi="he-IL"/>
        </w:rPr>
      </w:pPr>
      <w:ins w:id="171" w:author="Matty Kadosh" w:date="2016-10-26T20:21:00Z">
        <w:r>
          <w:t>sai_if_channel_attr[0].id=</w:t>
        </w:r>
        <w:r w:rsidRPr="008772AE">
          <w:rPr>
            <w:lang w:bidi="he-IL"/>
          </w:rPr>
          <w:t xml:space="preserve"> </w:t>
        </w:r>
        <w:r w:rsidRPr="002E443F">
          <w:rPr>
            <w:lang w:bidi="he-IL"/>
          </w:rPr>
          <w:t>SAI_HOST_INTERFACE_ATTR_TYPE</w:t>
        </w:r>
        <w:r>
          <w:rPr>
            <w:lang w:bidi="he-IL"/>
          </w:rPr>
          <w:t>;</w:t>
        </w:r>
      </w:ins>
    </w:p>
    <w:p w:rsidR="00F02F03" w:rsidRDefault="00F02F03" w:rsidP="00F02F03">
      <w:pPr>
        <w:pStyle w:val="code"/>
        <w:rPr>
          <w:ins w:id="172" w:author="Matty Kadosh" w:date="2016-10-26T20:21:00Z"/>
          <w:rFonts w:ascii="Courier New" w:eastAsia="Times New Roman" w:hAnsi="Courier New" w:cs="Courier New"/>
          <w:color w:val="000000"/>
          <w:szCs w:val="18"/>
          <w:lang w:bidi="he-IL"/>
        </w:rPr>
      </w:pPr>
      <w:ins w:id="173" w:author="Matty Kadosh" w:date="2016-10-26T20:21:00Z">
        <w:r>
          <w:t>sai_if_channel_attr[0].value=</w:t>
        </w:r>
        <w:r w:rsidRPr="002E443F">
          <w:rPr>
            <w:rFonts w:ascii="Courier New" w:eastAsia="Times New Roman" w:hAnsi="Courier New" w:cs="Courier New"/>
            <w:color w:val="000000"/>
            <w:szCs w:val="18"/>
            <w:lang w:bidi="he-IL"/>
          </w:rPr>
          <w:t>SAI_HOST_INTERFACE_TYPE_PORT</w:t>
        </w:r>
        <w:r>
          <w:rPr>
            <w:rFonts w:ascii="Courier New" w:eastAsia="Times New Roman" w:hAnsi="Courier New" w:cs="Courier New"/>
            <w:color w:val="000000"/>
            <w:szCs w:val="18"/>
            <w:lang w:bidi="he-IL"/>
          </w:rPr>
          <w:t>;</w:t>
        </w:r>
      </w:ins>
    </w:p>
    <w:p w:rsidR="00F02F03" w:rsidRDefault="00F02F03" w:rsidP="00F02F03">
      <w:pPr>
        <w:pStyle w:val="code"/>
        <w:rPr>
          <w:ins w:id="174" w:author="Matty Kadosh" w:date="2016-10-26T20:21:00Z"/>
          <w:rFonts w:ascii="Courier New" w:eastAsia="Times New Roman" w:hAnsi="Courier New" w:cs="Courier New"/>
          <w:color w:val="000000"/>
          <w:szCs w:val="18"/>
          <w:lang w:bidi="he-IL"/>
        </w:rPr>
      </w:pPr>
    </w:p>
    <w:p w:rsidR="00F02F03" w:rsidRDefault="00F02F03" w:rsidP="00F02F03">
      <w:pPr>
        <w:pStyle w:val="code"/>
        <w:rPr>
          <w:ins w:id="175" w:author="Matty Kadosh" w:date="2016-10-26T20:21:00Z"/>
          <w:lang w:bidi="he-IL"/>
        </w:rPr>
      </w:pPr>
      <w:ins w:id="176" w:author="Matty Kadosh" w:date="2016-10-26T20:21:00Z">
        <w:r>
          <w:t>sai_if_channel_attr[1].id=</w:t>
        </w:r>
        <w:r w:rsidRPr="008772AE">
          <w:rPr>
            <w:lang w:bidi="he-IL"/>
          </w:rPr>
          <w:t xml:space="preserve"> </w:t>
        </w:r>
        <w:r>
          <w:rPr>
            <w:lang w:bidi="he-IL"/>
          </w:rPr>
          <w:t>S</w:t>
        </w:r>
        <w:r w:rsidRPr="002E443F">
          <w:rPr>
            <w:lang w:bidi="he-IL"/>
          </w:rPr>
          <w:t>AI_HOST_INTERFACE_TYPE_PORT</w:t>
        </w:r>
        <w:r>
          <w:rPr>
            <w:lang w:bidi="he-IL"/>
          </w:rPr>
          <w:t>;</w:t>
        </w:r>
      </w:ins>
    </w:p>
    <w:p w:rsidR="00F02F03" w:rsidRPr="008772AE" w:rsidRDefault="00F02F03" w:rsidP="00F02F03">
      <w:pPr>
        <w:pStyle w:val="code"/>
        <w:rPr>
          <w:ins w:id="177" w:author="Matty Kadosh" w:date="2016-10-26T20:21:00Z"/>
        </w:rPr>
      </w:pPr>
      <w:ins w:id="178" w:author="Matty Kadosh" w:date="2016-10-26T20:21:00Z">
        <w:r>
          <w:t>sai_if_channel_attr[1].value=</w:t>
        </w:r>
        <w:r>
          <w:rPr>
            <w:rFonts w:ascii="Courier New" w:eastAsia="Times New Roman" w:hAnsi="Courier New" w:cs="Courier New"/>
            <w:color w:val="000000"/>
            <w:szCs w:val="18"/>
            <w:lang w:bidi="he-IL"/>
          </w:rPr>
          <w:t>port_id[2];</w:t>
        </w:r>
        <w:r w:rsidRPr="00C4443C">
          <w:t xml:space="preserve"> </w:t>
        </w:r>
        <w:r>
          <w:t>//</w:t>
        </w:r>
        <w:r w:rsidRPr="00B27321">
          <w:t xml:space="preserve"> </w:t>
        </w:r>
        <w:r>
          <w:t xml:space="preserve">port_id[X] is a port element created via port SAI API  </w:t>
        </w:r>
      </w:ins>
    </w:p>
    <w:p w:rsidR="00F02F03" w:rsidRDefault="00F02F03" w:rsidP="00F02F03">
      <w:pPr>
        <w:pStyle w:val="code"/>
        <w:rPr>
          <w:ins w:id="179" w:author="Matty Kadosh" w:date="2016-10-26T20:21:00Z"/>
        </w:rPr>
      </w:pPr>
    </w:p>
    <w:p w:rsidR="00F02F03" w:rsidRDefault="00F02F03" w:rsidP="00F02F03">
      <w:pPr>
        <w:pStyle w:val="code"/>
        <w:rPr>
          <w:ins w:id="180" w:author="Matty Kadosh" w:date="2016-10-26T20:21:00Z"/>
          <w:lang w:bidi="he-IL"/>
        </w:rPr>
      </w:pPr>
      <w:ins w:id="181" w:author="Matty Kadosh" w:date="2016-10-26T20:21:00Z">
        <w:r>
          <w:t>sai_if_channel_attr[2].id=</w:t>
        </w:r>
        <w:r w:rsidRPr="008772AE">
          <w:rPr>
            <w:lang w:bidi="he-IL"/>
          </w:rPr>
          <w:t xml:space="preserve"> </w:t>
        </w:r>
        <w:r w:rsidRPr="002E443F">
          <w:rPr>
            <w:lang w:bidi="he-IL"/>
          </w:rPr>
          <w:t>SAI_HOST_INTERFACE_ATTR_NAME</w:t>
        </w:r>
        <w:r>
          <w:rPr>
            <w:lang w:bidi="he-IL"/>
          </w:rPr>
          <w:t>;</w:t>
        </w:r>
      </w:ins>
    </w:p>
    <w:p w:rsidR="00F02F03" w:rsidRPr="008772AE" w:rsidRDefault="00F02F03" w:rsidP="00F02F03">
      <w:pPr>
        <w:pStyle w:val="code"/>
        <w:rPr>
          <w:ins w:id="182" w:author="Matty Kadosh" w:date="2016-10-26T20:21:00Z"/>
        </w:rPr>
      </w:pPr>
      <w:ins w:id="183" w:author="Matty Kadosh" w:date="2016-10-26T20:21:00Z">
        <w:r>
          <w:t>sai_if_channel_attr[2].value=</w:t>
        </w:r>
        <w:r>
          <w:rPr>
            <w:rFonts w:ascii="Courier New" w:eastAsia="Times New Roman" w:hAnsi="Courier New" w:cs="Courier New"/>
            <w:color w:val="000000"/>
            <w:szCs w:val="18"/>
            <w:lang w:bidi="he-IL"/>
          </w:rPr>
          <w:t>”port3”;</w:t>
        </w:r>
      </w:ins>
    </w:p>
    <w:p w:rsidR="00F02F03" w:rsidRDefault="00F02F03" w:rsidP="00F02F03">
      <w:pPr>
        <w:pStyle w:val="code"/>
        <w:rPr>
          <w:ins w:id="184" w:author="Matty Kadosh" w:date="2016-10-26T20:21:00Z"/>
        </w:rPr>
      </w:pPr>
    </w:p>
    <w:p w:rsidR="00F02F03" w:rsidRPr="002E443F" w:rsidRDefault="00F02F03" w:rsidP="00F02F03">
      <w:pPr>
        <w:pStyle w:val="code"/>
        <w:rPr>
          <w:ins w:id="185" w:author="Matty Kadosh" w:date="2016-10-26T20:21:00Z"/>
          <w:lang w:bidi="he-IL"/>
        </w:rPr>
      </w:pPr>
      <w:ins w:id="186" w:author="Matty Kadosh" w:date="2016-10-26T20:21:00Z">
        <w:r>
          <w:rPr>
            <w:lang w:bidi="he-IL"/>
          </w:rPr>
          <w:t>sai_create_host_interface_fn(&amp;host_if_id[2] ,3,</w:t>
        </w:r>
        <w:r w:rsidRPr="00B7123A">
          <w:t xml:space="preserve"> </w:t>
        </w:r>
        <w:r>
          <w:t xml:space="preserve">sai_if_channel_attr); </w:t>
        </w:r>
      </w:ins>
    </w:p>
    <w:p w:rsidR="00F02F03" w:rsidRDefault="00F02F03" w:rsidP="00F02F03">
      <w:pPr>
        <w:pStyle w:val="code"/>
        <w:rPr>
          <w:ins w:id="187" w:author="Matty Kadosh" w:date="2016-10-26T20:21:00Z"/>
        </w:rPr>
      </w:pPr>
    </w:p>
    <w:p w:rsidR="00F02F03" w:rsidRDefault="00F02F03" w:rsidP="00F02F03">
      <w:pPr>
        <w:pStyle w:val="code"/>
        <w:rPr>
          <w:ins w:id="188" w:author="Matty Kadosh" w:date="2016-10-26T20:21:00Z"/>
        </w:rPr>
      </w:pPr>
    </w:p>
    <w:p w:rsidR="00F02F03" w:rsidRDefault="00F02F03" w:rsidP="00F02F03">
      <w:pPr>
        <w:pStyle w:val="code"/>
        <w:rPr>
          <w:ins w:id="189" w:author="Matty Kadosh" w:date="2016-10-26T20:21:00Z"/>
          <w:lang w:bidi="he-IL"/>
        </w:rPr>
      </w:pPr>
      <w:ins w:id="190" w:author="Matty Kadosh" w:date="2016-10-26T20:21:00Z">
        <w:r>
          <w:t>sai_if_channel_attr[0].id=</w:t>
        </w:r>
        <w:r w:rsidRPr="008772AE">
          <w:rPr>
            <w:lang w:bidi="he-IL"/>
          </w:rPr>
          <w:t xml:space="preserve"> </w:t>
        </w:r>
        <w:r w:rsidRPr="002E443F">
          <w:rPr>
            <w:lang w:bidi="he-IL"/>
          </w:rPr>
          <w:t>SAI_HOST_INTERFACE_ATTR_TYPE</w:t>
        </w:r>
        <w:r>
          <w:rPr>
            <w:lang w:bidi="he-IL"/>
          </w:rPr>
          <w:t>;</w:t>
        </w:r>
      </w:ins>
    </w:p>
    <w:p w:rsidR="00F02F03" w:rsidRDefault="00F02F03" w:rsidP="00F02F03">
      <w:pPr>
        <w:pStyle w:val="code"/>
        <w:rPr>
          <w:ins w:id="191" w:author="Matty Kadosh" w:date="2016-10-26T20:21:00Z"/>
          <w:rFonts w:ascii="Courier New" w:eastAsia="Times New Roman" w:hAnsi="Courier New" w:cs="Courier New"/>
          <w:color w:val="000000"/>
          <w:szCs w:val="18"/>
          <w:lang w:bidi="he-IL"/>
        </w:rPr>
      </w:pPr>
      <w:ins w:id="192" w:author="Matty Kadosh" w:date="2016-10-26T20:21:00Z">
        <w:r>
          <w:t>sai_if_channel_attr[0].value=</w:t>
        </w:r>
        <w:r w:rsidRPr="002E443F">
          <w:rPr>
            <w:rFonts w:ascii="Courier New" w:eastAsia="Times New Roman" w:hAnsi="Courier New" w:cs="Courier New"/>
            <w:color w:val="000000"/>
            <w:szCs w:val="18"/>
            <w:lang w:bidi="he-IL"/>
          </w:rPr>
          <w:t>SAI_HOST_INTERFACE_TYPE_PORT</w:t>
        </w:r>
        <w:r>
          <w:rPr>
            <w:rFonts w:ascii="Courier New" w:eastAsia="Times New Roman" w:hAnsi="Courier New" w:cs="Courier New"/>
            <w:color w:val="000000"/>
            <w:szCs w:val="18"/>
            <w:lang w:bidi="he-IL"/>
          </w:rPr>
          <w:t>;</w:t>
        </w:r>
      </w:ins>
    </w:p>
    <w:p w:rsidR="00F02F03" w:rsidRDefault="00F02F03" w:rsidP="00F02F03">
      <w:pPr>
        <w:pStyle w:val="code"/>
        <w:rPr>
          <w:ins w:id="193" w:author="Matty Kadosh" w:date="2016-10-26T20:21:00Z"/>
          <w:rFonts w:ascii="Courier New" w:eastAsia="Times New Roman" w:hAnsi="Courier New" w:cs="Courier New"/>
          <w:color w:val="000000"/>
          <w:szCs w:val="18"/>
          <w:lang w:bidi="he-IL"/>
        </w:rPr>
      </w:pPr>
    </w:p>
    <w:p w:rsidR="00F02F03" w:rsidRDefault="00F02F03" w:rsidP="00F02F03">
      <w:pPr>
        <w:pStyle w:val="code"/>
        <w:rPr>
          <w:ins w:id="194" w:author="Matty Kadosh" w:date="2016-10-26T20:21:00Z"/>
          <w:lang w:bidi="he-IL"/>
        </w:rPr>
      </w:pPr>
      <w:ins w:id="195" w:author="Matty Kadosh" w:date="2016-10-26T20:21:00Z">
        <w:r>
          <w:t>sai_if_channel_attr[1].id=</w:t>
        </w:r>
        <w:r w:rsidRPr="008772AE">
          <w:rPr>
            <w:lang w:bidi="he-IL"/>
          </w:rPr>
          <w:t xml:space="preserve"> </w:t>
        </w:r>
        <w:r>
          <w:rPr>
            <w:lang w:bidi="he-IL"/>
          </w:rPr>
          <w:t>S</w:t>
        </w:r>
        <w:r w:rsidRPr="002E443F">
          <w:rPr>
            <w:lang w:bidi="he-IL"/>
          </w:rPr>
          <w:t>AI_HOST_INTERFACE_TYPE_PORT</w:t>
        </w:r>
        <w:r>
          <w:rPr>
            <w:lang w:bidi="he-IL"/>
          </w:rPr>
          <w:t>;</w:t>
        </w:r>
      </w:ins>
    </w:p>
    <w:p w:rsidR="00F02F03" w:rsidRPr="008772AE" w:rsidRDefault="00F02F03" w:rsidP="00F02F03">
      <w:pPr>
        <w:pStyle w:val="code"/>
        <w:rPr>
          <w:ins w:id="196" w:author="Matty Kadosh" w:date="2016-10-26T20:21:00Z"/>
        </w:rPr>
      </w:pPr>
      <w:ins w:id="197" w:author="Matty Kadosh" w:date="2016-10-26T20:21:00Z">
        <w:r>
          <w:t>sai_if_channel_attr[1].value=</w:t>
        </w:r>
        <w:r>
          <w:rPr>
            <w:rFonts w:ascii="Courier New" w:eastAsia="Times New Roman" w:hAnsi="Courier New" w:cs="Courier New"/>
            <w:color w:val="000000"/>
            <w:szCs w:val="18"/>
            <w:lang w:bidi="he-IL"/>
          </w:rPr>
          <w:t>port_id[3];</w:t>
        </w:r>
        <w:r w:rsidRPr="00C4443C">
          <w:t xml:space="preserve"> </w:t>
        </w:r>
        <w:r>
          <w:t>//</w:t>
        </w:r>
        <w:r w:rsidRPr="00B27321">
          <w:t xml:space="preserve"> </w:t>
        </w:r>
        <w:r>
          <w:t xml:space="preserve">port_id[X] is a port element created via port SAI API  </w:t>
        </w:r>
      </w:ins>
    </w:p>
    <w:p w:rsidR="00F02F03" w:rsidRDefault="00F02F03" w:rsidP="00F02F03">
      <w:pPr>
        <w:pStyle w:val="code"/>
        <w:rPr>
          <w:ins w:id="198" w:author="Matty Kadosh" w:date="2016-10-26T20:21:00Z"/>
        </w:rPr>
      </w:pPr>
    </w:p>
    <w:p w:rsidR="00F02F03" w:rsidRDefault="00F02F03" w:rsidP="00F02F03">
      <w:pPr>
        <w:pStyle w:val="code"/>
        <w:rPr>
          <w:ins w:id="199" w:author="Matty Kadosh" w:date="2016-10-26T20:21:00Z"/>
          <w:lang w:bidi="he-IL"/>
        </w:rPr>
      </w:pPr>
      <w:ins w:id="200" w:author="Matty Kadosh" w:date="2016-10-26T20:21:00Z">
        <w:r>
          <w:t>sai_if_channel_attr[2].id=</w:t>
        </w:r>
        <w:r w:rsidRPr="008772AE">
          <w:rPr>
            <w:lang w:bidi="he-IL"/>
          </w:rPr>
          <w:t xml:space="preserve"> </w:t>
        </w:r>
        <w:r w:rsidRPr="002E443F">
          <w:rPr>
            <w:lang w:bidi="he-IL"/>
          </w:rPr>
          <w:t>SAI_HOST_INTERFACE_ATTR_NAME</w:t>
        </w:r>
        <w:r>
          <w:rPr>
            <w:lang w:bidi="he-IL"/>
          </w:rPr>
          <w:t>;</w:t>
        </w:r>
      </w:ins>
    </w:p>
    <w:p w:rsidR="00F02F03" w:rsidRPr="008772AE" w:rsidRDefault="00F02F03" w:rsidP="00F02F03">
      <w:pPr>
        <w:pStyle w:val="code"/>
        <w:rPr>
          <w:ins w:id="201" w:author="Matty Kadosh" w:date="2016-10-26T20:21:00Z"/>
        </w:rPr>
      </w:pPr>
      <w:ins w:id="202" w:author="Matty Kadosh" w:date="2016-10-26T20:21:00Z">
        <w:r>
          <w:t>sai_if_channel_attr[2].value=</w:t>
        </w:r>
        <w:r>
          <w:rPr>
            <w:rFonts w:ascii="Courier New" w:eastAsia="Times New Roman" w:hAnsi="Courier New" w:cs="Courier New"/>
            <w:color w:val="000000"/>
            <w:szCs w:val="18"/>
            <w:lang w:bidi="he-IL"/>
          </w:rPr>
          <w:t>”port4”;</w:t>
        </w:r>
      </w:ins>
    </w:p>
    <w:p w:rsidR="00F02F03" w:rsidRDefault="00F02F03" w:rsidP="00F02F03">
      <w:pPr>
        <w:pStyle w:val="code"/>
        <w:rPr>
          <w:ins w:id="203" w:author="Matty Kadosh" w:date="2016-10-26T20:21:00Z"/>
        </w:rPr>
      </w:pPr>
    </w:p>
    <w:p w:rsidR="00261968" w:rsidRDefault="00F02F03" w:rsidP="00261968">
      <w:pPr>
        <w:pStyle w:val="code"/>
        <w:rPr>
          <w:del w:id="204" w:author="Matty Kadosh" w:date="2016-10-26T20:21:00Z"/>
        </w:rPr>
      </w:pPr>
      <w:ins w:id="205" w:author="Matty Kadosh" w:date="2016-10-26T20:21:00Z">
        <w:r>
          <w:rPr>
            <w:lang w:bidi="he-IL"/>
          </w:rPr>
          <w:t>sai_create_host_interface_fn(&amp;host_if_id[3], 3,</w:t>
        </w:r>
        <w:r w:rsidRPr="00B7123A">
          <w:t xml:space="preserve"> </w:t>
        </w:r>
        <w:r>
          <w:t xml:space="preserve">sai_if_channel_attr); </w:t>
        </w:r>
      </w:ins>
    </w:p>
    <w:p w:rsidR="00CD23A9" w:rsidRDefault="00CD23A9" w:rsidP="00261968">
      <w:pPr>
        <w:pStyle w:val="code"/>
        <w:rPr>
          <w:del w:id="206" w:author="Matty Kadosh" w:date="2016-10-26T20:21:00Z"/>
        </w:rPr>
      </w:pPr>
    </w:p>
    <w:p w:rsidR="008B2C32" w:rsidRDefault="008B2C32" w:rsidP="00C051AF">
      <w:pPr>
        <w:pStyle w:val="code"/>
        <w:rPr>
          <w:del w:id="207" w:author="Matty Kadosh" w:date="2016-10-26T20:21:00Z"/>
        </w:rPr>
      </w:pPr>
    </w:p>
    <w:p w:rsidR="008B2C32" w:rsidRDefault="008B2C32" w:rsidP="00C051AF">
      <w:pPr>
        <w:pStyle w:val="code"/>
        <w:rPr>
          <w:del w:id="208" w:author="Matty Kadosh" w:date="2016-10-26T20:21:00Z"/>
        </w:rPr>
      </w:pPr>
    </w:p>
    <w:p w:rsidR="00C14BF1" w:rsidRDefault="00C14BF1" w:rsidP="00C051AF">
      <w:pPr>
        <w:pStyle w:val="code"/>
      </w:pPr>
    </w:p>
    <w:p w:rsidR="00493AC6" w:rsidRDefault="00493AC6" w:rsidP="00493AC6">
      <w:pPr>
        <w:pStyle w:val="Heading2"/>
        <w:numPr>
          <w:ilvl w:val="0"/>
          <w:numId w:val="0"/>
        </w:numPr>
        <w:ind w:left="576"/>
      </w:pPr>
    </w:p>
    <w:p w:rsidR="00BA1ADA" w:rsidRDefault="00C14BF1" w:rsidP="00BA1ADA">
      <w:pPr>
        <w:pStyle w:val="Heading2"/>
      </w:pPr>
      <w:bookmarkStart w:id="209" w:name="_Toc416314982"/>
      <w:r>
        <w:t xml:space="preserve">Configuration example </w:t>
      </w:r>
      <w:r w:rsidR="000B3607">
        <w:t>– using file descriptor channel</w:t>
      </w:r>
      <w:bookmarkEnd w:id="209"/>
    </w:p>
    <w:p w:rsidR="00C14BF1" w:rsidRPr="00382EE9" w:rsidRDefault="00C14BF1" w:rsidP="00382EE9">
      <w:r w:rsidRPr="00BA1ADA">
        <w:t xml:space="preserve">Same setup and packet types as above example working with </w:t>
      </w:r>
      <w:r w:rsidR="00C72176" w:rsidRPr="00BA1ADA">
        <w:t xml:space="preserve">a single </w:t>
      </w:r>
      <w:r w:rsidRPr="00BA1ADA">
        <w:t>file descriptor.</w:t>
      </w:r>
    </w:p>
    <w:p w:rsidR="00C72176" w:rsidRPr="00C72176" w:rsidRDefault="00C72176" w:rsidP="00C72176"/>
    <w:p w:rsidR="00C14BF1" w:rsidRPr="00C14BF1" w:rsidRDefault="00C14BF1" w:rsidP="00C14BF1">
      <w:pPr>
        <w:pStyle w:val="Heading3"/>
      </w:pPr>
      <w:bookmarkStart w:id="210" w:name="_Toc416314983"/>
      <w:r>
        <w:t>Step 1- create three trap groups</w:t>
      </w:r>
      <w:bookmarkEnd w:id="210"/>
    </w:p>
    <w:p w:rsidR="00C14BF1" w:rsidRPr="00C14BF1" w:rsidRDefault="003938E6" w:rsidP="00C14BF1">
      <w:r>
        <w:t xml:space="preserve">Same as </w:t>
      </w:r>
      <w:r w:rsidR="00C14BF1">
        <w:t>2.4.1</w:t>
      </w:r>
    </w:p>
    <w:p w:rsidR="00C14BF1" w:rsidRDefault="00C14BF1" w:rsidP="00441101">
      <w:pPr>
        <w:pStyle w:val="Heading3"/>
      </w:pPr>
      <w:bookmarkStart w:id="211" w:name="_Toc416314984"/>
      <w:r>
        <w:t>Step 2- create host interface FD</w:t>
      </w:r>
      <w:bookmarkEnd w:id="211"/>
      <w:r>
        <w:t xml:space="preserve">   </w:t>
      </w:r>
    </w:p>
    <w:p w:rsidR="00C14BF1" w:rsidRDefault="00C72176" w:rsidP="00C72176">
      <w:r>
        <w:t xml:space="preserve">Creation of the file descriptor (the same </w:t>
      </w:r>
      <w:r w:rsidR="00853AB8">
        <w:t>logic and</w:t>
      </w:r>
      <w:r>
        <w:t xml:space="preserve"> flow </w:t>
      </w:r>
      <w:r w:rsidR="00441101">
        <w:t xml:space="preserve">can be used in order to </w:t>
      </w:r>
      <w:r>
        <w:t>create more than one</w:t>
      </w:r>
      <w:r w:rsidR="00853AB8">
        <w:t xml:space="preserve"> file descriptor</w:t>
      </w:r>
      <w:r>
        <w:t>)</w:t>
      </w:r>
      <w:r w:rsidR="00C14BF1">
        <w:t xml:space="preserve"> </w:t>
      </w:r>
    </w:p>
    <w:p w:rsidR="00C14BF1" w:rsidRDefault="00493AC6" w:rsidP="00C72176">
      <w:pPr>
        <w:pStyle w:val="code"/>
        <w:rPr>
          <w:lang w:bidi="he-IL"/>
        </w:rPr>
      </w:pPr>
      <w:r>
        <w:rPr>
          <w:lang w:bidi="he-IL"/>
        </w:rPr>
        <w:t>sai_obj</w:t>
      </w:r>
      <w:r w:rsidR="00C72176">
        <w:rPr>
          <w:lang w:bidi="he-IL"/>
        </w:rPr>
        <w:t>ect_id_t host_if_id;</w:t>
      </w:r>
    </w:p>
    <w:p w:rsidR="00C14BF1" w:rsidRDefault="00C14BF1" w:rsidP="00C14BF1">
      <w:pPr>
        <w:pStyle w:val="code"/>
      </w:pPr>
    </w:p>
    <w:p w:rsidR="00C14BF1" w:rsidRDefault="00C14BF1" w:rsidP="00C14BF1">
      <w:pPr>
        <w:pStyle w:val="code"/>
      </w:pPr>
    </w:p>
    <w:p w:rsidR="00C14BF1" w:rsidRDefault="00C14BF1" w:rsidP="00C14BF1">
      <w:pPr>
        <w:pStyle w:val="code"/>
      </w:pPr>
      <w:r>
        <w:t>sai_attribute_t sai_if_channel_attr[1];</w:t>
      </w:r>
    </w:p>
    <w:p w:rsidR="00C14BF1" w:rsidRDefault="00C14BF1" w:rsidP="00C14BF1">
      <w:pPr>
        <w:pStyle w:val="code"/>
      </w:pPr>
    </w:p>
    <w:p w:rsidR="00C14BF1" w:rsidRDefault="00C14BF1" w:rsidP="00C14BF1">
      <w:pPr>
        <w:pStyle w:val="code"/>
        <w:rPr>
          <w:lang w:bidi="he-IL"/>
        </w:rPr>
      </w:pPr>
      <w:r>
        <w:t>sai_if_channel_attr[0].id=</w:t>
      </w:r>
      <w:r w:rsidRPr="002E443F">
        <w:rPr>
          <w:lang w:bidi="he-IL"/>
        </w:rPr>
        <w:t>SAI_HOST_INTERFACE_ATTR_TYPE</w:t>
      </w:r>
      <w:r>
        <w:rPr>
          <w:lang w:bidi="he-IL"/>
        </w:rPr>
        <w:t>;</w:t>
      </w:r>
    </w:p>
    <w:p w:rsidR="00C14BF1" w:rsidRDefault="00C14BF1" w:rsidP="00C14BF1">
      <w:pPr>
        <w:pStyle w:val="code"/>
        <w:rPr>
          <w:rFonts w:ascii="Courier New" w:eastAsia="Times New Roman" w:hAnsi="Courier New" w:cs="Courier New"/>
          <w:color w:val="000000"/>
          <w:szCs w:val="18"/>
          <w:lang w:bidi="he-IL"/>
        </w:rPr>
      </w:pPr>
      <w:r>
        <w:t>sai_if_channel_attr[0].value=</w:t>
      </w:r>
      <w:r>
        <w:rPr>
          <w:rFonts w:ascii="Courier New" w:eastAsia="Times New Roman" w:hAnsi="Courier New" w:cs="Courier New"/>
          <w:color w:val="000000"/>
          <w:szCs w:val="18"/>
          <w:lang w:bidi="he-IL"/>
        </w:rPr>
        <w:t>SAI_HOST_INTERFACE_TYPE_FD;</w:t>
      </w:r>
    </w:p>
    <w:p w:rsidR="00C14BF1" w:rsidRDefault="00C14BF1" w:rsidP="00C14BF1">
      <w:pPr>
        <w:pStyle w:val="code"/>
      </w:pPr>
    </w:p>
    <w:p w:rsidR="00C14BF1" w:rsidRDefault="00C14BF1" w:rsidP="00C14BF1">
      <w:pPr>
        <w:pStyle w:val="code"/>
      </w:pPr>
      <w:r>
        <w:rPr>
          <w:lang w:bidi="he-IL"/>
        </w:rPr>
        <w:t>sai_create_h</w:t>
      </w:r>
      <w:r w:rsidR="00853AB8">
        <w:rPr>
          <w:lang w:bidi="he-IL"/>
        </w:rPr>
        <w:t>ost_interface_fn(&amp;host_if_id</w:t>
      </w:r>
      <w:r>
        <w:rPr>
          <w:lang w:bidi="he-IL"/>
        </w:rPr>
        <w:t>, 1,</w:t>
      </w:r>
      <w:r w:rsidRPr="00B7123A">
        <w:t xml:space="preserve"> </w:t>
      </w:r>
      <w:r>
        <w:t xml:space="preserve">sai_if_channel_attr); </w:t>
      </w:r>
    </w:p>
    <w:p w:rsidR="00C14BF1" w:rsidRDefault="00C14BF1" w:rsidP="00C14BF1">
      <w:pPr>
        <w:pStyle w:val="Heading3"/>
        <w:numPr>
          <w:ilvl w:val="0"/>
          <w:numId w:val="0"/>
        </w:numPr>
      </w:pPr>
    </w:p>
    <w:p w:rsidR="00C14BF1" w:rsidRDefault="00C14BF1" w:rsidP="00C14BF1">
      <w:pPr>
        <w:pStyle w:val="Heading3"/>
      </w:pPr>
      <w:bookmarkStart w:id="212" w:name="_Toc416314985"/>
      <w:r>
        <w:t>Step 3- configure the trap-ids</w:t>
      </w:r>
      <w:bookmarkEnd w:id="212"/>
      <w:r>
        <w:t xml:space="preserve">  </w:t>
      </w:r>
    </w:p>
    <w:p w:rsidR="00C14BF1" w:rsidRPr="00D912B1" w:rsidRDefault="00C14BF1" w:rsidP="00C14BF1"/>
    <w:p w:rsidR="00C14BF1" w:rsidRDefault="00C14BF1" w:rsidP="00C14BF1">
      <w:pPr>
        <w:pStyle w:val="code"/>
      </w:pPr>
    </w:p>
    <w:p w:rsidR="00C14BF1" w:rsidRDefault="00C14BF1" w:rsidP="00C14BF1">
      <w:pPr>
        <w:pStyle w:val="code"/>
      </w:pPr>
      <w:r>
        <w:t xml:space="preserve"> </w:t>
      </w:r>
    </w:p>
    <w:p w:rsidR="00C14BF1" w:rsidRDefault="00C14BF1" w:rsidP="00C14BF1">
      <w:pPr>
        <w:pStyle w:val="code"/>
      </w:pPr>
      <w:r>
        <w:t xml:space="preserve">    // configure STP trap-id </w:t>
      </w:r>
    </w:p>
    <w:p w:rsidR="00C14BF1" w:rsidRDefault="00C14BF1" w:rsidP="00C14BF1">
      <w:pPr>
        <w:pStyle w:val="code"/>
      </w:pPr>
    </w:p>
    <w:p w:rsidR="00C14BF1" w:rsidRDefault="00C14BF1" w:rsidP="00C14BF1">
      <w:pPr>
        <w:pStyle w:val="code"/>
      </w:pPr>
      <w:r>
        <w:t xml:space="preserve">    sai_attr</w:t>
      </w:r>
      <w:r w:rsidR="00853AB8">
        <w:t>ibute_t sai_trap_attr[4</w:t>
      </w:r>
      <w:r>
        <w:t>];</w:t>
      </w:r>
    </w:p>
    <w:p w:rsidR="00C14BF1" w:rsidRDefault="00C14BF1" w:rsidP="00C14BF1">
      <w:pPr>
        <w:pStyle w:val="code"/>
      </w:pPr>
      <w:r>
        <w:t xml:space="preserve">    sai_trap_attr[0].id=SAI_HOSTIF_TRAP_ATTR_TRAP_GROUP;</w:t>
      </w:r>
    </w:p>
    <w:p w:rsidR="00C14BF1" w:rsidRDefault="00C14BF1" w:rsidP="00C14BF1">
      <w:pPr>
        <w:pStyle w:val="code"/>
      </w:pPr>
      <w:r>
        <w:t xml:space="preserve">    sai_trap_attr[0].value=&amp;high_prio_group;</w:t>
      </w:r>
    </w:p>
    <w:p w:rsidR="00C14BF1" w:rsidRDefault="00C14BF1" w:rsidP="00C14BF1">
      <w:pPr>
        <w:pStyle w:val="code"/>
      </w:pPr>
      <w:r>
        <w:t xml:space="preserve">    </w:t>
      </w:r>
    </w:p>
    <w:p w:rsidR="00C14BF1" w:rsidRDefault="00C14BF1" w:rsidP="00C14BF1">
      <w:pPr>
        <w:pStyle w:val="code"/>
      </w:pPr>
      <w:r>
        <w:t xml:space="preserve">    sai_trap_attr[1].id=</w:t>
      </w:r>
      <w:r w:rsidRPr="00F56DFA">
        <w:t xml:space="preserve"> </w:t>
      </w:r>
      <w:r>
        <w:t>SAI_HOSTIF_TRAP_ATTR_TRAP_ACTION;</w:t>
      </w:r>
    </w:p>
    <w:p w:rsidR="00C14BF1" w:rsidRDefault="00C14BF1" w:rsidP="00C14BF1">
      <w:pPr>
        <w:pStyle w:val="code"/>
      </w:pPr>
      <w:r>
        <w:t xml:space="preserve">    sai_trap_attr[1].value=</w:t>
      </w:r>
      <w:r w:rsidRPr="00F56DFA">
        <w:t xml:space="preserve"> </w:t>
      </w:r>
      <w:r>
        <w:t>SAI_PACKET</w:t>
      </w:r>
      <w:r>
        <w:rPr>
          <w:rStyle w:val="Emphasis"/>
        </w:rPr>
        <w:t>_</w:t>
      </w:r>
      <w:r w:rsidRPr="00D70B36">
        <w:rPr>
          <w:rStyle w:val="Emphasis"/>
          <w:i w:val="0"/>
          <w:iCs w:val="0"/>
        </w:rPr>
        <w:t>ACTION_</w:t>
      </w:r>
      <w:r w:rsidRPr="00D70B36">
        <w:rPr>
          <w:rFonts w:ascii="Lucida Grande" w:eastAsia="Times New Roman" w:hAnsi="Lucida Grande" w:cs="Times New Roman"/>
          <w:color w:val="000000"/>
          <w:szCs w:val="18"/>
          <w:lang w:bidi="he-IL"/>
        </w:rPr>
        <w:t>TRAP</w:t>
      </w:r>
      <w:r>
        <w:rPr>
          <w:rFonts w:ascii="Lucida Grande" w:eastAsia="Times New Roman" w:hAnsi="Lucida Grande" w:cs="Times New Roman"/>
          <w:i/>
          <w:iCs/>
          <w:color w:val="000000"/>
          <w:szCs w:val="18"/>
          <w:lang w:bidi="he-IL"/>
        </w:rPr>
        <w:t>;</w:t>
      </w:r>
    </w:p>
    <w:p w:rsidR="00C14BF1" w:rsidRDefault="00C14BF1" w:rsidP="00C14BF1">
      <w:pPr>
        <w:pStyle w:val="code"/>
      </w:pPr>
      <w:r>
        <w:t xml:space="preserve">    </w:t>
      </w:r>
    </w:p>
    <w:p w:rsidR="00C14BF1" w:rsidRDefault="00C14BF1" w:rsidP="00C14BF1">
      <w:pPr>
        <w:pStyle w:val="code"/>
      </w:pPr>
      <w:r>
        <w:t xml:space="preserve">    sai_trap_attr[2].id=SAI_HOSTIF_TRAP_ATTR_TRAP_CHANNEL;</w:t>
      </w:r>
    </w:p>
    <w:p w:rsidR="00C14BF1" w:rsidRDefault="00C14BF1" w:rsidP="007258E7">
      <w:pPr>
        <w:pStyle w:val="code"/>
      </w:pPr>
      <w:r>
        <w:t xml:space="preserve">    sai_trap_attr[</w:t>
      </w:r>
      <w:r w:rsidR="00853AB8">
        <w:t>2].value=</w:t>
      </w:r>
      <w:r w:rsidR="007258E7" w:rsidRPr="007258E7">
        <w:t xml:space="preserve"> </w:t>
      </w:r>
      <w:r w:rsidR="007258E7">
        <w:t>SAI_HOSTIF_TRAP_CHANNEL_FD</w:t>
      </w:r>
      <w:r>
        <w:t>;</w:t>
      </w:r>
    </w:p>
    <w:p w:rsidR="002600F7" w:rsidRDefault="002600F7" w:rsidP="00C14BF1">
      <w:pPr>
        <w:pStyle w:val="code"/>
      </w:pPr>
    </w:p>
    <w:p w:rsidR="002600F7" w:rsidRDefault="002600F7" w:rsidP="002600F7">
      <w:pPr>
        <w:pStyle w:val="code"/>
      </w:pPr>
      <w:r>
        <w:t xml:space="preserve">    sai_trap_attr[3].id=SAI_HOSTIF_TRAP_ATTR_FD;</w:t>
      </w:r>
    </w:p>
    <w:p w:rsidR="002600F7" w:rsidRDefault="002600F7" w:rsidP="002600F7">
      <w:pPr>
        <w:pStyle w:val="code"/>
      </w:pPr>
      <w:r>
        <w:t xml:space="preserve">    sai_trap_attr[3</w:t>
      </w:r>
      <w:r w:rsidR="00853AB8">
        <w:t>].value=</w:t>
      </w:r>
      <w:r w:rsidR="00853AB8">
        <w:rPr>
          <w:lang w:bidi="he-IL"/>
        </w:rPr>
        <w:t>host_if_id</w:t>
      </w:r>
      <w:r>
        <w:t>;</w:t>
      </w:r>
    </w:p>
    <w:p w:rsidR="002600F7" w:rsidRDefault="002600F7" w:rsidP="00C14BF1">
      <w:pPr>
        <w:pStyle w:val="code"/>
      </w:pPr>
    </w:p>
    <w:p w:rsidR="00C14BF1" w:rsidRDefault="00C14BF1" w:rsidP="00C14BF1">
      <w:pPr>
        <w:pStyle w:val="code"/>
      </w:pPr>
      <w:r>
        <w:t xml:space="preserve">    sai_create_hostif_trap_fn(SAI_HOSTIF_TRAP_ID</w:t>
      </w:r>
      <w:r w:rsidRPr="00E2426E">
        <w:t>_STP</w:t>
      </w:r>
      <w:r>
        <w:t>, 3,</w:t>
      </w:r>
      <w:r w:rsidRPr="00CD23A9">
        <w:t xml:space="preserve"> </w:t>
      </w:r>
      <w:r>
        <w:t>sai_trap_attr);</w:t>
      </w:r>
    </w:p>
    <w:p w:rsidR="002600F7" w:rsidRDefault="002600F7" w:rsidP="00C14BF1">
      <w:pPr>
        <w:pStyle w:val="code"/>
      </w:pPr>
    </w:p>
    <w:p w:rsidR="002600F7" w:rsidRDefault="002600F7" w:rsidP="00C14BF1">
      <w:pPr>
        <w:pStyle w:val="code"/>
      </w:pPr>
    </w:p>
    <w:p w:rsidR="00C14BF1" w:rsidRDefault="00C14BF1" w:rsidP="00C14BF1">
      <w:pPr>
        <w:pStyle w:val="code"/>
      </w:pPr>
    </w:p>
    <w:p w:rsidR="00C14BF1" w:rsidRDefault="00C14BF1" w:rsidP="00C14BF1">
      <w:pPr>
        <w:pStyle w:val="code"/>
      </w:pPr>
      <w:r>
        <w:t xml:space="preserve">    // configure LACP trap-id </w:t>
      </w:r>
    </w:p>
    <w:p w:rsidR="00C14BF1" w:rsidRDefault="00C14BF1" w:rsidP="00C14BF1">
      <w:pPr>
        <w:pStyle w:val="code"/>
      </w:pPr>
      <w:r>
        <w:t xml:space="preserve">    sai_trap_attr[0].id=SAI_HOSTIF_TRAP_ATTR_TRAP_GROUP;</w:t>
      </w:r>
    </w:p>
    <w:p w:rsidR="00C14BF1" w:rsidRDefault="00C14BF1" w:rsidP="00C14BF1">
      <w:pPr>
        <w:pStyle w:val="code"/>
      </w:pPr>
      <w:r>
        <w:t xml:space="preserve">    sai_trap_attr[0].value=&amp;high_prio_group;</w:t>
      </w:r>
    </w:p>
    <w:p w:rsidR="00C14BF1" w:rsidRDefault="00C14BF1" w:rsidP="00C14BF1">
      <w:pPr>
        <w:pStyle w:val="code"/>
      </w:pPr>
      <w:r>
        <w:t xml:space="preserve">    </w:t>
      </w:r>
    </w:p>
    <w:p w:rsidR="00C14BF1" w:rsidRDefault="00C14BF1" w:rsidP="00C14BF1">
      <w:pPr>
        <w:pStyle w:val="code"/>
      </w:pPr>
      <w:r>
        <w:lastRenderedPageBreak/>
        <w:t xml:space="preserve">    sai_trap_attr[1].id=</w:t>
      </w:r>
      <w:r w:rsidRPr="00F56DFA">
        <w:t xml:space="preserve"> </w:t>
      </w:r>
      <w:r>
        <w:t>SAI_HOSTIF_TRAP_ATTR_TRAP_ACTION;</w:t>
      </w:r>
    </w:p>
    <w:p w:rsidR="00C14BF1" w:rsidRDefault="00C14BF1" w:rsidP="00C14BF1">
      <w:pPr>
        <w:pStyle w:val="code"/>
      </w:pPr>
      <w:r>
        <w:t xml:space="preserve">    sai_trap_attr[1].value=SAI_PACKET</w:t>
      </w:r>
      <w:r>
        <w:rPr>
          <w:rStyle w:val="Emphasis"/>
        </w:rPr>
        <w:t>_</w:t>
      </w:r>
      <w:r>
        <w:rPr>
          <w:rStyle w:val="Emphasis"/>
          <w:i w:val="0"/>
          <w:iCs w:val="0"/>
        </w:rPr>
        <w:t>ACTION_TRAP</w:t>
      </w:r>
      <w:r>
        <w:rPr>
          <w:rFonts w:ascii="Lucida Grande" w:eastAsia="Times New Roman" w:hAnsi="Lucida Grande" w:cs="Times New Roman"/>
          <w:i/>
          <w:iCs/>
          <w:color w:val="000000"/>
          <w:szCs w:val="18"/>
          <w:lang w:bidi="he-IL"/>
        </w:rPr>
        <w:t>;</w:t>
      </w:r>
    </w:p>
    <w:p w:rsidR="00C14BF1" w:rsidRDefault="00C14BF1" w:rsidP="00C14BF1">
      <w:pPr>
        <w:pStyle w:val="code"/>
      </w:pPr>
      <w:r>
        <w:t xml:space="preserve">    </w:t>
      </w:r>
    </w:p>
    <w:p w:rsidR="00853AB8" w:rsidRDefault="00C14BF1" w:rsidP="00853AB8">
      <w:pPr>
        <w:pStyle w:val="code"/>
      </w:pPr>
      <w:r>
        <w:t xml:space="preserve">    </w:t>
      </w:r>
      <w:r w:rsidR="00853AB8">
        <w:t>sai_trap_attr[2].id=SAI_HOSTIF_TRAP_ATTR_TRAP_CHANNEL;</w:t>
      </w:r>
    </w:p>
    <w:p w:rsidR="00853AB8" w:rsidRDefault="00853AB8" w:rsidP="00A61B7F">
      <w:pPr>
        <w:pStyle w:val="code"/>
      </w:pPr>
      <w:r>
        <w:t xml:space="preserve">    sai_trap_attr[2].value=</w:t>
      </w:r>
      <w:r w:rsidR="00A61B7F" w:rsidRPr="00A61B7F">
        <w:t xml:space="preserve"> </w:t>
      </w:r>
      <w:r w:rsidR="00A61B7F">
        <w:t>SAI_HOSTIF_TRAP_CHANNEL_FD</w:t>
      </w:r>
      <w:r>
        <w:t>;</w:t>
      </w:r>
    </w:p>
    <w:p w:rsidR="00853AB8" w:rsidRDefault="00853AB8" w:rsidP="00853AB8">
      <w:pPr>
        <w:pStyle w:val="code"/>
      </w:pPr>
    </w:p>
    <w:p w:rsidR="00853AB8" w:rsidRDefault="00853AB8" w:rsidP="00853AB8">
      <w:pPr>
        <w:pStyle w:val="code"/>
      </w:pPr>
      <w:r>
        <w:t xml:space="preserve">    sai_trap_attr[3].id=SAI_HOSTIF_TRAP_ATTR_FD;</w:t>
      </w:r>
    </w:p>
    <w:p w:rsidR="00853AB8" w:rsidRDefault="00853AB8" w:rsidP="00853AB8">
      <w:pPr>
        <w:pStyle w:val="code"/>
      </w:pPr>
      <w:r>
        <w:t xml:space="preserve">    sai_trap_attr[3].value=</w:t>
      </w:r>
      <w:r>
        <w:rPr>
          <w:lang w:bidi="he-IL"/>
        </w:rPr>
        <w:t>host_if_id</w:t>
      </w:r>
      <w:r>
        <w:t>;</w:t>
      </w:r>
    </w:p>
    <w:p w:rsidR="00C14BF1" w:rsidRDefault="00C14BF1" w:rsidP="00853AB8">
      <w:pPr>
        <w:pStyle w:val="code"/>
      </w:pPr>
    </w:p>
    <w:p w:rsidR="00C14BF1" w:rsidRDefault="00C14BF1" w:rsidP="00C14BF1">
      <w:pPr>
        <w:pStyle w:val="code"/>
      </w:pPr>
      <w:r>
        <w:t xml:space="preserve">    sai_create_hostif_trap_fn(SAI_HOSTIF_TRAP_ID_LACP, 3,</w:t>
      </w:r>
      <w:r w:rsidRPr="00CD23A9">
        <w:t xml:space="preserve"> </w:t>
      </w:r>
      <w:r>
        <w:t>sai_trap_attr);</w:t>
      </w:r>
    </w:p>
    <w:p w:rsidR="00C14BF1" w:rsidRDefault="00C14BF1" w:rsidP="00C14BF1">
      <w:pPr>
        <w:pStyle w:val="code"/>
      </w:pPr>
    </w:p>
    <w:p w:rsidR="00C14BF1" w:rsidRDefault="00C14BF1" w:rsidP="00C14BF1">
      <w:pPr>
        <w:pStyle w:val="code"/>
      </w:pPr>
      <w:r>
        <w:t xml:space="preserve">    // configure ARP trap-id</w:t>
      </w:r>
    </w:p>
    <w:p w:rsidR="00C14BF1" w:rsidRDefault="00C14BF1" w:rsidP="00C14BF1">
      <w:pPr>
        <w:pStyle w:val="code"/>
      </w:pPr>
    </w:p>
    <w:p w:rsidR="00C14BF1" w:rsidRDefault="00C14BF1" w:rsidP="00C14BF1">
      <w:pPr>
        <w:pStyle w:val="code"/>
      </w:pPr>
      <w:r>
        <w:t xml:space="preserve">    sai_trap_attr[0].id=SAI_HOSTIF_TRAP_ATTR_TRAP_GROUP;</w:t>
      </w:r>
    </w:p>
    <w:p w:rsidR="00C14BF1" w:rsidRDefault="00C14BF1" w:rsidP="00C14BF1">
      <w:pPr>
        <w:pStyle w:val="code"/>
      </w:pPr>
      <w:r>
        <w:t xml:space="preserve">    sai_trap_attr[0].value=&amp;med_prio_group;</w:t>
      </w:r>
    </w:p>
    <w:p w:rsidR="00C14BF1" w:rsidRDefault="00C14BF1" w:rsidP="00C14BF1">
      <w:pPr>
        <w:pStyle w:val="code"/>
      </w:pPr>
      <w:r>
        <w:t xml:space="preserve">    </w:t>
      </w:r>
    </w:p>
    <w:p w:rsidR="00C14BF1" w:rsidRDefault="00C14BF1" w:rsidP="00C14BF1">
      <w:pPr>
        <w:pStyle w:val="code"/>
      </w:pPr>
      <w:r>
        <w:t xml:space="preserve">    sai_trap_attr[1].id=</w:t>
      </w:r>
      <w:r w:rsidRPr="00F56DFA">
        <w:t xml:space="preserve"> </w:t>
      </w:r>
      <w:r>
        <w:t>SAI_HOSTIF_TRAP_ATTR_TRAP_ACTION;</w:t>
      </w:r>
    </w:p>
    <w:p w:rsidR="00C14BF1" w:rsidRPr="000C5A34" w:rsidRDefault="00C14BF1" w:rsidP="00C14BF1">
      <w:pPr>
        <w:pStyle w:val="code"/>
      </w:pPr>
      <w:r>
        <w:t xml:space="preserve">    sai_trap_attr[1].value=</w:t>
      </w:r>
      <w:r w:rsidRPr="00F56DFA">
        <w:t xml:space="preserve"> </w:t>
      </w:r>
      <w:r>
        <w:t>SAI_PACKET</w:t>
      </w:r>
      <w:r>
        <w:rPr>
          <w:rStyle w:val="Emphasis"/>
          <w:i w:val="0"/>
          <w:iCs w:val="0"/>
        </w:rPr>
        <w:t>_ACTION_LOG;</w:t>
      </w:r>
    </w:p>
    <w:p w:rsidR="00C14BF1" w:rsidRDefault="00C14BF1" w:rsidP="00C14BF1">
      <w:pPr>
        <w:pStyle w:val="code"/>
      </w:pPr>
      <w:r>
        <w:t xml:space="preserve">    </w:t>
      </w:r>
    </w:p>
    <w:p w:rsidR="00853AB8" w:rsidRDefault="00C14BF1" w:rsidP="00853AB8">
      <w:pPr>
        <w:pStyle w:val="code"/>
      </w:pPr>
      <w:r>
        <w:t xml:space="preserve">    </w:t>
      </w:r>
      <w:r w:rsidR="00853AB8">
        <w:t>sai_trap_attr[2].id=SAI_HOSTIF_TRAP_ATTR_TRAP_CHANNEL;</w:t>
      </w:r>
    </w:p>
    <w:p w:rsidR="00853AB8" w:rsidRDefault="00853AB8" w:rsidP="00A61B7F">
      <w:pPr>
        <w:pStyle w:val="code"/>
      </w:pPr>
      <w:r>
        <w:t xml:space="preserve">    sai_trap_attr[2].value=</w:t>
      </w:r>
      <w:r w:rsidR="00A61B7F" w:rsidRPr="00A61B7F">
        <w:t xml:space="preserve"> </w:t>
      </w:r>
      <w:r w:rsidR="00A61B7F">
        <w:t>SAI_HOSTIF_TRAP_CHANNEL_FD</w:t>
      </w:r>
      <w:r>
        <w:t>;</w:t>
      </w:r>
    </w:p>
    <w:p w:rsidR="00853AB8" w:rsidRDefault="00853AB8" w:rsidP="00853AB8">
      <w:pPr>
        <w:pStyle w:val="code"/>
      </w:pPr>
    </w:p>
    <w:p w:rsidR="00853AB8" w:rsidRDefault="00853AB8" w:rsidP="00853AB8">
      <w:pPr>
        <w:pStyle w:val="code"/>
      </w:pPr>
      <w:r>
        <w:t xml:space="preserve">    sai_trap_attr[3].id=SAI_HOSTIF_TRAP_ATTR_FD;</w:t>
      </w:r>
    </w:p>
    <w:p w:rsidR="00853AB8" w:rsidRDefault="00853AB8" w:rsidP="00853AB8">
      <w:pPr>
        <w:pStyle w:val="code"/>
      </w:pPr>
      <w:r>
        <w:t xml:space="preserve">    sai_trap_attr[3].value=</w:t>
      </w:r>
      <w:r>
        <w:rPr>
          <w:lang w:bidi="he-IL"/>
        </w:rPr>
        <w:t>host_if_id</w:t>
      </w:r>
      <w:r>
        <w:t>;</w:t>
      </w:r>
    </w:p>
    <w:p w:rsidR="00853AB8" w:rsidRDefault="00853AB8" w:rsidP="00853AB8">
      <w:pPr>
        <w:pStyle w:val="code"/>
      </w:pPr>
    </w:p>
    <w:p w:rsidR="00C14BF1" w:rsidRDefault="00C14BF1" w:rsidP="00853AB8">
      <w:pPr>
        <w:pStyle w:val="code"/>
      </w:pPr>
      <w:r>
        <w:t xml:space="preserve">    sai_create_hostif_trap_fn(SAI_HOSTIF_TRAP_ID_ARP_REQUEST, 3,</w:t>
      </w:r>
      <w:r w:rsidRPr="00CD23A9">
        <w:t xml:space="preserve"> </w:t>
      </w:r>
      <w:r>
        <w:t>sai_trap_attr);</w:t>
      </w:r>
    </w:p>
    <w:p w:rsidR="00C14BF1" w:rsidRDefault="00C14BF1" w:rsidP="00C14BF1">
      <w:pPr>
        <w:pStyle w:val="code"/>
      </w:pPr>
    </w:p>
    <w:p w:rsidR="00C14BF1" w:rsidRDefault="00C14BF1" w:rsidP="00C14BF1">
      <w:pPr>
        <w:pStyle w:val="code"/>
      </w:pPr>
      <w:r>
        <w:t xml:space="preserve">    … </w:t>
      </w:r>
    </w:p>
    <w:p w:rsidR="00C14BF1" w:rsidRDefault="00C14BF1" w:rsidP="00C14BF1">
      <w:pPr>
        <w:pStyle w:val="code"/>
      </w:pPr>
    </w:p>
    <w:p w:rsidR="00C14BF1" w:rsidRDefault="00C14BF1" w:rsidP="00C14BF1">
      <w:pPr>
        <w:pStyle w:val="code"/>
      </w:pPr>
      <w:r>
        <w:t xml:space="preserve">    //configure router exception</w:t>
      </w:r>
    </w:p>
    <w:p w:rsidR="00C14BF1" w:rsidRDefault="00C14BF1" w:rsidP="00C14BF1">
      <w:pPr>
        <w:pStyle w:val="code"/>
      </w:pPr>
    </w:p>
    <w:p w:rsidR="00C14BF1" w:rsidRDefault="00C14BF1" w:rsidP="00C14BF1">
      <w:pPr>
        <w:pStyle w:val="code"/>
      </w:pPr>
      <w:r>
        <w:t xml:space="preserve">    sai_trap_attr[0].id= SAI_HOSTIF_TRAP_ATTR_TRAP_GROUP;</w:t>
      </w:r>
    </w:p>
    <w:p w:rsidR="00C14BF1" w:rsidRDefault="00C14BF1" w:rsidP="00C14BF1">
      <w:pPr>
        <w:pStyle w:val="code"/>
      </w:pPr>
      <w:r>
        <w:t xml:space="preserve">    sai_trap_attr[0].value=&amp;low_prio_group;</w:t>
      </w:r>
    </w:p>
    <w:p w:rsidR="00C14BF1" w:rsidRDefault="00C14BF1" w:rsidP="00C14BF1">
      <w:pPr>
        <w:pStyle w:val="code"/>
      </w:pPr>
      <w:r>
        <w:t xml:space="preserve">    </w:t>
      </w:r>
    </w:p>
    <w:p w:rsidR="00C14BF1" w:rsidRDefault="00C14BF1" w:rsidP="00C14BF1">
      <w:pPr>
        <w:pStyle w:val="code"/>
      </w:pPr>
      <w:r>
        <w:t xml:space="preserve">    sai_trap_attr[1].id=</w:t>
      </w:r>
      <w:r w:rsidRPr="00F56DFA">
        <w:t xml:space="preserve"> </w:t>
      </w:r>
      <w:r>
        <w:t>SAI_HOSTIF_TRAP_ATTR_TRAP_ACTION;</w:t>
      </w:r>
    </w:p>
    <w:p w:rsidR="00C14BF1" w:rsidRDefault="00C14BF1" w:rsidP="00C14BF1">
      <w:pPr>
        <w:pStyle w:val="code"/>
        <w:rPr>
          <w:rStyle w:val="Emphasis"/>
          <w:i w:val="0"/>
          <w:iCs w:val="0"/>
        </w:rPr>
      </w:pPr>
      <w:r>
        <w:t xml:space="preserve">    sai_trap_attr[1].value=</w:t>
      </w:r>
      <w:r w:rsidRPr="00F56DFA">
        <w:t xml:space="preserve"> </w:t>
      </w:r>
      <w:r>
        <w:t>SAI_PACKET</w:t>
      </w:r>
      <w:r>
        <w:rPr>
          <w:rStyle w:val="Emphasis"/>
        </w:rPr>
        <w:t>_</w:t>
      </w:r>
      <w:r>
        <w:rPr>
          <w:rStyle w:val="Emphasis"/>
          <w:i w:val="0"/>
          <w:iCs w:val="0"/>
        </w:rPr>
        <w:t>ACTION_TRAP;</w:t>
      </w:r>
    </w:p>
    <w:p w:rsidR="00853AB8" w:rsidRDefault="00853AB8" w:rsidP="00C14BF1">
      <w:pPr>
        <w:pStyle w:val="code"/>
      </w:pPr>
    </w:p>
    <w:p w:rsidR="00853AB8" w:rsidRDefault="00C14BF1" w:rsidP="00853AB8">
      <w:pPr>
        <w:pStyle w:val="code"/>
      </w:pPr>
      <w:r>
        <w:t xml:space="preserve">    </w:t>
      </w:r>
      <w:r w:rsidR="00853AB8">
        <w:t>sai_trap_attr[2].id=SAI_HOSTIF_TRAP_ATTR_TRAP_CHANNEL;</w:t>
      </w:r>
    </w:p>
    <w:p w:rsidR="00853AB8" w:rsidRDefault="00853AB8" w:rsidP="00A61B7F">
      <w:pPr>
        <w:pStyle w:val="code"/>
      </w:pPr>
      <w:r>
        <w:t xml:space="preserve">    sai_trap_attr[2].value=</w:t>
      </w:r>
      <w:r w:rsidR="00A61B7F" w:rsidRPr="00A61B7F">
        <w:t xml:space="preserve"> </w:t>
      </w:r>
      <w:r w:rsidR="00A61B7F">
        <w:t>SAI_HOSTIF_TRAP_CHANNEL_FD</w:t>
      </w:r>
      <w:r>
        <w:t>;</w:t>
      </w:r>
    </w:p>
    <w:p w:rsidR="00853AB8" w:rsidRDefault="00853AB8" w:rsidP="00853AB8">
      <w:pPr>
        <w:pStyle w:val="code"/>
      </w:pPr>
    </w:p>
    <w:p w:rsidR="00853AB8" w:rsidRDefault="00853AB8" w:rsidP="00853AB8">
      <w:pPr>
        <w:pStyle w:val="code"/>
      </w:pPr>
      <w:r>
        <w:t xml:space="preserve">    sai_trap_attr[3].id=SAI_HOSTIF_TRAP_ATTR_FD;</w:t>
      </w:r>
    </w:p>
    <w:p w:rsidR="00853AB8" w:rsidRDefault="00853AB8" w:rsidP="00853AB8">
      <w:pPr>
        <w:pStyle w:val="code"/>
      </w:pPr>
      <w:r>
        <w:t xml:space="preserve">    sai_trap_attr[3].value=</w:t>
      </w:r>
      <w:r>
        <w:rPr>
          <w:lang w:bidi="he-IL"/>
        </w:rPr>
        <w:t>host_if_id</w:t>
      </w:r>
      <w:r>
        <w:t>;</w:t>
      </w:r>
    </w:p>
    <w:p w:rsidR="00C14BF1" w:rsidRDefault="00C14BF1" w:rsidP="00853AB8">
      <w:pPr>
        <w:pStyle w:val="code"/>
      </w:pPr>
      <w:r>
        <w:t xml:space="preserve">    sai_create_hostif_trap_fn(SAI_HOSTIF_TRAP_ID_ROUTER, 3,</w:t>
      </w:r>
      <w:r w:rsidRPr="00CD23A9">
        <w:t xml:space="preserve"> </w:t>
      </w:r>
      <w:r>
        <w:t>sai_trap_attr);</w:t>
      </w:r>
    </w:p>
    <w:p w:rsidR="002600F7" w:rsidRDefault="002600F7" w:rsidP="00C14BF1">
      <w:pPr>
        <w:pStyle w:val="code"/>
      </w:pPr>
    </w:p>
    <w:p w:rsidR="00C14BF1" w:rsidRDefault="00C14BF1" w:rsidP="00C14BF1">
      <w:pPr>
        <w:pStyle w:val="code"/>
      </w:pPr>
    </w:p>
    <w:p w:rsidR="00853AB8" w:rsidRDefault="00E5352E" w:rsidP="00853AB8">
      <w:pPr>
        <w:pStyle w:val="Heading3"/>
      </w:pPr>
      <w:bookmarkStart w:id="213" w:name="_Toc416314986"/>
      <w:r>
        <w:t xml:space="preserve">Step 4- send </w:t>
      </w:r>
      <w:r w:rsidR="00C929B3">
        <w:t>and receive</w:t>
      </w:r>
      <w:bookmarkEnd w:id="213"/>
      <w:r w:rsidR="00C929B3">
        <w:t xml:space="preserve"> </w:t>
      </w:r>
      <w:r w:rsidR="00853AB8">
        <w:t xml:space="preserve"> </w:t>
      </w:r>
    </w:p>
    <w:p w:rsidR="00C929B3" w:rsidRDefault="0053010E" w:rsidP="00C929B3">
      <w:pPr>
        <w:pStyle w:val="code"/>
      </w:pPr>
      <w:r>
        <w:t>//</w:t>
      </w:r>
      <w:r w:rsidR="0090237A">
        <w:t xml:space="preserve"> </w:t>
      </w:r>
      <w:r>
        <w:t>rec</w:t>
      </w:r>
      <w:r w:rsidR="0090237A">
        <w:t>e</w:t>
      </w:r>
      <w:r>
        <w:t xml:space="preserve">ive flow </w:t>
      </w:r>
    </w:p>
    <w:p w:rsidR="00C929B3" w:rsidRDefault="00690BFC" w:rsidP="00C929B3">
      <w:pPr>
        <w:pStyle w:val="code"/>
      </w:pPr>
      <w:r>
        <w:t>void *</w:t>
      </w:r>
      <w:r w:rsidR="00C929B3">
        <w:t xml:space="preserve">buffer; </w:t>
      </w:r>
    </w:p>
    <w:p w:rsidR="00C929B3" w:rsidRDefault="00690BFC" w:rsidP="0053010E">
      <w:pPr>
        <w:pStyle w:val="code"/>
      </w:pPr>
      <w:r>
        <w:t xml:space="preserve">sai_size_t </w:t>
      </w:r>
      <w:r w:rsidR="00C929B3">
        <w:t xml:space="preserve">buffer_size,  </w:t>
      </w:r>
    </w:p>
    <w:p w:rsidR="00C929B3" w:rsidRDefault="00C929B3" w:rsidP="00A10FA5">
      <w:pPr>
        <w:pStyle w:val="code"/>
      </w:pPr>
      <w:r>
        <w:t>sai_attr</w:t>
      </w:r>
      <w:r w:rsidR="0053010E">
        <w:t>ibute_t sai_packet</w:t>
      </w:r>
      <w:r>
        <w:t>_attr[</w:t>
      </w:r>
      <w:r w:rsidR="00A10FA5">
        <w:t>3</w:t>
      </w:r>
      <w:r>
        <w:t>];</w:t>
      </w:r>
    </w:p>
    <w:p w:rsidR="00A10FA5" w:rsidRDefault="00A10FA5" w:rsidP="00A10FA5">
      <w:pPr>
        <w:pStyle w:val="code"/>
      </w:pPr>
      <w:r>
        <w:t>uint32_t attr_count = 3;</w:t>
      </w:r>
    </w:p>
    <w:p w:rsidR="0090237A" w:rsidRDefault="0090237A" w:rsidP="00C929B3">
      <w:pPr>
        <w:pStyle w:val="code"/>
      </w:pPr>
    </w:p>
    <w:p w:rsidR="0090237A" w:rsidRDefault="0090237A" w:rsidP="0090237A">
      <w:pPr>
        <w:pStyle w:val="code"/>
      </w:pPr>
      <w:r>
        <w:t xml:space="preserve">// alloocate buffer </w:t>
      </w:r>
    </w:p>
    <w:p w:rsidR="0090237A" w:rsidRDefault="0022609B" w:rsidP="0022609B">
      <w:pPr>
        <w:pStyle w:val="code"/>
      </w:pPr>
      <w:r>
        <w:t>b</w:t>
      </w:r>
      <w:r w:rsidR="0090237A">
        <w:t>uffer_alloc(&amp;buffer,</w:t>
      </w:r>
      <w:r w:rsidR="0090237A" w:rsidRPr="00C929B3">
        <w:t xml:space="preserve"> </w:t>
      </w:r>
      <w:r w:rsidR="0090237A">
        <w:t>CONTROL_MTU);</w:t>
      </w:r>
    </w:p>
    <w:p w:rsidR="0022609B" w:rsidRDefault="0022609B" w:rsidP="00C929B3">
      <w:pPr>
        <w:pStyle w:val="code"/>
      </w:pPr>
    </w:p>
    <w:p w:rsidR="00C929B3" w:rsidRDefault="00C929B3" w:rsidP="00C929B3">
      <w:pPr>
        <w:pStyle w:val="code"/>
      </w:pPr>
      <w:r>
        <w:t>while(TRUE)</w:t>
      </w:r>
    </w:p>
    <w:p w:rsidR="00C929B3" w:rsidRDefault="00C929B3" w:rsidP="00C929B3">
      <w:pPr>
        <w:pStyle w:val="code"/>
      </w:pPr>
      <w:r>
        <w:t xml:space="preserve">{ </w:t>
      </w:r>
    </w:p>
    <w:p w:rsidR="0022609B" w:rsidRDefault="0022609B" w:rsidP="0022609B">
      <w:pPr>
        <w:pStyle w:val="code"/>
      </w:pPr>
      <w:r>
        <w:t xml:space="preserve">    buffer_size = CONTROL_MTU;</w:t>
      </w:r>
    </w:p>
    <w:p w:rsidR="00C929B3" w:rsidRDefault="00C929B3" w:rsidP="00C929B3">
      <w:pPr>
        <w:pStyle w:val="code"/>
      </w:pPr>
      <w:r>
        <w:t xml:space="preserve">    sai_recv</w:t>
      </w:r>
      <w:r w:rsidRPr="000409F3">
        <w:t>_</w:t>
      </w:r>
      <w:r>
        <w:t>hostif</w:t>
      </w:r>
      <w:r w:rsidRPr="000409F3">
        <w:t>_</w:t>
      </w:r>
      <w:r>
        <w:t>packet_</w:t>
      </w:r>
      <w:r w:rsidRPr="000409F3">
        <w:t>fn</w:t>
      </w:r>
      <w:r>
        <w:t>(</w:t>
      </w:r>
      <w:r>
        <w:rPr>
          <w:lang w:bidi="he-IL"/>
        </w:rPr>
        <w:t xml:space="preserve">host_if_id, </w:t>
      </w:r>
      <w:r w:rsidR="00F07968">
        <w:t>buffer, &amp;buffer_size</w:t>
      </w:r>
      <w:r w:rsidR="0053010E">
        <w:t>,</w:t>
      </w:r>
      <w:r w:rsidR="0053010E" w:rsidRPr="0053010E">
        <w:t xml:space="preserve"> </w:t>
      </w:r>
      <w:r w:rsidR="00A10FA5">
        <w:t>&amp;attr_count</w:t>
      </w:r>
      <w:r w:rsidR="00F07968">
        <w:t xml:space="preserve">, </w:t>
      </w:r>
      <w:r w:rsidR="0053010E">
        <w:t>sai_packet_attr);</w:t>
      </w:r>
    </w:p>
    <w:p w:rsidR="0053010E" w:rsidRDefault="0053010E" w:rsidP="00F07968">
      <w:pPr>
        <w:pStyle w:val="code"/>
      </w:pPr>
      <w:r>
        <w:t xml:space="preserve">    handle_packet(buffer,</w:t>
      </w:r>
      <w:r w:rsidR="00F07968">
        <w:t xml:space="preserve"> </w:t>
      </w:r>
      <w:r>
        <w:t>buffer_size,</w:t>
      </w:r>
      <w:r w:rsidR="00A10FA5">
        <w:t xml:space="preserve"> attr_count</w:t>
      </w:r>
      <w:r>
        <w:t>,</w:t>
      </w:r>
      <w:r w:rsidRPr="0053010E">
        <w:t xml:space="preserve"> </w:t>
      </w:r>
      <w:r>
        <w:t>sai_packet_attr);</w:t>
      </w:r>
    </w:p>
    <w:p w:rsidR="00C929B3" w:rsidRDefault="00C929B3" w:rsidP="00C929B3">
      <w:pPr>
        <w:pStyle w:val="code"/>
      </w:pPr>
      <w:r>
        <w:lastRenderedPageBreak/>
        <w:t>);</w:t>
      </w:r>
    </w:p>
    <w:p w:rsidR="00C929B3" w:rsidRDefault="00C929B3" w:rsidP="00C929B3">
      <w:pPr>
        <w:pStyle w:val="code"/>
      </w:pPr>
    </w:p>
    <w:p w:rsidR="0053010E" w:rsidRDefault="0053010E" w:rsidP="00C929B3">
      <w:pPr>
        <w:pStyle w:val="code"/>
      </w:pPr>
    </w:p>
    <w:p w:rsidR="0053010E" w:rsidRDefault="0053010E" w:rsidP="0053010E">
      <w:pPr>
        <w:pStyle w:val="code"/>
      </w:pPr>
      <w:r>
        <w:t>//</w:t>
      </w:r>
      <w:r w:rsidR="0090237A">
        <w:t xml:space="preserve"> </w:t>
      </w:r>
      <w:r>
        <w:t xml:space="preserve">send flow </w:t>
      </w:r>
    </w:p>
    <w:p w:rsidR="0053010E" w:rsidRDefault="00DC0370" w:rsidP="0053010E">
      <w:pPr>
        <w:pStyle w:val="code"/>
      </w:pPr>
      <w:r>
        <w:t>void *</w:t>
      </w:r>
      <w:r w:rsidR="0053010E">
        <w:t xml:space="preserve">buffer; </w:t>
      </w:r>
    </w:p>
    <w:p w:rsidR="004A1ED5" w:rsidRDefault="004A1ED5" w:rsidP="004A1ED5">
      <w:pPr>
        <w:pStyle w:val="code"/>
      </w:pPr>
      <w:r>
        <w:t>sai_attribute_t sai_packet_send_attr[</w:t>
      </w:r>
      <w:r w:rsidR="001D1762">
        <w:t>3</w:t>
      </w:r>
      <w:r>
        <w:t>];</w:t>
      </w:r>
    </w:p>
    <w:p w:rsidR="004A1ED5" w:rsidRDefault="004A1ED5" w:rsidP="004A1ED5">
      <w:pPr>
        <w:pStyle w:val="code"/>
      </w:pPr>
    </w:p>
    <w:p w:rsidR="004A1ED5" w:rsidRDefault="004A1ED5" w:rsidP="00B54C41">
      <w:pPr>
        <w:pStyle w:val="code"/>
      </w:pPr>
      <w:r>
        <w:t>//</w:t>
      </w:r>
      <w:r w:rsidR="00B54C41">
        <w:t xml:space="preserve"> </w:t>
      </w:r>
      <w:r>
        <w:t>send STP packet t</w:t>
      </w:r>
      <w:r w:rsidR="00B54C41">
        <w:t>hrough</w:t>
      </w:r>
      <w:r>
        <w:t xml:space="preserve"> port 4 </w:t>
      </w:r>
    </w:p>
    <w:p w:rsidR="004A1ED5" w:rsidRDefault="00DC0370" w:rsidP="004A1ED5">
      <w:pPr>
        <w:pStyle w:val="code"/>
      </w:pPr>
      <w:r>
        <w:t>b</w:t>
      </w:r>
      <w:r w:rsidR="004A1ED5">
        <w:t>uffer_alloc(&amp;buffer,</w:t>
      </w:r>
      <w:r w:rsidR="004A1ED5" w:rsidRPr="00C929B3">
        <w:t xml:space="preserve"> </w:t>
      </w:r>
      <w:r w:rsidR="004A1ED5">
        <w:t>STP_FRAME_SIZE);</w:t>
      </w:r>
    </w:p>
    <w:p w:rsidR="004A1ED5" w:rsidRDefault="001A2F5C" w:rsidP="004A1ED5">
      <w:pPr>
        <w:pStyle w:val="code"/>
      </w:pPr>
      <w:r>
        <w:t>s</w:t>
      </w:r>
      <w:r w:rsidR="004A1ED5">
        <w:t>tp_buffer_set(buffer);</w:t>
      </w:r>
    </w:p>
    <w:p w:rsidR="00B54C41" w:rsidRDefault="00B54C41" w:rsidP="004A1ED5">
      <w:pPr>
        <w:pStyle w:val="code"/>
      </w:pPr>
    </w:p>
    <w:p w:rsidR="004A1ED5" w:rsidRDefault="004A1ED5" w:rsidP="004A1ED5">
      <w:pPr>
        <w:pStyle w:val="code"/>
      </w:pPr>
      <w:r>
        <w:t>sai_packet_send_attr[0].id= SAI_PACKET_EGRESS_PORT;</w:t>
      </w:r>
    </w:p>
    <w:p w:rsidR="004A1ED5" w:rsidRDefault="004A1ED5" w:rsidP="004A1ED5">
      <w:pPr>
        <w:pStyle w:val="code"/>
      </w:pPr>
      <w:r>
        <w:t>sai_packet_send_attr[0].value=4;</w:t>
      </w:r>
    </w:p>
    <w:p w:rsidR="0053010E" w:rsidRDefault="0053010E" w:rsidP="004A1ED5">
      <w:pPr>
        <w:pStyle w:val="code"/>
      </w:pPr>
    </w:p>
    <w:p w:rsidR="004A1ED5" w:rsidRDefault="004A1ED5" w:rsidP="004A1ED5">
      <w:pPr>
        <w:pStyle w:val="code"/>
      </w:pPr>
      <w:r>
        <w:t>sai_packet_send_attr[1].id= SAI_PACKET_EGRESS_QUEUE</w:t>
      </w:r>
      <w:r w:rsidR="001D1762">
        <w:t>;</w:t>
      </w:r>
    </w:p>
    <w:p w:rsidR="004A1ED5" w:rsidRDefault="004A1ED5" w:rsidP="004A1ED5">
      <w:pPr>
        <w:pStyle w:val="code"/>
      </w:pPr>
      <w:r>
        <w:t>sai_packet_send_attr[</w:t>
      </w:r>
      <w:r w:rsidR="001D1762">
        <w:t>1</w:t>
      </w:r>
      <w:r>
        <w:t>].value=</w:t>
      </w:r>
      <w:r w:rsidR="001D1762" w:rsidRPr="001D1762">
        <w:t xml:space="preserve"> </w:t>
      </w:r>
      <w:r w:rsidR="001D1762">
        <w:t>queue_id; //queue_id is a queue element created via QoS SAI</w:t>
      </w:r>
      <w:r>
        <w:t>;</w:t>
      </w:r>
    </w:p>
    <w:p w:rsidR="004A1ED5" w:rsidRDefault="004A1ED5" w:rsidP="004A1ED5">
      <w:pPr>
        <w:pStyle w:val="code"/>
      </w:pPr>
    </w:p>
    <w:p w:rsidR="001D1762" w:rsidRDefault="001D1762" w:rsidP="001D1762">
      <w:pPr>
        <w:pStyle w:val="code"/>
      </w:pPr>
      <w:r>
        <w:t>sai_packet_send_attr[2].id= SAI_PACKET_TX_TYPE;</w:t>
      </w:r>
    </w:p>
    <w:p w:rsidR="004A1ED5" w:rsidRDefault="001D1762" w:rsidP="009D5EF6">
      <w:pPr>
        <w:pStyle w:val="code"/>
      </w:pPr>
      <w:r>
        <w:t>sai_packet_send_attr[2].value=</w:t>
      </w:r>
      <w:r w:rsidR="009D5EF6" w:rsidRPr="009D5EF6">
        <w:rPr>
          <w:rFonts w:ascii="Calibri" w:hAnsi="Calibri" w:cs="Calibri"/>
          <w:lang w:val="en"/>
        </w:rPr>
        <w:t xml:space="preserve"> </w:t>
      </w:r>
      <w:r w:rsidR="009D5EF6">
        <w:rPr>
          <w:rFonts w:ascii="Calibri" w:hAnsi="Calibri" w:cs="Calibri"/>
          <w:lang w:val="en"/>
        </w:rPr>
        <w:t>SAI_TX_TYPE_PIPELINE_BYPASS</w:t>
      </w:r>
      <w:r>
        <w:t xml:space="preserve">; </w:t>
      </w:r>
    </w:p>
    <w:p w:rsidR="004A1ED5" w:rsidRDefault="004A1ED5" w:rsidP="004A1ED5">
      <w:pPr>
        <w:pStyle w:val="code"/>
      </w:pPr>
    </w:p>
    <w:p w:rsidR="001D1762" w:rsidRDefault="001D1762" w:rsidP="001D1762">
      <w:pPr>
        <w:pStyle w:val="code"/>
      </w:pPr>
      <w:r>
        <w:t>sai_send</w:t>
      </w:r>
      <w:r w:rsidRPr="000409F3">
        <w:t>_</w:t>
      </w:r>
      <w:r>
        <w:t>hostif</w:t>
      </w:r>
      <w:r w:rsidRPr="000409F3">
        <w:t>_</w:t>
      </w:r>
      <w:r>
        <w:t>packet_</w:t>
      </w:r>
      <w:r w:rsidRPr="000409F3">
        <w:t>fn</w:t>
      </w:r>
      <w:r>
        <w:t>(</w:t>
      </w:r>
      <w:r>
        <w:rPr>
          <w:lang w:bidi="he-IL"/>
        </w:rPr>
        <w:t>host_if_id,</w:t>
      </w:r>
      <w:r w:rsidR="00142641">
        <w:rPr>
          <w:lang w:bidi="he-IL"/>
        </w:rPr>
        <w:t xml:space="preserve"> </w:t>
      </w:r>
      <w:r>
        <w:rPr>
          <w:lang w:bidi="he-IL"/>
        </w:rPr>
        <w:t>buffer,</w:t>
      </w:r>
      <w:r w:rsidRPr="001D1762">
        <w:t xml:space="preserve"> </w:t>
      </w:r>
      <w:r>
        <w:t>STP_FRAME_SIZE,</w:t>
      </w:r>
      <w:r w:rsidR="00142641">
        <w:t xml:space="preserve"> 3</w:t>
      </w:r>
      <w:r>
        <w:t>,</w:t>
      </w:r>
      <w:r w:rsidRPr="001D1762">
        <w:t xml:space="preserve"> </w:t>
      </w:r>
      <w:r>
        <w:t>sai_packet_send_attr);</w:t>
      </w:r>
    </w:p>
    <w:p w:rsidR="001D1762" w:rsidRDefault="001D1762" w:rsidP="001D1762">
      <w:pPr>
        <w:pStyle w:val="code"/>
      </w:pPr>
      <w:r>
        <w:t xml:space="preserve">    </w:t>
      </w:r>
    </w:p>
    <w:p w:rsidR="0053010E" w:rsidRDefault="0053010E" w:rsidP="00C929B3">
      <w:pPr>
        <w:pStyle w:val="code"/>
      </w:pPr>
    </w:p>
    <w:p w:rsidR="0053010E" w:rsidRDefault="0053010E" w:rsidP="00C929B3">
      <w:pPr>
        <w:pStyle w:val="code"/>
      </w:pPr>
    </w:p>
    <w:p w:rsidR="001D1762" w:rsidRDefault="001D1762" w:rsidP="001D1762">
      <w:pPr>
        <w:pStyle w:val="Heading2"/>
      </w:pPr>
      <w:bookmarkStart w:id="214" w:name="_Toc416314987"/>
      <w:r>
        <w:t xml:space="preserve">Configuration example </w:t>
      </w:r>
      <w:r w:rsidR="000B3607">
        <w:t>– using packet receive callback channel</w:t>
      </w:r>
      <w:bookmarkEnd w:id="214"/>
    </w:p>
    <w:p w:rsidR="001D1762" w:rsidRDefault="001D1762" w:rsidP="000B3607">
      <w:r>
        <w:t xml:space="preserve">Same setup and packet types as above example working with a packet </w:t>
      </w:r>
      <w:r w:rsidR="006A5ABB">
        <w:t>receive callback</w:t>
      </w:r>
      <w:r>
        <w:t xml:space="preserve"> </w:t>
      </w:r>
    </w:p>
    <w:p w:rsidR="001D1762" w:rsidRPr="00C72176" w:rsidRDefault="001D1762" w:rsidP="001D1762"/>
    <w:p w:rsidR="001D1762" w:rsidRPr="00C14BF1" w:rsidRDefault="001D1762" w:rsidP="001D1762">
      <w:pPr>
        <w:pStyle w:val="Heading3"/>
      </w:pPr>
      <w:bookmarkStart w:id="215" w:name="_Toc416314988"/>
      <w:r>
        <w:t>Step 1- create three trap groups</w:t>
      </w:r>
      <w:bookmarkEnd w:id="215"/>
    </w:p>
    <w:p w:rsidR="001D1762" w:rsidRDefault="000B3607" w:rsidP="006A5ABB">
      <w:r>
        <w:t>Same as</w:t>
      </w:r>
      <w:r w:rsidR="001D1762">
        <w:t xml:space="preserve"> 2.4.1</w:t>
      </w:r>
    </w:p>
    <w:p w:rsidR="001D1762" w:rsidRDefault="001D1762" w:rsidP="001D1762">
      <w:pPr>
        <w:pStyle w:val="Heading3"/>
      </w:pPr>
      <w:bookmarkStart w:id="216" w:name="_Toc416314989"/>
      <w:r>
        <w:t>S</w:t>
      </w:r>
      <w:r w:rsidR="006A5ABB">
        <w:t>tep 2</w:t>
      </w:r>
      <w:r>
        <w:t>- configure the trap-ids</w:t>
      </w:r>
      <w:bookmarkEnd w:id="216"/>
      <w:r>
        <w:t xml:space="preserve">  </w:t>
      </w:r>
    </w:p>
    <w:p w:rsidR="001D1762" w:rsidRPr="00D912B1" w:rsidRDefault="001D1762" w:rsidP="001D1762"/>
    <w:p w:rsidR="001D1762" w:rsidRDefault="001D1762" w:rsidP="001D1762">
      <w:pPr>
        <w:pStyle w:val="code"/>
      </w:pPr>
    </w:p>
    <w:p w:rsidR="001D1762" w:rsidRDefault="001D1762" w:rsidP="001D1762">
      <w:pPr>
        <w:pStyle w:val="code"/>
      </w:pPr>
      <w:r>
        <w:t xml:space="preserve"> </w:t>
      </w:r>
    </w:p>
    <w:p w:rsidR="001D1762" w:rsidRDefault="001D1762" w:rsidP="001D1762">
      <w:pPr>
        <w:pStyle w:val="code"/>
      </w:pPr>
      <w:r>
        <w:t xml:space="preserve">    // configure STP trap-id </w:t>
      </w:r>
    </w:p>
    <w:p w:rsidR="001D1762" w:rsidRDefault="001D1762" w:rsidP="001D1762">
      <w:pPr>
        <w:pStyle w:val="code"/>
      </w:pPr>
    </w:p>
    <w:p w:rsidR="001D1762" w:rsidRDefault="001D1762" w:rsidP="001D1762">
      <w:pPr>
        <w:pStyle w:val="code"/>
      </w:pPr>
      <w:r>
        <w:t xml:space="preserve">    sai_attribute_t sai_trap_attr[</w:t>
      </w:r>
      <w:r w:rsidR="006A5ABB">
        <w:t>3</w:t>
      </w:r>
      <w:r>
        <w:t>];</w:t>
      </w:r>
    </w:p>
    <w:p w:rsidR="001D1762" w:rsidRDefault="001D1762" w:rsidP="001D1762">
      <w:pPr>
        <w:pStyle w:val="code"/>
      </w:pPr>
      <w:r>
        <w:t xml:space="preserve">    sai_trap_attr[0].id=SAI_HOSTIF_TRAP_ATTR_TRAP_GROUP;</w:t>
      </w:r>
    </w:p>
    <w:p w:rsidR="001D1762" w:rsidRDefault="001D1762" w:rsidP="001D1762">
      <w:pPr>
        <w:pStyle w:val="code"/>
      </w:pPr>
      <w:r>
        <w:t xml:space="preserve">    sai_trap_attr[0].value=&amp;high_prio_group;</w:t>
      </w:r>
    </w:p>
    <w:p w:rsidR="001D1762" w:rsidRDefault="001D1762" w:rsidP="001D1762">
      <w:pPr>
        <w:pStyle w:val="code"/>
      </w:pPr>
      <w:r>
        <w:t xml:space="preserve">    </w:t>
      </w:r>
    </w:p>
    <w:p w:rsidR="001D1762" w:rsidRDefault="001D1762" w:rsidP="001D1762">
      <w:pPr>
        <w:pStyle w:val="code"/>
      </w:pPr>
      <w:r>
        <w:t xml:space="preserve">    sai_trap_attr[1].id=</w:t>
      </w:r>
      <w:r w:rsidRPr="00F56DFA">
        <w:t xml:space="preserve"> </w:t>
      </w:r>
      <w:r>
        <w:t>SAI_HOSTIF_TRAP_ATTR_TRAP_ACTION;</w:t>
      </w:r>
    </w:p>
    <w:p w:rsidR="001D1762" w:rsidRDefault="001D1762" w:rsidP="001D1762">
      <w:pPr>
        <w:pStyle w:val="code"/>
      </w:pPr>
      <w:r>
        <w:t xml:space="preserve">    sai_trap_attr[1].value=</w:t>
      </w:r>
      <w:r w:rsidRPr="00F56DFA">
        <w:t xml:space="preserve"> </w:t>
      </w:r>
      <w:r>
        <w:t>SAI_PACKET</w:t>
      </w:r>
      <w:r>
        <w:rPr>
          <w:rStyle w:val="Emphasis"/>
        </w:rPr>
        <w:t>_</w:t>
      </w:r>
      <w:r w:rsidRPr="00D70B36">
        <w:rPr>
          <w:rStyle w:val="Emphasis"/>
          <w:i w:val="0"/>
          <w:iCs w:val="0"/>
        </w:rPr>
        <w:t>ACTION_</w:t>
      </w:r>
      <w:r w:rsidRPr="00D70B36">
        <w:rPr>
          <w:rFonts w:ascii="Lucida Grande" w:eastAsia="Times New Roman" w:hAnsi="Lucida Grande" w:cs="Times New Roman"/>
          <w:color w:val="000000"/>
          <w:szCs w:val="18"/>
          <w:lang w:bidi="he-IL"/>
        </w:rPr>
        <w:t>TRAP</w:t>
      </w:r>
      <w:r>
        <w:rPr>
          <w:rFonts w:ascii="Lucida Grande" w:eastAsia="Times New Roman" w:hAnsi="Lucida Grande" w:cs="Times New Roman"/>
          <w:i/>
          <w:iCs/>
          <w:color w:val="000000"/>
          <w:szCs w:val="18"/>
          <w:lang w:bidi="he-IL"/>
        </w:rPr>
        <w:t>;</w:t>
      </w:r>
    </w:p>
    <w:p w:rsidR="001D1762" w:rsidRDefault="001D1762" w:rsidP="001D1762">
      <w:pPr>
        <w:pStyle w:val="code"/>
      </w:pPr>
      <w:r>
        <w:t xml:space="preserve">    </w:t>
      </w:r>
    </w:p>
    <w:p w:rsidR="001D1762" w:rsidRDefault="001D1762" w:rsidP="001D1762">
      <w:pPr>
        <w:pStyle w:val="code"/>
      </w:pPr>
      <w:r>
        <w:t xml:space="preserve">    sai_trap_attr[2].id=SAI_HOSTIF_TRAP_ATTR_TRAP_CHANNEL;</w:t>
      </w:r>
    </w:p>
    <w:p w:rsidR="001D1762" w:rsidRDefault="001D1762" w:rsidP="007258E7">
      <w:pPr>
        <w:pStyle w:val="code"/>
      </w:pPr>
      <w:r>
        <w:t xml:space="preserve">    sai_trap_attr[2].value=</w:t>
      </w:r>
      <w:r w:rsidR="007258E7" w:rsidRPr="007258E7">
        <w:t xml:space="preserve"> </w:t>
      </w:r>
      <w:r w:rsidR="007258E7">
        <w:t>SAI_HOSTIF_TRAP_CHANNEL_CB</w:t>
      </w:r>
      <w:r>
        <w:t>;</w:t>
      </w:r>
    </w:p>
    <w:p w:rsidR="001D1762" w:rsidRDefault="001D1762" w:rsidP="001D1762">
      <w:pPr>
        <w:pStyle w:val="code"/>
      </w:pPr>
    </w:p>
    <w:p w:rsidR="001D1762" w:rsidRDefault="001D1762" w:rsidP="006A5ABB">
      <w:pPr>
        <w:pStyle w:val="code"/>
      </w:pPr>
      <w:r>
        <w:t xml:space="preserve">    </w:t>
      </w:r>
    </w:p>
    <w:p w:rsidR="001D1762" w:rsidRDefault="001D1762" w:rsidP="001D1762">
      <w:pPr>
        <w:pStyle w:val="code"/>
      </w:pPr>
      <w:r>
        <w:t xml:space="preserve">    sai_create_hostif_trap_fn(SAI_HOSTIF_TRAP_ID</w:t>
      </w:r>
      <w:r w:rsidRPr="00E2426E">
        <w:t>_STP</w:t>
      </w:r>
      <w:r>
        <w:t>, 3,</w:t>
      </w:r>
      <w:r w:rsidRPr="00CD23A9">
        <w:t xml:space="preserve"> </w:t>
      </w:r>
      <w:r>
        <w:t>sai_trap_attr);</w:t>
      </w:r>
    </w:p>
    <w:p w:rsidR="001D1762" w:rsidRDefault="001D1762" w:rsidP="001D1762">
      <w:pPr>
        <w:pStyle w:val="code"/>
      </w:pPr>
    </w:p>
    <w:p w:rsidR="001D1762" w:rsidRDefault="001D1762" w:rsidP="001D1762">
      <w:pPr>
        <w:pStyle w:val="code"/>
      </w:pPr>
      <w:r>
        <w:t xml:space="preserve">    // configure LACP trap-id </w:t>
      </w:r>
    </w:p>
    <w:p w:rsidR="001D1762" w:rsidRDefault="001D1762" w:rsidP="001D1762">
      <w:pPr>
        <w:pStyle w:val="code"/>
      </w:pPr>
      <w:r>
        <w:t xml:space="preserve">    sai_trap_attr[0].id=SAI_HOSTIF_TRAP_ATTR_TRAP_GROUP;</w:t>
      </w:r>
    </w:p>
    <w:p w:rsidR="001D1762" w:rsidRDefault="001D1762" w:rsidP="001D1762">
      <w:pPr>
        <w:pStyle w:val="code"/>
      </w:pPr>
      <w:r>
        <w:t xml:space="preserve">    sai_trap_attr[0].value=&amp;high_prio_group;</w:t>
      </w:r>
    </w:p>
    <w:p w:rsidR="001D1762" w:rsidRDefault="001D1762" w:rsidP="001D1762">
      <w:pPr>
        <w:pStyle w:val="code"/>
      </w:pPr>
      <w:r>
        <w:t xml:space="preserve">    </w:t>
      </w:r>
    </w:p>
    <w:p w:rsidR="001D1762" w:rsidRDefault="001D1762" w:rsidP="001D1762">
      <w:pPr>
        <w:pStyle w:val="code"/>
      </w:pPr>
      <w:r>
        <w:t xml:space="preserve">    sai_trap_attr[1].id=</w:t>
      </w:r>
      <w:r w:rsidRPr="00F56DFA">
        <w:t xml:space="preserve"> </w:t>
      </w:r>
      <w:r>
        <w:t>SAI_HOSTIF_TRAP_ATTR_TRAP_ACTION;</w:t>
      </w:r>
    </w:p>
    <w:p w:rsidR="001D1762" w:rsidRDefault="001D1762" w:rsidP="001D1762">
      <w:pPr>
        <w:pStyle w:val="code"/>
      </w:pPr>
      <w:r>
        <w:t xml:space="preserve">    sai_trap_attr[1].value=SAI_PACKET</w:t>
      </w:r>
      <w:r>
        <w:rPr>
          <w:rStyle w:val="Emphasis"/>
        </w:rPr>
        <w:t>_</w:t>
      </w:r>
      <w:r>
        <w:rPr>
          <w:rStyle w:val="Emphasis"/>
          <w:i w:val="0"/>
          <w:iCs w:val="0"/>
        </w:rPr>
        <w:t>ACTION_TRAP</w:t>
      </w:r>
      <w:r>
        <w:rPr>
          <w:rFonts w:ascii="Lucida Grande" w:eastAsia="Times New Roman" w:hAnsi="Lucida Grande" w:cs="Times New Roman"/>
          <w:i/>
          <w:iCs/>
          <w:color w:val="000000"/>
          <w:szCs w:val="18"/>
          <w:lang w:bidi="he-IL"/>
        </w:rPr>
        <w:t>;</w:t>
      </w:r>
    </w:p>
    <w:p w:rsidR="001D1762" w:rsidRDefault="001D1762" w:rsidP="001D1762">
      <w:pPr>
        <w:pStyle w:val="code"/>
      </w:pPr>
      <w:r>
        <w:t xml:space="preserve">    </w:t>
      </w:r>
    </w:p>
    <w:p w:rsidR="001D1762" w:rsidRDefault="001D1762" w:rsidP="001D1762">
      <w:pPr>
        <w:pStyle w:val="code"/>
      </w:pPr>
      <w:r>
        <w:lastRenderedPageBreak/>
        <w:t xml:space="preserve">    sai_trap_attr[2].id=SAI_HOSTIF_TRAP_ATTR_TRAP_CHANNEL;</w:t>
      </w:r>
    </w:p>
    <w:p w:rsidR="001D1762" w:rsidRDefault="001D1762" w:rsidP="007258E7">
      <w:pPr>
        <w:pStyle w:val="code"/>
      </w:pPr>
      <w:r>
        <w:t xml:space="preserve">    sai_trap_attr[2].value=</w:t>
      </w:r>
      <w:r w:rsidR="007258E7" w:rsidRPr="007258E7">
        <w:t xml:space="preserve"> </w:t>
      </w:r>
      <w:r w:rsidR="007258E7">
        <w:t>SAI_HOSTIF_TRAP_CHANNEL_CB</w:t>
      </w:r>
      <w:r>
        <w:t>;</w:t>
      </w:r>
    </w:p>
    <w:p w:rsidR="001D1762" w:rsidRDefault="001D1762" w:rsidP="001D1762">
      <w:pPr>
        <w:pStyle w:val="code"/>
      </w:pPr>
    </w:p>
    <w:p w:rsidR="001D1762" w:rsidRDefault="001D1762" w:rsidP="001D1762">
      <w:pPr>
        <w:pStyle w:val="code"/>
      </w:pPr>
      <w:r>
        <w:t xml:space="preserve">    sai_create_hostif_trap_fn(SAI_HOSTIF_TRAP_ID_LACP, 3,</w:t>
      </w:r>
      <w:r w:rsidRPr="00CD23A9">
        <w:t xml:space="preserve"> </w:t>
      </w:r>
      <w:r>
        <w:t>sai_trap_attr);</w:t>
      </w:r>
    </w:p>
    <w:p w:rsidR="001D1762" w:rsidRDefault="001D1762" w:rsidP="001D1762">
      <w:pPr>
        <w:pStyle w:val="code"/>
      </w:pPr>
    </w:p>
    <w:p w:rsidR="001D1762" w:rsidRDefault="001D1762" w:rsidP="001D1762">
      <w:pPr>
        <w:pStyle w:val="code"/>
      </w:pPr>
      <w:r>
        <w:t xml:space="preserve">    // configure ARP trap-id</w:t>
      </w:r>
    </w:p>
    <w:p w:rsidR="001D1762" w:rsidRDefault="001D1762" w:rsidP="001D1762">
      <w:pPr>
        <w:pStyle w:val="code"/>
      </w:pPr>
    </w:p>
    <w:p w:rsidR="001D1762" w:rsidRDefault="001D1762" w:rsidP="001D1762">
      <w:pPr>
        <w:pStyle w:val="code"/>
      </w:pPr>
      <w:r>
        <w:t xml:space="preserve">    sai_trap_attr[0].id=SAI_HOSTIF_TRAP_ATTR_TRAP_GROUP;</w:t>
      </w:r>
    </w:p>
    <w:p w:rsidR="001D1762" w:rsidRDefault="001D1762" w:rsidP="001D1762">
      <w:pPr>
        <w:pStyle w:val="code"/>
      </w:pPr>
      <w:r>
        <w:t xml:space="preserve">    sai_trap_attr[0].value=&amp;med_prio_group;</w:t>
      </w:r>
    </w:p>
    <w:p w:rsidR="001D1762" w:rsidRDefault="001D1762" w:rsidP="001D1762">
      <w:pPr>
        <w:pStyle w:val="code"/>
      </w:pPr>
      <w:r>
        <w:t xml:space="preserve">    </w:t>
      </w:r>
    </w:p>
    <w:p w:rsidR="001D1762" w:rsidRDefault="001D1762" w:rsidP="001D1762">
      <w:pPr>
        <w:pStyle w:val="code"/>
      </w:pPr>
      <w:r>
        <w:t xml:space="preserve">    sai_trap_attr[1].id=</w:t>
      </w:r>
      <w:r w:rsidRPr="00F56DFA">
        <w:t xml:space="preserve"> </w:t>
      </w:r>
      <w:r>
        <w:t>SAI_HOSTIF_TRAP_ATTR_TRAP_ACTION;</w:t>
      </w:r>
    </w:p>
    <w:p w:rsidR="001D1762" w:rsidRPr="000C5A34" w:rsidRDefault="001D1762" w:rsidP="001D1762">
      <w:pPr>
        <w:pStyle w:val="code"/>
      </w:pPr>
      <w:r>
        <w:t xml:space="preserve">    sai_trap_attr[1].value=</w:t>
      </w:r>
      <w:r w:rsidRPr="00F56DFA">
        <w:t xml:space="preserve"> </w:t>
      </w:r>
      <w:r>
        <w:t>SAI_PACKET</w:t>
      </w:r>
      <w:r>
        <w:rPr>
          <w:rStyle w:val="Emphasis"/>
          <w:i w:val="0"/>
          <w:iCs w:val="0"/>
        </w:rPr>
        <w:t>_ACTION_LOG;</w:t>
      </w:r>
    </w:p>
    <w:p w:rsidR="001D1762" w:rsidRDefault="001D1762" w:rsidP="001D1762">
      <w:pPr>
        <w:pStyle w:val="code"/>
      </w:pPr>
      <w:r>
        <w:t xml:space="preserve">    </w:t>
      </w:r>
    </w:p>
    <w:p w:rsidR="001D1762" w:rsidRDefault="001D1762" w:rsidP="001D1762">
      <w:pPr>
        <w:pStyle w:val="code"/>
      </w:pPr>
      <w:r>
        <w:t xml:space="preserve">    sai_trap_attr[2].id=SAI_HOSTIF_TRAP_ATTR_TRAP_CHANNEL;</w:t>
      </w:r>
    </w:p>
    <w:p w:rsidR="001D1762" w:rsidRDefault="001D1762" w:rsidP="007258E7">
      <w:pPr>
        <w:pStyle w:val="code"/>
      </w:pPr>
      <w:r>
        <w:t xml:space="preserve">    sai_trap_attr[2].value=</w:t>
      </w:r>
      <w:r w:rsidR="007258E7" w:rsidRPr="007258E7">
        <w:t xml:space="preserve"> </w:t>
      </w:r>
      <w:r w:rsidR="007258E7">
        <w:t>SAI_HOSTIF_TRAP_CHANNEL_CB</w:t>
      </w:r>
      <w:r>
        <w:t>;</w:t>
      </w:r>
    </w:p>
    <w:p w:rsidR="001D1762" w:rsidRDefault="001D1762" w:rsidP="001D1762">
      <w:pPr>
        <w:pStyle w:val="code"/>
      </w:pPr>
    </w:p>
    <w:p w:rsidR="001D1762" w:rsidRDefault="001D1762" w:rsidP="001D1762">
      <w:pPr>
        <w:pStyle w:val="code"/>
      </w:pPr>
      <w:r>
        <w:t xml:space="preserve">    sai_create_hostif_trap_fn(SAI_HOSTIF_TRAP_ID_ARP_REQUEST, 3,</w:t>
      </w:r>
      <w:r w:rsidRPr="00CD23A9">
        <w:t xml:space="preserve"> </w:t>
      </w:r>
      <w:r>
        <w:t>sai_trap_attr);</w:t>
      </w:r>
    </w:p>
    <w:p w:rsidR="001D1762" w:rsidRDefault="001D1762" w:rsidP="001D1762">
      <w:pPr>
        <w:pStyle w:val="code"/>
      </w:pPr>
    </w:p>
    <w:p w:rsidR="001D1762" w:rsidRDefault="001D1762" w:rsidP="001D1762">
      <w:pPr>
        <w:pStyle w:val="code"/>
      </w:pPr>
      <w:r>
        <w:t xml:space="preserve">    … </w:t>
      </w:r>
    </w:p>
    <w:p w:rsidR="001D1762" w:rsidRDefault="001D1762" w:rsidP="001D1762">
      <w:pPr>
        <w:pStyle w:val="code"/>
      </w:pPr>
    </w:p>
    <w:p w:rsidR="001D1762" w:rsidRDefault="001D1762" w:rsidP="001D1762">
      <w:pPr>
        <w:pStyle w:val="code"/>
      </w:pPr>
      <w:r>
        <w:t xml:space="preserve">    //configure router exception</w:t>
      </w:r>
    </w:p>
    <w:p w:rsidR="001D1762" w:rsidRDefault="001D1762" w:rsidP="001D1762">
      <w:pPr>
        <w:pStyle w:val="code"/>
      </w:pPr>
    </w:p>
    <w:p w:rsidR="001D1762" w:rsidRDefault="001D1762" w:rsidP="001D1762">
      <w:pPr>
        <w:pStyle w:val="code"/>
      </w:pPr>
      <w:r>
        <w:t xml:space="preserve">    sai_trap_attr[0].id= SAI_HOSTIF_TRAP_ATTR_TRAP_GROUP;</w:t>
      </w:r>
    </w:p>
    <w:p w:rsidR="001D1762" w:rsidRDefault="001D1762" w:rsidP="001D1762">
      <w:pPr>
        <w:pStyle w:val="code"/>
      </w:pPr>
      <w:r>
        <w:t xml:space="preserve">    sai_trap_attr[0].value=&amp;low_prio_group;</w:t>
      </w:r>
    </w:p>
    <w:p w:rsidR="001D1762" w:rsidRDefault="001D1762" w:rsidP="001D1762">
      <w:pPr>
        <w:pStyle w:val="code"/>
      </w:pPr>
      <w:r>
        <w:t xml:space="preserve">    </w:t>
      </w:r>
    </w:p>
    <w:p w:rsidR="001D1762" w:rsidRDefault="001D1762" w:rsidP="001D1762">
      <w:pPr>
        <w:pStyle w:val="code"/>
      </w:pPr>
      <w:r>
        <w:t xml:space="preserve">    sai_trap_attr[1].id=</w:t>
      </w:r>
      <w:r w:rsidRPr="00F56DFA">
        <w:t xml:space="preserve"> </w:t>
      </w:r>
      <w:r>
        <w:t>SAI_HOSTIF_TRAP_ATTR_TRAP_ACTION;</w:t>
      </w:r>
    </w:p>
    <w:p w:rsidR="001D1762" w:rsidRDefault="001D1762" w:rsidP="001D1762">
      <w:pPr>
        <w:pStyle w:val="code"/>
        <w:rPr>
          <w:rStyle w:val="Emphasis"/>
          <w:i w:val="0"/>
          <w:iCs w:val="0"/>
        </w:rPr>
      </w:pPr>
      <w:r>
        <w:t xml:space="preserve">    sai_trap_attr[1].value=</w:t>
      </w:r>
      <w:r w:rsidRPr="00F56DFA">
        <w:t xml:space="preserve"> </w:t>
      </w:r>
      <w:r>
        <w:t>SAI_PACKET</w:t>
      </w:r>
      <w:r>
        <w:rPr>
          <w:rStyle w:val="Emphasis"/>
        </w:rPr>
        <w:t>_</w:t>
      </w:r>
      <w:r>
        <w:rPr>
          <w:rStyle w:val="Emphasis"/>
          <w:i w:val="0"/>
          <w:iCs w:val="0"/>
        </w:rPr>
        <w:t>ACTION_TRAP;</w:t>
      </w:r>
    </w:p>
    <w:p w:rsidR="001D1762" w:rsidRDefault="001D1762" w:rsidP="001D1762">
      <w:pPr>
        <w:pStyle w:val="code"/>
      </w:pPr>
    </w:p>
    <w:p w:rsidR="001D1762" w:rsidRDefault="001D1762" w:rsidP="001D1762">
      <w:pPr>
        <w:pStyle w:val="code"/>
      </w:pPr>
      <w:r>
        <w:t xml:space="preserve">    sai_trap_attr[2].id=SAI_HOSTIF_TRAP_ATTR_TRAP_CHANNEL;</w:t>
      </w:r>
    </w:p>
    <w:p w:rsidR="001D1762" w:rsidRDefault="001D1762" w:rsidP="007258E7">
      <w:pPr>
        <w:pStyle w:val="code"/>
      </w:pPr>
      <w:r>
        <w:t xml:space="preserve">    sai_trap_attr[2].value=</w:t>
      </w:r>
      <w:r w:rsidR="007258E7" w:rsidRPr="007258E7">
        <w:t xml:space="preserve"> </w:t>
      </w:r>
      <w:r w:rsidR="007258E7">
        <w:t>SAI_HOSTIF_TRAP_CHANNEL_CB</w:t>
      </w:r>
      <w:r>
        <w:t>;</w:t>
      </w:r>
    </w:p>
    <w:p w:rsidR="001D1762" w:rsidRDefault="001D1762" w:rsidP="001D1762">
      <w:pPr>
        <w:pStyle w:val="code"/>
      </w:pPr>
    </w:p>
    <w:p w:rsidR="001D1762" w:rsidRDefault="001D1762" w:rsidP="001D1762">
      <w:pPr>
        <w:pStyle w:val="code"/>
      </w:pPr>
      <w:r>
        <w:t xml:space="preserve">    sai_create_hostif_trap_fn(SAI_HOSTIF_TRAP_ID_ROUTER, 3,</w:t>
      </w:r>
      <w:r w:rsidRPr="00CD23A9">
        <w:t xml:space="preserve"> </w:t>
      </w:r>
      <w:r>
        <w:t>sai_trap_attr);</w:t>
      </w:r>
    </w:p>
    <w:p w:rsidR="001D1762" w:rsidRDefault="001D1762" w:rsidP="001D1762">
      <w:pPr>
        <w:pStyle w:val="code"/>
      </w:pPr>
    </w:p>
    <w:p w:rsidR="001D1762" w:rsidRDefault="001D1762" w:rsidP="001D1762">
      <w:pPr>
        <w:pStyle w:val="code"/>
      </w:pPr>
    </w:p>
    <w:p w:rsidR="001D1762" w:rsidRDefault="001D1762" w:rsidP="001D1762">
      <w:pPr>
        <w:pStyle w:val="Heading3"/>
      </w:pPr>
      <w:bookmarkStart w:id="217" w:name="_Toc416314990"/>
      <w:r>
        <w:t>Step 4- send and receive</w:t>
      </w:r>
      <w:bookmarkEnd w:id="217"/>
      <w:r>
        <w:t xml:space="preserve">  </w:t>
      </w:r>
    </w:p>
    <w:p w:rsidR="001D1762" w:rsidRDefault="001D1762" w:rsidP="001D1762">
      <w:pPr>
        <w:pStyle w:val="code"/>
      </w:pPr>
      <w:r>
        <w:t>//</w:t>
      </w:r>
      <w:r w:rsidR="00E933EB">
        <w:t xml:space="preserve"> </w:t>
      </w:r>
      <w:r>
        <w:t>recive flow</w:t>
      </w:r>
      <w:r w:rsidR="006F17D2">
        <w:t xml:space="preserve"> SAI via </w:t>
      </w:r>
      <w:r w:rsidR="006A5ABB">
        <w:t xml:space="preserve">CB </w:t>
      </w:r>
      <w:r>
        <w:t xml:space="preserve"> </w:t>
      </w:r>
    </w:p>
    <w:p w:rsidR="00DD3731" w:rsidRDefault="00DD3731" w:rsidP="00DD3731">
      <w:pPr>
        <w:pStyle w:val="code"/>
      </w:pPr>
      <w:r>
        <w:t>SAI calls application callback on_packet_event</w:t>
      </w:r>
      <w:r w:rsidRPr="00CA4A5A">
        <w:t>(</w:t>
      </w:r>
    </w:p>
    <w:p w:rsidR="00DD3731" w:rsidRDefault="00DD3731" w:rsidP="00DD3731">
      <w:pPr>
        <w:pStyle w:val="code"/>
      </w:pPr>
      <w:r>
        <w:t xml:space="preserve">    _In_ const void *buffer, </w:t>
      </w:r>
    </w:p>
    <w:p w:rsidR="00DD3731" w:rsidRDefault="00DD3731" w:rsidP="00DD3731">
      <w:pPr>
        <w:pStyle w:val="code"/>
      </w:pPr>
      <w:r>
        <w:t xml:space="preserve">    _In_ sai_size_t buffer_size, </w:t>
      </w:r>
    </w:p>
    <w:p w:rsidR="00DD3731" w:rsidRDefault="00DD3731" w:rsidP="00DD3731">
      <w:pPr>
        <w:pStyle w:val="code"/>
      </w:pPr>
      <w:r>
        <w:t xml:space="preserve">    _In_ uint32</w:t>
      </w:r>
      <w:r w:rsidR="0023490C">
        <w:t>_t</w:t>
      </w:r>
      <w:r>
        <w:t xml:space="preserve"> attr_count,</w:t>
      </w:r>
    </w:p>
    <w:p w:rsidR="00DD3731" w:rsidRDefault="00DD3731" w:rsidP="00DD3731">
      <w:pPr>
        <w:pStyle w:val="code"/>
      </w:pPr>
      <w:r>
        <w:t xml:space="preserve">    _In_ const sai_attribute_t *attr_list</w:t>
      </w:r>
    </w:p>
    <w:p w:rsidR="00DD3731" w:rsidRDefault="00DD3731" w:rsidP="00DD3731">
      <w:pPr>
        <w:pStyle w:val="code"/>
      </w:pPr>
      <w:r>
        <w:t>)</w:t>
      </w:r>
    </w:p>
    <w:p w:rsidR="001D1762" w:rsidRDefault="001D1762" w:rsidP="001D1762">
      <w:pPr>
        <w:pStyle w:val="code"/>
      </w:pPr>
    </w:p>
    <w:p w:rsidR="001D1762" w:rsidRDefault="001D1762" w:rsidP="001D1762">
      <w:pPr>
        <w:pStyle w:val="code"/>
      </w:pPr>
      <w:r>
        <w:t>//</w:t>
      </w:r>
      <w:r w:rsidR="00E933EB">
        <w:t xml:space="preserve"> </w:t>
      </w:r>
      <w:r>
        <w:t xml:space="preserve">send flow </w:t>
      </w:r>
    </w:p>
    <w:p w:rsidR="001D1762" w:rsidRDefault="001D1762" w:rsidP="001D1762">
      <w:pPr>
        <w:pStyle w:val="code"/>
      </w:pPr>
      <w:r>
        <w:t xml:space="preserve">void * buffer; </w:t>
      </w:r>
    </w:p>
    <w:p w:rsidR="001D1762" w:rsidRDefault="001D1762" w:rsidP="001D1762">
      <w:pPr>
        <w:pStyle w:val="code"/>
      </w:pPr>
      <w:r>
        <w:t>sai_attribute_t sai_packet_send_attr[3];</w:t>
      </w:r>
    </w:p>
    <w:p w:rsidR="001D1762" w:rsidRDefault="001D1762" w:rsidP="001D1762">
      <w:pPr>
        <w:pStyle w:val="code"/>
      </w:pPr>
    </w:p>
    <w:p w:rsidR="001D1762" w:rsidRDefault="001D1762" w:rsidP="00B54C41">
      <w:pPr>
        <w:pStyle w:val="code"/>
      </w:pPr>
      <w:r>
        <w:t>//</w:t>
      </w:r>
      <w:r w:rsidR="00E933EB">
        <w:t xml:space="preserve"> </w:t>
      </w:r>
      <w:r>
        <w:t>send STP packet t</w:t>
      </w:r>
      <w:r w:rsidR="00B54C41">
        <w:t>hrough</w:t>
      </w:r>
      <w:r>
        <w:t xml:space="preserve"> port 4 </w:t>
      </w:r>
    </w:p>
    <w:p w:rsidR="001D1762" w:rsidRDefault="00E933EB" w:rsidP="00E933EB">
      <w:pPr>
        <w:pStyle w:val="code"/>
      </w:pPr>
      <w:r>
        <w:t>b</w:t>
      </w:r>
      <w:r w:rsidR="001D1762">
        <w:t>uffer_alloc(&amp;buffer,</w:t>
      </w:r>
      <w:r w:rsidR="001D1762" w:rsidRPr="00C929B3">
        <w:t xml:space="preserve"> </w:t>
      </w:r>
      <w:r w:rsidR="001D1762">
        <w:t>STP_FRAME_SIZE);</w:t>
      </w:r>
    </w:p>
    <w:p w:rsidR="001D1762" w:rsidRDefault="00E933EB" w:rsidP="00E933EB">
      <w:pPr>
        <w:pStyle w:val="code"/>
      </w:pPr>
      <w:r>
        <w:t>s</w:t>
      </w:r>
      <w:r w:rsidR="001D1762">
        <w:t>tp_buffer_set(buffer);</w:t>
      </w:r>
    </w:p>
    <w:p w:rsidR="00B54C41" w:rsidRDefault="00B54C41" w:rsidP="00E933EB">
      <w:pPr>
        <w:pStyle w:val="code"/>
      </w:pPr>
    </w:p>
    <w:p w:rsidR="001D1762" w:rsidRDefault="001D1762" w:rsidP="001D1762">
      <w:pPr>
        <w:pStyle w:val="code"/>
      </w:pPr>
      <w:r>
        <w:t>sai_packet_send_attr[0].id= SAI_PACKET_EGRESS_PORT;</w:t>
      </w:r>
    </w:p>
    <w:p w:rsidR="001D1762" w:rsidRDefault="001D1762" w:rsidP="001D1762">
      <w:pPr>
        <w:pStyle w:val="code"/>
      </w:pPr>
      <w:r>
        <w:t>sai_packet_send_attr[0].value=4;</w:t>
      </w:r>
    </w:p>
    <w:p w:rsidR="001D1762" w:rsidRDefault="001D1762" w:rsidP="001D1762">
      <w:pPr>
        <w:pStyle w:val="code"/>
      </w:pPr>
    </w:p>
    <w:p w:rsidR="001D1762" w:rsidRDefault="001D1762" w:rsidP="001D1762">
      <w:pPr>
        <w:pStyle w:val="code"/>
      </w:pPr>
      <w:r>
        <w:t>sai_packet_send_attr[1].id= SAI_PACKET_EGRESS_QUEUE;</w:t>
      </w:r>
    </w:p>
    <w:p w:rsidR="001D1762" w:rsidRDefault="001D1762" w:rsidP="001D1762">
      <w:pPr>
        <w:pStyle w:val="code"/>
      </w:pPr>
      <w:r>
        <w:t>sai_packet_send_attr[1].value=</w:t>
      </w:r>
      <w:r w:rsidRPr="001D1762">
        <w:t xml:space="preserve"> </w:t>
      </w:r>
      <w:r>
        <w:t>queue_id; //queue_id is a queue element created via QoS SAI;</w:t>
      </w:r>
    </w:p>
    <w:p w:rsidR="001D1762" w:rsidRDefault="001D1762" w:rsidP="001D1762">
      <w:pPr>
        <w:pStyle w:val="code"/>
      </w:pPr>
    </w:p>
    <w:p w:rsidR="001D1762" w:rsidRDefault="001D1762" w:rsidP="001D1762">
      <w:pPr>
        <w:pStyle w:val="code"/>
      </w:pPr>
      <w:r>
        <w:t>sai_packet_send_attr[2].id= SAI_PACKET_TX_TYPE;</w:t>
      </w:r>
    </w:p>
    <w:p w:rsidR="001D1762" w:rsidRDefault="001D1762" w:rsidP="009D5EF6">
      <w:pPr>
        <w:pStyle w:val="code"/>
      </w:pPr>
      <w:r>
        <w:t>sai_packet_send_attr[2].value=</w:t>
      </w:r>
      <w:r w:rsidR="009D5EF6" w:rsidRPr="009D5EF6">
        <w:rPr>
          <w:rFonts w:ascii="Calibri" w:hAnsi="Calibri" w:cs="Calibri"/>
          <w:lang w:val="en"/>
        </w:rPr>
        <w:t xml:space="preserve"> </w:t>
      </w:r>
      <w:r w:rsidR="009D5EF6">
        <w:rPr>
          <w:rFonts w:ascii="Calibri" w:hAnsi="Calibri" w:cs="Calibri"/>
          <w:lang w:val="en"/>
        </w:rPr>
        <w:t>SAI_TX_TYPE_PIPELINE_BYPASS</w:t>
      </w:r>
      <w:r>
        <w:t xml:space="preserve">; </w:t>
      </w:r>
    </w:p>
    <w:p w:rsidR="001D1762" w:rsidRDefault="001D1762" w:rsidP="001D1762">
      <w:pPr>
        <w:pStyle w:val="code"/>
      </w:pPr>
    </w:p>
    <w:p w:rsidR="001D1762" w:rsidRDefault="001D1762" w:rsidP="001D1762">
      <w:pPr>
        <w:pStyle w:val="code"/>
      </w:pPr>
      <w:r>
        <w:lastRenderedPageBreak/>
        <w:t>sai_send</w:t>
      </w:r>
      <w:r w:rsidRPr="000409F3">
        <w:t>_</w:t>
      </w:r>
      <w:r>
        <w:t>hostif</w:t>
      </w:r>
      <w:r w:rsidRPr="000409F3">
        <w:t>_</w:t>
      </w:r>
      <w:r>
        <w:t>packet_</w:t>
      </w:r>
      <w:r w:rsidRPr="000409F3">
        <w:t>fn</w:t>
      </w:r>
      <w:r>
        <w:t>(</w:t>
      </w:r>
      <w:r w:rsidR="006A5ABB">
        <w:rPr>
          <w:lang w:bidi="he-IL"/>
        </w:rPr>
        <w:t>0</w:t>
      </w:r>
      <w:r>
        <w:rPr>
          <w:lang w:bidi="he-IL"/>
        </w:rPr>
        <w:t>,</w:t>
      </w:r>
      <w:r w:rsidR="002F7868">
        <w:rPr>
          <w:lang w:bidi="he-IL"/>
        </w:rPr>
        <w:t xml:space="preserve"> </w:t>
      </w:r>
      <w:r>
        <w:rPr>
          <w:lang w:bidi="he-IL"/>
        </w:rPr>
        <w:t>buffer,</w:t>
      </w:r>
      <w:r w:rsidRPr="001D1762">
        <w:t xml:space="preserve"> </w:t>
      </w:r>
      <w:r>
        <w:t>STP_FRAME_SIZE,</w:t>
      </w:r>
      <w:r w:rsidR="004B4784">
        <w:t xml:space="preserve"> </w:t>
      </w:r>
      <w:r>
        <w:t>3 ,sai_packet_send_attr);</w:t>
      </w:r>
    </w:p>
    <w:p w:rsidR="001D1762" w:rsidRDefault="001D1762" w:rsidP="001D1762">
      <w:pPr>
        <w:pStyle w:val="code"/>
      </w:pPr>
      <w:r>
        <w:t xml:space="preserve">    </w:t>
      </w:r>
    </w:p>
    <w:p w:rsidR="001D1762" w:rsidRDefault="001D1762" w:rsidP="001D1762">
      <w:pPr>
        <w:pStyle w:val="code"/>
      </w:pPr>
    </w:p>
    <w:p w:rsidR="00836388" w:rsidRPr="00836388" w:rsidRDefault="00836388" w:rsidP="00836388">
      <w:pPr>
        <w:pStyle w:val="Heading2"/>
      </w:pPr>
      <w:r>
        <w:t xml:space="preserve">Configuration example – trap via ACL  </w:t>
      </w:r>
    </w:p>
    <w:p w:rsidR="00836388" w:rsidRDefault="00836388" w:rsidP="00836388">
      <w:r>
        <w:t xml:space="preserve">In the below example we will configure a system running using ACL to trap packet to the CPU </w:t>
      </w:r>
    </w:p>
    <w:p w:rsidR="00D3462F" w:rsidRDefault="00836388" w:rsidP="00D3462F">
      <w:r>
        <w:t>The user channel will be set globally (</w:t>
      </w:r>
      <w:r w:rsidR="00D50C85">
        <w:t xml:space="preserve"> </w:t>
      </w:r>
      <w:r>
        <w:t>not per trap-id )  to OS net device</w:t>
      </w:r>
    </w:p>
    <w:p w:rsidR="00836388" w:rsidRDefault="00836388" w:rsidP="00836388">
      <w:pPr>
        <w:pStyle w:val="Heading3"/>
      </w:pPr>
      <w:r>
        <w:t xml:space="preserve">Step 1- configure the default user define trap id to use OS net device   </w:t>
      </w:r>
    </w:p>
    <w:p w:rsidR="00836388" w:rsidRDefault="00836388" w:rsidP="00836388">
      <w:pPr>
        <w:pStyle w:val="code"/>
      </w:pPr>
      <w:r>
        <w:t xml:space="preserve">    </w:t>
      </w:r>
      <w:r w:rsidRPr="008B00ED">
        <w:t>sai_hostif_</w:t>
      </w:r>
      <w:r>
        <w:t>user_defined_</w:t>
      </w:r>
      <w:r w:rsidRPr="008B00ED">
        <w:t>trap_attr_t</w:t>
      </w:r>
      <w:r w:rsidR="00D3462F">
        <w:t xml:space="preserve"> sai_trap_attr[1</w:t>
      </w:r>
      <w:r>
        <w:t>];</w:t>
      </w:r>
    </w:p>
    <w:p w:rsidR="00D3462F" w:rsidRDefault="00D3462F" w:rsidP="00836388">
      <w:pPr>
        <w:pStyle w:val="code"/>
      </w:pPr>
    </w:p>
    <w:p w:rsidR="00D3462F" w:rsidRDefault="00D3462F" w:rsidP="00D3462F">
      <w:pPr>
        <w:pStyle w:val="code"/>
      </w:pPr>
      <w:r>
        <w:t xml:space="preserve">    sai_trap_attr[0].id=SAI_HOSTIF_TRAP_ATTR_TRAP_CHANNEL;</w:t>
      </w:r>
    </w:p>
    <w:p w:rsidR="00D3462F" w:rsidRDefault="00D3462F" w:rsidP="00D3462F">
      <w:pPr>
        <w:pStyle w:val="code"/>
      </w:pPr>
      <w:r>
        <w:t xml:space="preserve">    sai_trap_attr[0].value=</w:t>
      </w:r>
      <w:r w:rsidRPr="0008516E">
        <w:t xml:space="preserve"> </w:t>
      </w:r>
      <w:r>
        <w:t>SAI_HOSTIF_TRAP_CHANNEL_NETDEV;</w:t>
      </w:r>
    </w:p>
    <w:p w:rsidR="00D3462F" w:rsidRDefault="00D3462F" w:rsidP="00D3462F"/>
    <w:p w:rsidR="00D3462F" w:rsidRDefault="00D3462F" w:rsidP="00836388">
      <w:pPr>
        <w:pStyle w:val="code"/>
      </w:pPr>
    </w:p>
    <w:p w:rsidR="00D3462F" w:rsidRDefault="00836388" w:rsidP="00D3462F">
      <w:pPr>
        <w:pStyle w:val="code"/>
      </w:pPr>
      <w:r w:rsidRPr="00D81C81">
        <w:rPr>
          <w:szCs w:val="18"/>
        </w:rPr>
        <w:t>sai_create_hostif_</w:t>
      </w:r>
      <w:r>
        <w:rPr>
          <w:szCs w:val="18"/>
        </w:rPr>
        <w:t>user_defined_</w:t>
      </w:r>
      <w:r w:rsidR="00D3462F">
        <w:rPr>
          <w:szCs w:val="18"/>
        </w:rPr>
        <w:t>trap_fn</w:t>
      </w:r>
      <w:r w:rsidRPr="00D81C81">
        <w:rPr>
          <w:szCs w:val="18"/>
        </w:rPr>
        <w:t>(</w:t>
      </w:r>
      <w:r w:rsidR="00D3462F">
        <w:t>SAI_HOSTIF_USER_DEFINED_TRAP_ID_DEFAULT,</w:t>
      </w:r>
    </w:p>
    <w:p w:rsidR="00836388" w:rsidRPr="00D81C81" w:rsidRDefault="00D3462F" w:rsidP="00D3462F">
      <w:pPr>
        <w:pStyle w:val="code"/>
        <w:rPr>
          <w:szCs w:val="18"/>
        </w:rPr>
      </w:pPr>
      <w:r>
        <w:t xml:space="preserve">                                       1,</w:t>
      </w:r>
      <w:r w:rsidRPr="00D3462F">
        <w:t xml:space="preserve"> </w:t>
      </w:r>
      <w:r>
        <w:t>sai_trap_attr);</w:t>
      </w:r>
    </w:p>
    <w:p w:rsidR="00D3462F" w:rsidRDefault="00836388" w:rsidP="00D3462F">
      <w:pPr>
        <w:pStyle w:val="Heading3"/>
      </w:pPr>
      <w:r w:rsidRPr="00D81C81">
        <w:rPr>
          <w:szCs w:val="18"/>
        </w:rPr>
        <w:t xml:space="preserve"> </w:t>
      </w:r>
      <w:r w:rsidR="00D3462F">
        <w:t xml:space="preserve">Step 2- ACL configuration  </w:t>
      </w:r>
    </w:p>
    <w:p w:rsidR="00722BE7" w:rsidRPr="00722BE7" w:rsidRDefault="00722BE7" w:rsidP="00722BE7"/>
    <w:p w:rsidR="00D50C85" w:rsidRDefault="00D50C85" w:rsidP="00D50C85">
      <w:pPr>
        <w:pStyle w:val="ListParagraph"/>
        <w:numPr>
          <w:ilvl w:val="0"/>
          <w:numId w:val="13"/>
        </w:numPr>
      </w:pPr>
      <w:r>
        <w:t xml:space="preserve">Create ACL table </w:t>
      </w:r>
    </w:p>
    <w:p w:rsidR="00D50C85" w:rsidRDefault="00D50C85" w:rsidP="00D50C85">
      <w:pPr>
        <w:pStyle w:val="ListParagraph"/>
        <w:numPr>
          <w:ilvl w:val="1"/>
          <w:numId w:val="13"/>
        </w:numPr>
      </w:pPr>
      <w:r>
        <w:t xml:space="preserve">Set ACL table priority attribute </w:t>
      </w:r>
    </w:p>
    <w:p w:rsidR="00D50C85" w:rsidRDefault="00D50C85" w:rsidP="00D50C85">
      <w:pPr>
        <w:pStyle w:val="ListParagraph"/>
        <w:numPr>
          <w:ilvl w:val="0"/>
          <w:numId w:val="13"/>
        </w:numPr>
      </w:pPr>
      <w:r>
        <w:t>Create an ACL</w:t>
      </w:r>
      <w:r w:rsidR="00722BE7">
        <w:t xml:space="preserve"> entry </w:t>
      </w:r>
      <w:r>
        <w:t xml:space="preserve"> </w:t>
      </w:r>
    </w:p>
    <w:p w:rsidR="00722BE7" w:rsidRDefault="00722BE7" w:rsidP="00722BE7">
      <w:pPr>
        <w:pStyle w:val="ListParagraph"/>
        <w:numPr>
          <w:ilvl w:val="1"/>
          <w:numId w:val="13"/>
        </w:numPr>
      </w:pPr>
      <w:r>
        <w:t xml:space="preserve">Set ACL entry match fields </w:t>
      </w:r>
    </w:p>
    <w:p w:rsidR="00D50C85" w:rsidRDefault="00722BE7" w:rsidP="00722BE7">
      <w:pPr>
        <w:pStyle w:val="ListParagraph"/>
        <w:numPr>
          <w:ilvl w:val="1"/>
          <w:numId w:val="13"/>
        </w:numPr>
      </w:pPr>
      <w:r>
        <w:t xml:space="preserve">Set ACL entry priority </w:t>
      </w:r>
    </w:p>
    <w:p w:rsidR="00D50C85" w:rsidRDefault="00D50C85" w:rsidP="00722BE7">
      <w:pPr>
        <w:pStyle w:val="ListParagraph"/>
        <w:numPr>
          <w:ilvl w:val="2"/>
          <w:numId w:val="13"/>
        </w:numPr>
      </w:pPr>
      <w:r>
        <w:t xml:space="preserve">Set </w:t>
      </w:r>
      <w:r w:rsidR="00722BE7">
        <w:t xml:space="preserve">ACL entry action fields </w:t>
      </w:r>
      <w:r>
        <w:t xml:space="preserve"> </w:t>
      </w:r>
    </w:p>
    <w:p w:rsidR="00D50C85" w:rsidRPr="00722BE7" w:rsidRDefault="00722BE7" w:rsidP="00722BE7">
      <w:pPr>
        <w:pStyle w:val="ListParagraph"/>
        <w:numPr>
          <w:ilvl w:val="3"/>
          <w:numId w:val="13"/>
        </w:numPr>
      </w:pPr>
      <w:r>
        <w:rPr>
          <w:rFonts w:ascii="Consolas" w:hAnsi="Consolas" w:cs="Consolas"/>
          <w:color w:val="333333"/>
          <w:sz w:val="18"/>
          <w:szCs w:val="18"/>
          <w:shd w:val="clear" w:color="auto" w:fill="FFFFFF"/>
        </w:rPr>
        <w:t xml:space="preserve">SAI_ACL_ENTRY_ATTR_ACTION_TRAP_TO_CPU to true </w:t>
      </w:r>
    </w:p>
    <w:p w:rsidR="00722BE7" w:rsidRPr="00722BE7" w:rsidRDefault="00722BE7" w:rsidP="00722BE7">
      <w:pPr>
        <w:pStyle w:val="ListParagraph"/>
        <w:numPr>
          <w:ilvl w:val="3"/>
          <w:numId w:val="13"/>
        </w:numPr>
      </w:pPr>
      <w:r w:rsidRPr="00722BE7">
        <w:rPr>
          <w:rFonts w:ascii="Consolas" w:eastAsia="Times New Roman" w:hAnsi="Consolas" w:cs="Consolas"/>
          <w:color w:val="333333"/>
          <w:sz w:val="18"/>
          <w:szCs w:val="18"/>
          <w:lang w:bidi="he-IL"/>
        </w:rPr>
        <w:t>SAI_ACL_ENTRY_ATTR_ACTION_SET_POLICER</w:t>
      </w:r>
      <w:r>
        <w:rPr>
          <w:rFonts w:ascii="Consolas" w:eastAsia="Times New Roman" w:hAnsi="Consolas" w:cs="Consolas"/>
          <w:color w:val="333333"/>
          <w:sz w:val="18"/>
          <w:szCs w:val="18"/>
          <w:lang w:bidi="he-IL"/>
        </w:rPr>
        <w:t xml:space="preserve"> with pre define policer </w:t>
      </w:r>
    </w:p>
    <w:p w:rsidR="00722BE7" w:rsidRPr="00722BE7" w:rsidRDefault="00722BE7" w:rsidP="00722BE7">
      <w:pPr>
        <w:pStyle w:val="ListParagraph"/>
        <w:numPr>
          <w:ilvl w:val="3"/>
          <w:numId w:val="13"/>
        </w:numPr>
      </w:pPr>
      <w:r w:rsidRPr="00722BE7">
        <w:rPr>
          <w:rFonts w:ascii="Consolas" w:eastAsia="Times New Roman" w:hAnsi="Consolas" w:cs="Consolas"/>
          <w:color w:val="333333"/>
          <w:sz w:val="18"/>
          <w:szCs w:val="18"/>
          <w:lang w:bidi="he-IL"/>
        </w:rPr>
        <w:t>SAI_ACL_ENTRY_ATTR_ACTION_SET_COS</w:t>
      </w:r>
      <w:r>
        <w:rPr>
          <w:rFonts w:ascii="Consolas" w:eastAsia="Times New Roman" w:hAnsi="Consolas" w:cs="Consolas"/>
          <w:color w:val="333333"/>
          <w:sz w:val="18"/>
          <w:szCs w:val="18"/>
          <w:lang w:bidi="he-IL"/>
        </w:rPr>
        <w:t xml:space="preserve"> with pre define traffic class </w:t>
      </w:r>
    </w:p>
    <w:p w:rsidR="00722BE7" w:rsidRPr="00722BE7" w:rsidRDefault="00722BE7" w:rsidP="00722BE7">
      <w:pPr>
        <w:pStyle w:val="ListParagraph"/>
        <w:numPr>
          <w:ilvl w:val="1"/>
          <w:numId w:val="13"/>
        </w:numPr>
      </w:pPr>
      <w:r>
        <w:t xml:space="preserve">Bing  ACL entry to a ACL table </w:t>
      </w:r>
    </w:p>
    <w:sectPr w:rsidR="00722BE7" w:rsidRPr="00722BE7" w:rsidSect="002D4814">
      <w:footerReference w:type="default" r:id="rId1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75B7" w:rsidRDefault="00EC75B7" w:rsidP="002A5AF4">
      <w:pPr>
        <w:spacing w:after="0" w:line="240" w:lineRule="auto"/>
      </w:pPr>
      <w:r>
        <w:separator/>
      </w:r>
    </w:p>
  </w:endnote>
  <w:endnote w:type="continuationSeparator" w:id="0">
    <w:p w:rsidR="00EC75B7" w:rsidRDefault="00EC75B7" w:rsidP="002A5AF4">
      <w:pPr>
        <w:spacing w:after="0" w:line="240" w:lineRule="auto"/>
      </w:pPr>
      <w:r>
        <w:continuationSeparator/>
      </w:r>
    </w:p>
  </w:endnote>
  <w:endnote w:type="continuationNotice" w:id="1">
    <w:p w:rsidR="00EC75B7" w:rsidRDefault="00EC75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Malgun Gothic">
    <w:panose1 w:val="020B0503020000020004"/>
    <w:charset w:val="81"/>
    <w:family w:val="swiss"/>
    <w:pitch w:val="variable"/>
    <w:sig w:usb0="900002AF" w:usb1="09D77CFB" w:usb2="00000012" w:usb3="00000000" w:csb0="00080001" w:csb1="00000000"/>
  </w:font>
  <w:font w:name="Lucida Grand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BFF" w:rsidRDefault="001E7BFF">
    <w:pPr>
      <w:pStyle w:val="Footer"/>
    </w:pPr>
  </w:p>
  <w:p w:rsidR="001E7BFF" w:rsidRDefault="001E7BF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0249620"/>
      <w:docPartObj>
        <w:docPartGallery w:val="Page Numbers (Bottom of Page)"/>
        <w:docPartUnique/>
      </w:docPartObj>
    </w:sdtPr>
    <w:sdtEndPr>
      <w:rPr>
        <w:noProof/>
      </w:rPr>
    </w:sdtEndPr>
    <w:sdtContent>
      <w:p w:rsidR="001E7BFF" w:rsidRDefault="001E7BFF">
        <w:pPr>
          <w:pStyle w:val="Footer"/>
        </w:pPr>
        <w:r>
          <w:t xml:space="preserve">Page | </w:t>
        </w:r>
        <w:r>
          <w:fldChar w:fldCharType="begin"/>
        </w:r>
        <w:r>
          <w:instrText xml:space="preserve"> PAGE   \* MERGEFORMAT </w:instrText>
        </w:r>
        <w:r>
          <w:fldChar w:fldCharType="separate"/>
        </w:r>
        <w:r w:rsidR="002129F1">
          <w:rPr>
            <w:noProof/>
          </w:rPr>
          <w:t>i</w:t>
        </w:r>
        <w:r>
          <w:rPr>
            <w:noProof/>
          </w:rPr>
          <w:fldChar w:fldCharType="end"/>
        </w:r>
      </w:p>
    </w:sdtContent>
  </w:sdt>
  <w:p w:rsidR="001E7BFF" w:rsidRDefault="001E7BF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BFF" w:rsidRDefault="001E7BFF">
    <w:pPr>
      <w:pStyle w:val="Footer"/>
      <w:jc w:val="center"/>
    </w:pPr>
  </w:p>
  <w:p w:rsidR="001E7BFF" w:rsidRDefault="001E7BF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968342"/>
      <w:docPartObj>
        <w:docPartGallery w:val="Page Numbers (Bottom of Page)"/>
        <w:docPartUnique/>
      </w:docPartObj>
    </w:sdtPr>
    <w:sdtEndPr>
      <w:rPr>
        <w:noProof/>
      </w:rPr>
    </w:sdtEndPr>
    <w:sdtContent>
      <w:p w:rsidR="001E7BFF" w:rsidRDefault="001E7BFF">
        <w:pPr>
          <w:pStyle w:val="Footer"/>
        </w:pPr>
        <w:r>
          <w:t xml:space="preserve">Page | </w:t>
        </w:r>
        <w:r>
          <w:fldChar w:fldCharType="begin"/>
        </w:r>
        <w:r>
          <w:instrText xml:space="preserve"> PAGE   \* MERGEFORMAT </w:instrText>
        </w:r>
        <w:r>
          <w:fldChar w:fldCharType="separate"/>
        </w:r>
        <w:r w:rsidR="00EC1C94">
          <w:rPr>
            <w:noProof/>
          </w:rPr>
          <w:t>23</w:t>
        </w:r>
        <w:r>
          <w:rPr>
            <w:noProof/>
          </w:rPr>
          <w:fldChar w:fldCharType="end"/>
        </w:r>
      </w:p>
    </w:sdtContent>
  </w:sdt>
  <w:p w:rsidR="001E7BFF" w:rsidRDefault="001E7B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75B7" w:rsidRDefault="00EC75B7" w:rsidP="002A5AF4">
      <w:pPr>
        <w:spacing w:after="0" w:line="240" w:lineRule="auto"/>
      </w:pPr>
      <w:r>
        <w:separator/>
      </w:r>
    </w:p>
  </w:footnote>
  <w:footnote w:type="continuationSeparator" w:id="0">
    <w:p w:rsidR="00EC75B7" w:rsidRDefault="00EC75B7" w:rsidP="002A5AF4">
      <w:pPr>
        <w:spacing w:after="0" w:line="240" w:lineRule="auto"/>
      </w:pPr>
      <w:r>
        <w:continuationSeparator/>
      </w:r>
    </w:p>
  </w:footnote>
  <w:footnote w:type="continuationNotice" w:id="1">
    <w:p w:rsidR="00EC75B7" w:rsidRDefault="00EC75B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692265"/>
      <w:docPartObj>
        <w:docPartGallery w:val="Page Numbers (Top of Page)"/>
        <w:docPartUnique/>
      </w:docPartObj>
    </w:sdtPr>
    <w:sdtEndPr>
      <w:rPr>
        <w:noProof/>
      </w:rPr>
    </w:sdtEndPr>
    <w:sdtContent>
      <w:p w:rsidR="001E7BFF" w:rsidRDefault="001E7BFF">
        <w:pPr>
          <w:pStyle w:val="Header"/>
          <w:jc w:val="center"/>
        </w:pPr>
      </w:p>
    </w:sdtContent>
  </w:sdt>
  <w:p w:rsidR="001E7BFF" w:rsidRDefault="001E7BF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125EA1"/>
    <w:multiLevelType w:val="hybridMultilevel"/>
    <w:tmpl w:val="3E0EF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82C79"/>
    <w:multiLevelType w:val="hybridMultilevel"/>
    <w:tmpl w:val="0A746400"/>
    <w:lvl w:ilvl="0" w:tplc="66D45B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3D6701A"/>
    <w:multiLevelType w:val="hybridMultilevel"/>
    <w:tmpl w:val="A93AAA2C"/>
    <w:lvl w:ilvl="0" w:tplc="FE2095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943E4"/>
    <w:multiLevelType w:val="multilevel"/>
    <w:tmpl w:val="683AF18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EE53EBA"/>
    <w:multiLevelType w:val="hybridMultilevel"/>
    <w:tmpl w:val="BFBC3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D93A84"/>
    <w:multiLevelType w:val="hybridMultilevel"/>
    <w:tmpl w:val="FB66445C"/>
    <w:lvl w:ilvl="0" w:tplc="43FA2D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F42D01"/>
    <w:multiLevelType w:val="hybridMultilevel"/>
    <w:tmpl w:val="35963624"/>
    <w:lvl w:ilvl="0" w:tplc="7876BB34">
      <w:numFmt w:val="bullet"/>
      <w:lvlText w:val="-"/>
      <w:lvlJc w:val="left"/>
      <w:pPr>
        <w:ind w:left="720" w:hanging="360"/>
      </w:pPr>
      <w:rPr>
        <w:rFonts w:ascii="Consolas" w:eastAsia="SimSun"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CE0384"/>
    <w:multiLevelType w:val="hybridMultilevel"/>
    <w:tmpl w:val="21589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F85A8A"/>
    <w:multiLevelType w:val="hybridMultilevel"/>
    <w:tmpl w:val="D2468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BF5B0B"/>
    <w:multiLevelType w:val="hybridMultilevel"/>
    <w:tmpl w:val="AF78430C"/>
    <w:lvl w:ilvl="0" w:tplc="1A7EC8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A75052"/>
    <w:multiLevelType w:val="hybridMultilevel"/>
    <w:tmpl w:val="5CD28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BD0ADC"/>
    <w:multiLevelType w:val="hybridMultilevel"/>
    <w:tmpl w:val="B3043874"/>
    <w:lvl w:ilvl="0" w:tplc="0368F01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1"/>
  </w:num>
  <w:num w:numId="5">
    <w:abstractNumId w:val="9"/>
  </w:num>
  <w:num w:numId="6">
    <w:abstractNumId w:val="11"/>
  </w:num>
  <w:num w:numId="7">
    <w:abstractNumId w:val="4"/>
  </w:num>
  <w:num w:numId="8">
    <w:abstractNumId w:val="3"/>
  </w:num>
  <w:num w:numId="9">
    <w:abstractNumId w:val="3"/>
  </w:num>
  <w:num w:numId="10">
    <w:abstractNumId w:val="7"/>
  </w:num>
  <w:num w:numId="11">
    <w:abstractNumId w:val="0"/>
  </w:num>
  <w:num w:numId="12">
    <w:abstractNumId w:val="6"/>
  </w:num>
  <w:num w:numId="13">
    <w:abstractNumId w:val="10"/>
  </w:num>
  <w:num w:numId="14">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y Kadosh">
    <w15:presenceInfo w15:providerId="AD" w15:userId="S-1-5-21-1747328069-958538546-6498272-11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7DA"/>
    <w:rsid w:val="0000281E"/>
    <w:rsid w:val="0000640E"/>
    <w:rsid w:val="0000715E"/>
    <w:rsid w:val="00010687"/>
    <w:rsid w:val="00011C47"/>
    <w:rsid w:val="00012581"/>
    <w:rsid w:val="00012834"/>
    <w:rsid w:val="00013291"/>
    <w:rsid w:val="0001440A"/>
    <w:rsid w:val="000145C3"/>
    <w:rsid w:val="000167D8"/>
    <w:rsid w:val="0001746A"/>
    <w:rsid w:val="00023C94"/>
    <w:rsid w:val="000259C9"/>
    <w:rsid w:val="00027AF4"/>
    <w:rsid w:val="00035AE6"/>
    <w:rsid w:val="0004252D"/>
    <w:rsid w:val="00042AFE"/>
    <w:rsid w:val="00046105"/>
    <w:rsid w:val="00054F66"/>
    <w:rsid w:val="00056D6A"/>
    <w:rsid w:val="00061B63"/>
    <w:rsid w:val="000732C0"/>
    <w:rsid w:val="000809AC"/>
    <w:rsid w:val="00082908"/>
    <w:rsid w:val="000839CF"/>
    <w:rsid w:val="0008516E"/>
    <w:rsid w:val="00095BC3"/>
    <w:rsid w:val="000A20C1"/>
    <w:rsid w:val="000A3292"/>
    <w:rsid w:val="000A48EB"/>
    <w:rsid w:val="000A52D4"/>
    <w:rsid w:val="000A5A6A"/>
    <w:rsid w:val="000B3607"/>
    <w:rsid w:val="000B49BD"/>
    <w:rsid w:val="000C1D9A"/>
    <w:rsid w:val="000C4B00"/>
    <w:rsid w:val="000C5A34"/>
    <w:rsid w:val="000C7E13"/>
    <w:rsid w:val="000D0A51"/>
    <w:rsid w:val="000E0CC6"/>
    <w:rsid w:val="000E234F"/>
    <w:rsid w:val="000E3AAD"/>
    <w:rsid w:val="000F118A"/>
    <w:rsid w:val="000F1A69"/>
    <w:rsid w:val="000F222C"/>
    <w:rsid w:val="000F5CAB"/>
    <w:rsid w:val="000F6AE4"/>
    <w:rsid w:val="000F6F7D"/>
    <w:rsid w:val="00102079"/>
    <w:rsid w:val="00102407"/>
    <w:rsid w:val="00104A3B"/>
    <w:rsid w:val="001103AF"/>
    <w:rsid w:val="00115A80"/>
    <w:rsid w:val="001207A6"/>
    <w:rsid w:val="001233EF"/>
    <w:rsid w:val="0012588B"/>
    <w:rsid w:val="0012748F"/>
    <w:rsid w:val="00134454"/>
    <w:rsid w:val="00135AC2"/>
    <w:rsid w:val="0014005E"/>
    <w:rsid w:val="001401F0"/>
    <w:rsid w:val="00140F58"/>
    <w:rsid w:val="00141DD7"/>
    <w:rsid w:val="001421F1"/>
    <w:rsid w:val="00142641"/>
    <w:rsid w:val="001430C6"/>
    <w:rsid w:val="00147B45"/>
    <w:rsid w:val="0015130B"/>
    <w:rsid w:val="001603CA"/>
    <w:rsid w:val="0016201C"/>
    <w:rsid w:val="0016463F"/>
    <w:rsid w:val="001647BD"/>
    <w:rsid w:val="001649DF"/>
    <w:rsid w:val="00170894"/>
    <w:rsid w:val="00170B45"/>
    <w:rsid w:val="0017166F"/>
    <w:rsid w:val="001731E9"/>
    <w:rsid w:val="0017349F"/>
    <w:rsid w:val="0017537F"/>
    <w:rsid w:val="00180658"/>
    <w:rsid w:val="00185F4C"/>
    <w:rsid w:val="00185FAE"/>
    <w:rsid w:val="00192BAB"/>
    <w:rsid w:val="0019478F"/>
    <w:rsid w:val="001A17DD"/>
    <w:rsid w:val="001A1FBD"/>
    <w:rsid w:val="001A2F5C"/>
    <w:rsid w:val="001A369A"/>
    <w:rsid w:val="001A474C"/>
    <w:rsid w:val="001B0BE8"/>
    <w:rsid w:val="001B132A"/>
    <w:rsid w:val="001B561D"/>
    <w:rsid w:val="001B5B89"/>
    <w:rsid w:val="001B7F35"/>
    <w:rsid w:val="001C046D"/>
    <w:rsid w:val="001C7B30"/>
    <w:rsid w:val="001D1762"/>
    <w:rsid w:val="001D6D85"/>
    <w:rsid w:val="001E3C10"/>
    <w:rsid w:val="001E7BFF"/>
    <w:rsid w:val="001F05FE"/>
    <w:rsid w:val="001F3E03"/>
    <w:rsid w:val="001F5A51"/>
    <w:rsid w:val="00202414"/>
    <w:rsid w:val="00203415"/>
    <w:rsid w:val="00206DB7"/>
    <w:rsid w:val="00211CBE"/>
    <w:rsid w:val="002129F1"/>
    <w:rsid w:val="002132EC"/>
    <w:rsid w:val="002147EC"/>
    <w:rsid w:val="00214A9A"/>
    <w:rsid w:val="002154E6"/>
    <w:rsid w:val="00223E40"/>
    <w:rsid w:val="0022609B"/>
    <w:rsid w:val="00226B5B"/>
    <w:rsid w:val="00227AE9"/>
    <w:rsid w:val="00234050"/>
    <w:rsid w:val="0023490C"/>
    <w:rsid w:val="002440FD"/>
    <w:rsid w:val="00244200"/>
    <w:rsid w:val="00251273"/>
    <w:rsid w:val="002556D7"/>
    <w:rsid w:val="002600F7"/>
    <w:rsid w:val="00261968"/>
    <w:rsid w:val="00262EEA"/>
    <w:rsid w:val="00263C99"/>
    <w:rsid w:val="00264672"/>
    <w:rsid w:val="00266C60"/>
    <w:rsid w:val="002675B4"/>
    <w:rsid w:val="0026799E"/>
    <w:rsid w:val="00270729"/>
    <w:rsid w:val="00271CED"/>
    <w:rsid w:val="002769CA"/>
    <w:rsid w:val="00287260"/>
    <w:rsid w:val="00292F50"/>
    <w:rsid w:val="00293A9C"/>
    <w:rsid w:val="0029565A"/>
    <w:rsid w:val="00295A14"/>
    <w:rsid w:val="00297F7D"/>
    <w:rsid w:val="002A0D5C"/>
    <w:rsid w:val="002A19D4"/>
    <w:rsid w:val="002A52B1"/>
    <w:rsid w:val="002A5AF4"/>
    <w:rsid w:val="002A5D5E"/>
    <w:rsid w:val="002A6C3F"/>
    <w:rsid w:val="002B02FD"/>
    <w:rsid w:val="002B09BC"/>
    <w:rsid w:val="002B2C13"/>
    <w:rsid w:val="002B3E66"/>
    <w:rsid w:val="002B7044"/>
    <w:rsid w:val="002C1003"/>
    <w:rsid w:val="002C1B8C"/>
    <w:rsid w:val="002C341A"/>
    <w:rsid w:val="002C4A6F"/>
    <w:rsid w:val="002C4C0A"/>
    <w:rsid w:val="002C6325"/>
    <w:rsid w:val="002C7C05"/>
    <w:rsid w:val="002D39BF"/>
    <w:rsid w:val="002D4814"/>
    <w:rsid w:val="002E0A6A"/>
    <w:rsid w:val="002E150E"/>
    <w:rsid w:val="002E2318"/>
    <w:rsid w:val="002E2BE6"/>
    <w:rsid w:val="002E3107"/>
    <w:rsid w:val="002E443F"/>
    <w:rsid w:val="002E65E0"/>
    <w:rsid w:val="002E7573"/>
    <w:rsid w:val="002F0043"/>
    <w:rsid w:val="002F22C5"/>
    <w:rsid w:val="002F2D89"/>
    <w:rsid w:val="002F4F58"/>
    <w:rsid w:val="002F7868"/>
    <w:rsid w:val="002F7B16"/>
    <w:rsid w:val="00301E84"/>
    <w:rsid w:val="00322FFA"/>
    <w:rsid w:val="00326DE0"/>
    <w:rsid w:val="00334DD0"/>
    <w:rsid w:val="003368CB"/>
    <w:rsid w:val="00337DDB"/>
    <w:rsid w:val="0034015D"/>
    <w:rsid w:val="0034360D"/>
    <w:rsid w:val="0034513C"/>
    <w:rsid w:val="00347093"/>
    <w:rsid w:val="00354B73"/>
    <w:rsid w:val="00354F69"/>
    <w:rsid w:val="00357081"/>
    <w:rsid w:val="00357477"/>
    <w:rsid w:val="00365B13"/>
    <w:rsid w:val="003703DD"/>
    <w:rsid w:val="00370E0A"/>
    <w:rsid w:val="00371CCB"/>
    <w:rsid w:val="00371F06"/>
    <w:rsid w:val="00375D92"/>
    <w:rsid w:val="0037654B"/>
    <w:rsid w:val="00376F9A"/>
    <w:rsid w:val="00381A9F"/>
    <w:rsid w:val="00382EE9"/>
    <w:rsid w:val="00382F58"/>
    <w:rsid w:val="0038395F"/>
    <w:rsid w:val="00384480"/>
    <w:rsid w:val="003938E6"/>
    <w:rsid w:val="0039428F"/>
    <w:rsid w:val="003956B8"/>
    <w:rsid w:val="003A0064"/>
    <w:rsid w:val="003A00C1"/>
    <w:rsid w:val="003A1235"/>
    <w:rsid w:val="003A1A14"/>
    <w:rsid w:val="003A29CA"/>
    <w:rsid w:val="003A4572"/>
    <w:rsid w:val="003B242E"/>
    <w:rsid w:val="003B4642"/>
    <w:rsid w:val="003C3BBB"/>
    <w:rsid w:val="003C4B3E"/>
    <w:rsid w:val="003C4BC1"/>
    <w:rsid w:val="003C5339"/>
    <w:rsid w:val="003C63AB"/>
    <w:rsid w:val="003C7391"/>
    <w:rsid w:val="003D2592"/>
    <w:rsid w:val="003D3ACE"/>
    <w:rsid w:val="003D49AA"/>
    <w:rsid w:val="003D500E"/>
    <w:rsid w:val="003E0791"/>
    <w:rsid w:val="003E0E64"/>
    <w:rsid w:val="003E5895"/>
    <w:rsid w:val="003E5A96"/>
    <w:rsid w:val="003E6F70"/>
    <w:rsid w:val="003F09DB"/>
    <w:rsid w:val="003F3195"/>
    <w:rsid w:val="003F5E90"/>
    <w:rsid w:val="003F676A"/>
    <w:rsid w:val="003F7FE6"/>
    <w:rsid w:val="00410817"/>
    <w:rsid w:val="004120BA"/>
    <w:rsid w:val="00412667"/>
    <w:rsid w:val="004170D3"/>
    <w:rsid w:val="004206CD"/>
    <w:rsid w:val="0042171E"/>
    <w:rsid w:val="004234AF"/>
    <w:rsid w:val="0042387E"/>
    <w:rsid w:val="00424077"/>
    <w:rsid w:val="004269A5"/>
    <w:rsid w:val="00430FCD"/>
    <w:rsid w:val="00436951"/>
    <w:rsid w:val="00436AEC"/>
    <w:rsid w:val="0043700C"/>
    <w:rsid w:val="0043732B"/>
    <w:rsid w:val="00441101"/>
    <w:rsid w:val="004415F1"/>
    <w:rsid w:val="0044186B"/>
    <w:rsid w:val="0045649B"/>
    <w:rsid w:val="004602F3"/>
    <w:rsid w:val="00460724"/>
    <w:rsid w:val="004615C0"/>
    <w:rsid w:val="00465AD7"/>
    <w:rsid w:val="00470DEE"/>
    <w:rsid w:val="00470F7E"/>
    <w:rsid w:val="00471168"/>
    <w:rsid w:val="004714ED"/>
    <w:rsid w:val="00472FA1"/>
    <w:rsid w:val="00474577"/>
    <w:rsid w:val="0047463E"/>
    <w:rsid w:val="00475ACD"/>
    <w:rsid w:val="00477669"/>
    <w:rsid w:val="00477A1F"/>
    <w:rsid w:val="00482C92"/>
    <w:rsid w:val="00483660"/>
    <w:rsid w:val="004912B8"/>
    <w:rsid w:val="00493AC6"/>
    <w:rsid w:val="00494B3E"/>
    <w:rsid w:val="00497137"/>
    <w:rsid w:val="004A1ED5"/>
    <w:rsid w:val="004A21B1"/>
    <w:rsid w:val="004A382D"/>
    <w:rsid w:val="004A7544"/>
    <w:rsid w:val="004B2C1C"/>
    <w:rsid w:val="004B4784"/>
    <w:rsid w:val="004B4AED"/>
    <w:rsid w:val="004B6769"/>
    <w:rsid w:val="004C2268"/>
    <w:rsid w:val="004C2E1C"/>
    <w:rsid w:val="004C3AAE"/>
    <w:rsid w:val="004C71EF"/>
    <w:rsid w:val="004D1859"/>
    <w:rsid w:val="004D324F"/>
    <w:rsid w:val="004D40E9"/>
    <w:rsid w:val="004D615D"/>
    <w:rsid w:val="004D6B87"/>
    <w:rsid w:val="004D74A4"/>
    <w:rsid w:val="004D74D0"/>
    <w:rsid w:val="004E03D7"/>
    <w:rsid w:val="004E0A7F"/>
    <w:rsid w:val="004E5A0C"/>
    <w:rsid w:val="004F1957"/>
    <w:rsid w:val="004F28A8"/>
    <w:rsid w:val="004F7E6E"/>
    <w:rsid w:val="00500A10"/>
    <w:rsid w:val="00500F35"/>
    <w:rsid w:val="00510B88"/>
    <w:rsid w:val="00510BA0"/>
    <w:rsid w:val="0052143F"/>
    <w:rsid w:val="005224FF"/>
    <w:rsid w:val="00523296"/>
    <w:rsid w:val="00524775"/>
    <w:rsid w:val="00526DAC"/>
    <w:rsid w:val="00526EC4"/>
    <w:rsid w:val="0053010E"/>
    <w:rsid w:val="00535B77"/>
    <w:rsid w:val="00535E56"/>
    <w:rsid w:val="00537778"/>
    <w:rsid w:val="00537E55"/>
    <w:rsid w:val="00541D9F"/>
    <w:rsid w:val="00545EDE"/>
    <w:rsid w:val="00553DAE"/>
    <w:rsid w:val="00554C78"/>
    <w:rsid w:val="00557CE8"/>
    <w:rsid w:val="00561262"/>
    <w:rsid w:val="00564263"/>
    <w:rsid w:val="005665A3"/>
    <w:rsid w:val="00570191"/>
    <w:rsid w:val="005760EB"/>
    <w:rsid w:val="005802F0"/>
    <w:rsid w:val="0058057F"/>
    <w:rsid w:val="00584D5D"/>
    <w:rsid w:val="00591D11"/>
    <w:rsid w:val="005926E5"/>
    <w:rsid w:val="005A0627"/>
    <w:rsid w:val="005A144D"/>
    <w:rsid w:val="005A5F6C"/>
    <w:rsid w:val="005A7B9E"/>
    <w:rsid w:val="005B353C"/>
    <w:rsid w:val="005B3846"/>
    <w:rsid w:val="005B3F15"/>
    <w:rsid w:val="005B4F59"/>
    <w:rsid w:val="005C137B"/>
    <w:rsid w:val="005C43D2"/>
    <w:rsid w:val="005C496A"/>
    <w:rsid w:val="005C6222"/>
    <w:rsid w:val="005C7018"/>
    <w:rsid w:val="005C73D6"/>
    <w:rsid w:val="005D20EC"/>
    <w:rsid w:val="005D2A50"/>
    <w:rsid w:val="005D73D4"/>
    <w:rsid w:val="005E0A34"/>
    <w:rsid w:val="005E28BA"/>
    <w:rsid w:val="005E6242"/>
    <w:rsid w:val="005E68CF"/>
    <w:rsid w:val="005F3EFE"/>
    <w:rsid w:val="005F5714"/>
    <w:rsid w:val="005F7A67"/>
    <w:rsid w:val="0060195C"/>
    <w:rsid w:val="006025AA"/>
    <w:rsid w:val="0060602C"/>
    <w:rsid w:val="00613CB8"/>
    <w:rsid w:val="00621C04"/>
    <w:rsid w:val="00624D7B"/>
    <w:rsid w:val="006261C3"/>
    <w:rsid w:val="006307B8"/>
    <w:rsid w:val="00632104"/>
    <w:rsid w:val="006328D6"/>
    <w:rsid w:val="006333D8"/>
    <w:rsid w:val="00635904"/>
    <w:rsid w:val="006371F3"/>
    <w:rsid w:val="00646FCC"/>
    <w:rsid w:val="00651FBF"/>
    <w:rsid w:val="00654148"/>
    <w:rsid w:val="0066216B"/>
    <w:rsid w:val="0066254F"/>
    <w:rsid w:val="00673A50"/>
    <w:rsid w:val="00676EA5"/>
    <w:rsid w:val="00677313"/>
    <w:rsid w:val="006779E3"/>
    <w:rsid w:val="00681424"/>
    <w:rsid w:val="0068199B"/>
    <w:rsid w:val="00690BFC"/>
    <w:rsid w:val="006A41F0"/>
    <w:rsid w:val="006A5ABB"/>
    <w:rsid w:val="006B0EB2"/>
    <w:rsid w:val="006B3679"/>
    <w:rsid w:val="006C309C"/>
    <w:rsid w:val="006C412E"/>
    <w:rsid w:val="006E0FE9"/>
    <w:rsid w:val="006E32B0"/>
    <w:rsid w:val="006E35FE"/>
    <w:rsid w:val="006E4873"/>
    <w:rsid w:val="006E54DC"/>
    <w:rsid w:val="006E5D9F"/>
    <w:rsid w:val="006E5FBA"/>
    <w:rsid w:val="006E6021"/>
    <w:rsid w:val="006E68A9"/>
    <w:rsid w:val="006F0433"/>
    <w:rsid w:val="006F17D2"/>
    <w:rsid w:val="006F2E84"/>
    <w:rsid w:val="006F3334"/>
    <w:rsid w:val="006F431A"/>
    <w:rsid w:val="006F4488"/>
    <w:rsid w:val="006F6817"/>
    <w:rsid w:val="006F6CBA"/>
    <w:rsid w:val="00706154"/>
    <w:rsid w:val="00706E76"/>
    <w:rsid w:val="00710DD6"/>
    <w:rsid w:val="00712B51"/>
    <w:rsid w:val="00713876"/>
    <w:rsid w:val="00714A92"/>
    <w:rsid w:val="0071661F"/>
    <w:rsid w:val="007216BC"/>
    <w:rsid w:val="00722BE7"/>
    <w:rsid w:val="00724060"/>
    <w:rsid w:val="00724957"/>
    <w:rsid w:val="007258E7"/>
    <w:rsid w:val="00730B34"/>
    <w:rsid w:val="007362D8"/>
    <w:rsid w:val="00737ACC"/>
    <w:rsid w:val="00744A03"/>
    <w:rsid w:val="00744BD3"/>
    <w:rsid w:val="00745121"/>
    <w:rsid w:val="00747C40"/>
    <w:rsid w:val="00763EC5"/>
    <w:rsid w:val="007744C4"/>
    <w:rsid w:val="00775619"/>
    <w:rsid w:val="00775D65"/>
    <w:rsid w:val="00776382"/>
    <w:rsid w:val="0077718C"/>
    <w:rsid w:val="00777D93"/>
    <w:rsid w:val="00780417"/>
    <w:rsid w:val="00782004"/>
    <w:rsid w:val="0078622B"/>
    <w:rsid w:val="007870D9"/>
    <w:rsid w:val="00787239"/>
    <w:rsid w:val="007910BF"/>
    <w:rsid w:val="00791574"/>
    <w:rsid w:val="0079353A"/>
    <w:rsid w:val="007951B8"/>
    <w:rsid w:val="007967DA"/>
    <w:rsid w:val="00796B79"/>
    <w:rsid w:val="007A4189"/>
    <w:rsid w:val="007A4825"/>
    <w:rsid w:val="007B050C"/>
    <w:rsid w:val="007B13A9"/>
    <w:rsid w:val="007B7C3E"/>
    <w:rsid w:val="007C17C6"/>
    <w:rsid w:val="007C37CE"/>
    <w:rsid w:val="007C42E1"/>
    <w:rsid w:val="007C5390"/>
    <w:rsid w:val="007C568E"/>
    <w:rsid w:val="007C5944"/>
    <w:rsid w:val="007C760E"/>
    <w:rsid w:val="007C7F46"/>
    <w:rsid w:val="007D4767"/>
    <w:rsid w:val="007D56E6"/>
    <w:rsid w:val="007E05B9"/>
    <w:rsid w:val="007E7E9B"/>
    <w:rsid w:val="007F0764"/>
    <w:rsid w:val="007F10BD"/>
    <w:rsid w:val="007F1729"/>
    <w:rsid w:val="007F45D3"/>
    <w:rsid w:val="008000B6"/>
    <w:rsid w:val="00820991"/>
    <w:rsid w:val="0082123A"/>
    <w:rsid w:val="008212A3"/>
    <w:rsid w:val="0082141E"/>
    <w:rsid w:val="00822EE7"/>
    <w:rsid w:val="008252D8"/>
    <w:rsid w:val="008351B8"/>
    <w:rsid w:val="00836388"/>
    <w:rsid w:val="0083680A"/>
    <w:rsid w:val="00836984"/>
    <w:rsid w:val="0084427C"/>
    <w:rsid w:val="008444E2"/>
    <w:rsid w:val="00847E14"/>
    <w:rsid w:val="00853AB8"/>
    <w:rsid w:val="0085579C"/>
    <w:rsid w:val="00856D5A"/>
    <w:rsid w:val="00857EA3"/>
    <w:rsid w:val="008602F5"/>
    <w:rsid w:val="008622FD"/>
    <w:rsid w:val="00865E6C"/>
    <w:rsid w:val="00866DA6"/>
    <w:rsid w:val="008674D8"/>
    <w:rsid w:val="00870CF9"/>
    <w:rsid w:val="00872C2B"/>
    <w:rsid w:val="00874D5E"/>
    <w:rsid w:val="00875F12"/>
    <w:rsid w:val="0087717A"/>
    <w:rsid w:val="008772AE"/>
    <w:rsid w:val="00880105"/>
    <w:rsid w:val="0088440E"/>
    <w:rsid w:val="008864A8"/>
    <w:rsid w:val="00886795"/>
    <w:rsid w:val="0088767D"/>
    <w:rsid w:val="00891092"/>
    <w:rsid w:val="008954F9"/>
    <w:rsid w:val="008960FD"/>
    <w:rsid w:val="008A1043"/>
    <w:rsid w:val="008A19D7"/>
    <w:rsid w:val="008A2316"/>
    <w:rsid w:val="008A4F4B"/>
    <w:rsid w:val="008A6D6B"/>
    <w:rsid w:val="008B00ED"/>
    <w:rsid w:val="008B0633"/>
    <w:rsid w:val="008B2C32"/>
    <w:rsid w:val="008B2D64"/>
    <w:rsid w:val="008B67B1"/>
    <w:rsid w:val="008B6BDA"/>
    <w:rsid w:val="008B7968"/>
    <w:rsid w:val="008C1A77"/>
    <w:rsid w:val="008C3C58"/>
    <w:rsid w:val="008D0747"/>
    <w:rsid w:val="008D15BF"/>
    <w:rsid w:val="008D4548"/>
    <w:rsid w:val="008D455D"/>
    <w:rsid w:val="008D6265"/>
    <w:rsid w:val="008E1D59"/>
    <w:rsid w:val="008F0566"/>
    <w:rsid w:val="008F2F57"/>
    <w:rsid w:val="008F323D"/>
    <w:rsid w:val="008F4057"/>
    <w:rsid w:val="008F7B5C"/>
    <w:rsid w:val="009001C1"/>
    <w:rsid w:val="00900F2E"/>
    <w:rsid w:val="00901A2F"/>
    <w:rsid w:val="0090237A"/>
    <w:rsid w:val="009034D4"/>
    <w:rsid w:val="00905AA3"/>
    <w:rsid w:val="009066DF"/>
    <w:rsid w:val="00906731"/>
    <w:rsid w:val="00907463"/>
    <w:rsid w:val="00914A41"/>
    <w:rsid w:val="00916CB5"/>
    <w:rsid w:val="00916FA8"/>
    <w:rsid w:val="009172DD"/>
    <w:rsid w:val="009179FB"/>
    <w:rsid w:val="0092161C"/>
    <w:rsid w:val="009216FA"/>
    <w:rsid w:val="00923DEA"/>
    <w:rsid w:val="0093005E"/>
    <w:rsid w:val="00930C13"/>
    <w:rsid w:val="0093222D"/>
    <w:rsid w:val="00933175"/>
    <w:rsid w:val="00933605"/>
    <w:rsid w:val="00933CB0"/>
    <w:rsid w:val="00936148"/>
    <w:rsid w:val="00936946"/>
    <w:rsid w:val="00937801"/>
    <w:rsid w:val="00940BA1"/>
    <w:rsid w:val="0094348B"/>
    <w:rsid w:val="00943C88"/>
    <w:rsid w:val="009475A8"/>
    <w:rsid w:val="009548D6"/>
    <w:rsid w:val="009571F2"/>
    <w:rsid w:val="00960F1F"/>
    <w:rsid w:val="0096176F"/>
    <w:rsid w:val="009627B5"/>
    <w:rsid w:val="0096643E"/>
    <w:rsid w:val="009714EB"/>
    <w:rsid w:val="00971A00"/>
    <w:rsid w:val="00971B4E"/>
    <w:rsid w:val="0097334A"/>
    <w:rsid w:val="0097511B"/>
    <w:rsid w:val="00977C21"/>
    <w:rsid w:val="00980931"/>
    <w:rsid w:val="00980CA9"/>
    <w:rsid w:val="009847D2"/>
    <w:rsid w:val="00991853"/>
    <w:rsid w:val="00993982"/>
    <w:rsid w:val="009A2C3C"/>
    <w:rsid w:val="009A56F0"/>
    <w:rsid w:val="009A6621"/>
    <w:rsid w:val="009B0501"/>
    <w:rsid w:val="009B07BF"/>
    <w:rsid w:val="009B2AD3"/>
    <w:rsid w:val="009B2D2C"/>
    <w:rsid w:val="009B3043"/>
    <w:rsid w:val="009B434A"/>
    <w:rsid w:val="009B7680"/>
    <w:rsid w:val="009C336E"/>
    <w:rsid w:val="009C35DB"/>
    <w:rsid w:val="009C4B52"/>
    <w:rsid w:val="009C6BCD"/>
    <w:rsid w:val="009C7BB7"/>
    <w:rsid w:val="009D1249"/>
    <w:rsid w:val="009D5EF6"/>
    <w:rsid w:val="009E04A4"/>
    <w:rsid w:val="009E0AA4"/>
    <w:rsid w:val="009E0E8A"/>
    <w:rsid w:val="009E1359"/>
    <w:rsid w:val="009E3400"/>
    <w:rsid w:val="009E400A"/>
    <w:rsid w:val="009E4483"/>
    <w:rsid w:val="009E77D6"/>
    <w:rsid w:val="009F35EF"/>
    <w:rsid w:val="009F7F45"/>
    <w:rsid w:val="00A055FA"/>
    <w:rsid w:val="00A059E0"/>
    <w:rsid w:val="00A05C23"/>
    <w:rsid w:val="00A10FA5"/>
    <w:rsid w:val="00A12A9F"/>
    <w:rsid w:val="00A14773"/>
    <w:rsid w:val="00A27B12"/>
    <w:rsid w:val="00A307B2"/>
    <w:rsid w:val="00A31E04"/>
    <w:rsid w:val="00A33299"/>
    <w:rsid w:val="00A33980"/>
    <w:rsid w:val="00A34414"/>
    <w:rsid w:val="00A35967"/>
    <w:rsid w:val="00A378B8"/>
    <w:rsid w:val="00A46DA6"/>
    <w:rsid w:val="00A61B7F"/>
    <w:rsid w:val="00A65380"/>
    <w:rsid w:val="00A66EA2"/>
    <w:rsid w:val="00A72401"/>
    <w:rsid w:val="00A7773D"/>
    <w:rsid w:val="00A81112"/>
    <w:rsid w:val="00A868F0"/>
    <w:rsid w:val="00A87D1F"/>
    <w:rsid w:val="00A902A7"/>
    <w:rsid w:val="00AA05C5"/>
    <w:rsid w:val="00AA2D63"/>
    <w:rsid w:val="00AA6E30"/>
    <w:rsid w:val="00AA740D"/>
    <w:rsid w:val="00AA7DCE"/>
    <w:rsid w:val="00AB1893"/>
    <w:rsid w:val="00AB4B7A"/>
    <w:rsid w:val="00AC4123"/>
    <w:rsid w:val="00AC437A"/>
    <w:rsid w:val="00AC4D1D"/>
    <w:rsid w:val="00AD0AE2"/>
    <w:rsid w:val="00AD2600"/>
    <w:rsid w:val="00AD4036"/>
    <w:rsid w:val="00AD4523"/>
    <w:rsid w:val="00AD5403"/>
    <w:rsid w:val="00AD7A68"/>
    <w:rsid w:val="00AE1DB5"/>
    <w:rsid w:val="00AE3E9C"/>
    <w:rsid w:val="00AE4168"/>
    <w:rsid w:val="00AE47FC"/>
    <w:rsid w:val="00AE68AF"/>
    <w:rsid w:val="00AE7E2D"/>
    <w:rsid w:val="00AF1F93"/>
    <w:rsid w:val="00AF74F9"/>
    <w:rsid w:val="00B00AB3"/>
    <w:rsid w:val="00B01050"/>
    <w:rsid w:val="00B02BFB"/>
    <w:rsid w:val="00B0586B"/>
    <w:rsid w:val="00B06114"/>
    <w:rsid w:val="00B118CF"/>
    <w:rsid w:val="00B14E92"/>
    <w:rsid w:val="00B15134"/>
    <w:rsid w:val="00B25049"/>
    <w:rsid w:val="00B25247"/>
    <w:rsid w:val="00B27321"/>
    <w:rsid w:val="00B2768E"/>
    <w:rsid w:val="00B27BE3"/>
    <w:rsid w:val="00B27C9C"/>
    <w:rsid w:val="00B332A6"/>
    <w:rsid w:val="00B332EE"/>
    <w:rsid w:val="00B34672"/>
    <w:rsid w:val="00B35E19"/>
    <w:rsid w:val="00B36B3E"/>
    <w:rsid w:val="00B36B4E"/>
    <w:rsid w:val="00B464F1"/>
    <w:rsid w:val="00B5304F"/>
    <w:rsid w:val="00B54C41"/>
    <w:rsid w:val="00B609F5"/>
    <w:rsid w:val="00B617D5"/>
    <w:rsid w:val="00B7123A"/>
    <w:rsid w:val="00B77A38"/>
    <w:rsid w:val="00B80E24"/>
    <w:rsid w:val="00B83DA9"/>
    <w:rsid w:val="00B8454F"/>
    <w:rsid w:val="00B907DD"/>
    <w:rsid w:val="00B97BFA"/>
    <w:rsid w:val="00BA04AF"/>
    <w:rsid w:val="00BA1ADA"/>
    <w:rsid w:val="00BA46C8"/>
    <w:rsid w:val="00BA471B"/>
    <w:rsid w:val="00BA4B41"/>
    <w:rsid w:val="00BA508C"/>
    <w:rsid w:val="00BB1B5E"/>
    <w:rsid w:val="00BB2788"/>
    <w:rsid w:val="00BB5EBA"/>
    <w:rsid w:val="00BC0FEA"/>
    <w:rsid w:val="00BC45C2"/>
    <w:rsid w:val="00BC4AF6"/>
    <w:rsid w:val="00BC79EB"/>
    <w:rsid w:val="00BD22BB"/>
    <w:rsid w:val="00BD25DE"/>
    <w:rsid w:val="00BD507B"/>
    <w:rsid w:val="00BD597A"/>
    <w:rsid w:val="00BD649E"/>
    <w:rsid w:val="00BD7720"/>
    <w:rsid w:val="00BE16E2"/>
    <w:rsid w:val="00BE1A45"/>
    <w:rsid w:val="00BE240F"/>
    <w:rsid w:val="00BE2527"/>
    <w:rsid w:val="00BE52C3"/>
    <w:rsid w:val="00BF1E4C"/>
    <w:rsid w:val="00BF52AB"/>
    <w:rsid w:val="00C051AF"/>
    <w:rsid w:val="00C051D6"/>
    <w:rsid w:val="00C06160"/>
    <w:rsid w:val="00C063DE"/>
    <w:rsid w:val="00C071C2"/>
    <w:rsid w:val="00C139A1"/>
    <w:rsid w:val="00C14BF1"/>
    <w:rsid w:val="00C14DEA"/>
    <w:rsid w:val="00C204DA"/>
    <w:rsid w:val="00C26F5B"/>
    <w:rsid w:val="00C30D98"/>
    <w:rsid w:val="00C31B85"/>
    <w:rsid w:val="00C32E13"/>
    <w:rsid w:val="00C36558"/>
    <w:rsid w:val="00C4443C"/>
    <w:rsid w:val="00C44C11"/>
    <w:rsid w:val="00C45871"/>
    <w:rsid w:val="00C51998"/>
    <w:rsid w:val="00C51DBB"/>
    <w:rsid w:val="00C52049"/>
    <w:rsid w:val="00C52B9A"/>
    <w:rsid w:val="00C62187"/>
    <w:rsid w:val="00C62AA4"/>
    <w:rsid w:val="00C65E10"/>
    <w:rsid w:val="00C65E2D"/>
    <w:rsid w:val="00C67463"/>
    <w:rsid w:val="00C67909"/>
    <w:rsid w:val="00C72176"/>
    <w:rsid w:val="00C72A81"/>
    <w:rsid w:val="00C766D2"/>
    <w:rsid w:val="00C80C7A"/>
    <w:rsid w:val="00C83FB7"/>
    <w:rsid w:val="00C85E26"/>
    <w:rsid w:val="00C929B3"/>
    <w:rsid w:val="00C93678"/>
    <w:rsid w:val="00C93ECD"/>
    <w:rsid w:val="00C94C35"/>
    <w:rsid w:val="00C95DB1"/>
    <w:rsid w:val="00CA12D1"/>
    <w:rsid w:val="00CA1BC2"/>
    <w:rsid w:val="00CA4E5F"/>
    <w:rsid w:val="00CB04FB"/>
    <w:rsid w:val="00CB49EB"/>
    <w:rsid w:val="00CB4CD4"/>
    <w:rsid w:val="00CB59A9"/>
    <w:rsid w:val="00CB6BB7"/>
    <w:rsid w:val="00CC23A3"/>
    <w:rsid w:val="00CD23A9"/>
    <w:rsid w:val="00CD29D6"/>
    <w:rsid w:val="00CE161B"/>
    <w:rsid w:val="00CE29C3"/>
    <w:rsid w:val="00CE454C"/>
    <w:rsid w:val="00CE637F"/>
    <w:rsid w:val="00CF7FFC"/>
    <w:rsid w:val="00D05806"/>
    <w:rsid w:val="00D06F1D"/>
    <w:rsid w:val="00D11BF1"/>
    <w:rsid w:val="00D17AB3"/>
    <w:rsid w:val="00D20619"/>
    <w:rsid w:val="00D255DB"/>
    <w:rsid w:val="00D317FB"/>
    <w:rsid w:val="00D3462F"/>
    <w:rsid w:val="00D3590F"/>
    <w:rsid w:val="00D50C85"/>
    <w:rsid w:val="00D5362D"/>
    <w:rsid w:val="00D55D63"/>
    <w:rsid w:val="00D56B8D"/>
    <w:rsid w:val="00D56CE3"/>
    <w:rsid w:val="00D57B45"/>
    <w:rsid w:val="00D62451"/>
    <w:rsid w:val="00D673EB"/>
    <w:rsid w:val="00D70B36"/>
    <w:rsid w:val="00D72E9D"/>
    <w:rsid w:val="00D7390A"/>
    <w:rsid w:val="00D80654"/>
    <w:rsid w:val="00D818FB"/>
    <w:rsid w:val="00D81C81"/>
    <w:rsid w:val="00D83A2C"/>
    <w:rsid w:val="00D8552A"/>
    <w:rsid w:val="00D86DB9"/>
    <w:rsid w:val="00D87DB8"/>
    <w:rsid w:val="00D9105B"/>
    <w:rsid w:val="00D912B1"/>
    <w:rsid w:val="00D939B6"/>
    <w:rsid w:val="00D94E72"/>
    <w:rsid w:val="00D95D76"/>
    <w:rsid w:val="00DA2FFA"/>
    <w:rsid w:val="00DA6151"/>
    <w:rsid w:val="00DA7EA9"/>
    <w:rsid w:val="00DB3678"/>
    <w:rsid w:val="00DB6643"/>
    <w:rsid w:val="00DC0370"/>
    <w:rsid w:val="00DC15C3"/>
    <w:rsid w:val="00DC3E41"/>
    <w:rsid w:val="00DC4F88"/>
    <w:rsid w:val="00DC72C4"/>
    <w:rsid w:val="00DD23C9"/>
    <w:rsid w:val="00DD3731"/>
    <w:rsid w:val="00DD3FCF"/>
    <w:rsid w:val="00DD6613"/>
    <w:rsid w:val="00DD67E6"/>
    <w:rsid w:val="00DE1197"/>
    <w:rsid w:val="00DE5750"/>
    <w:rsid w:val="00DF0807"/>
    <w:rsid w:val="00DF63E4"/>
    <w:rsid w:val="00DF6D7C"/>
    <w:rsid w:val="00E018D1"/>
    <w:rsid w:val="00E04956"/>
    <w:rsid w:val="00E05A65"/>
    <w:rsid w:val="00E06944"/>
    <w:rsid w:val="00E07F3F"/>
    <w:rsid w:val="00E13FC6"/>
    <w:rsid w:val="00E141F9"/>
    <w:rsid w:val="00E17F46"/>
    <w:rsid w:val="00E22148"/>
    <w:rsid w:val="00E236E6"/>
    <w:rsid w:val="00E244C2"/>
    <w:rsid w:val="00E24B73"/>
    <w:rsid w:val="00E2707E"/>
    <w:rsid w:val="00E2730E"/>
    <w:rsid w:val="00E30A86"/>
    <w:rsid w:val="00E3540E"/>
    <w:rsid w:val="00E3671B"/>
    <w:rsid w:val="00E4174D"/>
    <w:rsid w:val="00E42D57"/>
    <w:rsid w:val="00E51F16"/>
    <w:rsid w:val="00E5352E"/>
    <w:rsid w:val="00E54276"/>
    <w:rsid w:val="00E56222"/>
    <w:rsid w:val="00E643A5"/>
    <w:rsid w:val="00E64EA6"/>
    <w:rsid w:val="00E65AC2"/>
    <w:rsid w:val="00E7167F"/>
    <w:rsid w:val="00E73D21"/>
    <w:rsid w:val="00E76D63"/>
    <w:rsid w:val="00E76E86"/>
    <w:rsid w:val="00E77170"/>
    <w:rsid w:val="00E80A37"/>
    <w:rsid w:val="00E8794B"/>
    <w:rsid w:val="00E9123E"/>
    <w:rsid w:val="00E933EB"/>
    <w:rsid w:val="00E94A97"/>
    <w:rsid w:val="00E9568F"/>
    <w:rsid w:val="00E959C9"/>
    <w:rsid w:val="00EA22B5"/>
    <w:rsid w:val="00EA3466"/>
    <w:rsid w:val="00EA3AC6"/>
    <w:rsid w:val="00EA600E"/>
    <w:rsid w:val="00EA6D52"/>
    <w:rsid w:val="00EA7B57"/>
    <w:rsid w:val="00EB198F"/>
    <w:rsid w:val="00EB4355"/>
    <w:rsid w:val="00EB4E39"/>
    <w:rsid w:val="00EB500D"/>
    <w:rsid w:val="00EB6651"/>
    <w:rsid w:val="00EC0FB6"/>
    <w:rsid w:val="00EC1C94"/>
    <w:rsid w:val="00EC75B7"/>
    <w:rsid w:val="00ED03A4"/>
    <w:rsid w:val="00ED23B7"/>
    <w:rsid w:val="00ED3F22"/>
    <w:rsid w:val="00EE2EEB"/>
    <w:rsid w:val="00EE3055"/>
    <w:rsid w:val="00EE3682"/>
    <w:rsid w:val="00F025AB"/>
    <w:rsid w:val="00F02F03"/>
    <w:rsid w:val="00F031A1"/>
    <w:rsid w:val="00F04F1D"/>
    <w:rsid w:val="00F07968"/>
    <w:rsid w:val="00F1406E"/>
    <w:rsid w:val="00F21F59"/>
    <w:rsid w:val="00F22D0F"/>
    <w:rsid w:val="00F2304A"/>
    <w:rsid w:val="00F23F88"/>
    <w:rsid w:val="00F255FF"/>
    <w:rsid w:val="00F26BFC"/>
    <w:rsid w:val="00F325EE"/>
    <w:rsid w:val="00F343FC"/>
    <w:rsid w:val="00F34D1D"/>
    <w:rsid w:val="00F36C1C"/>
    <w:rsid w:val="00F37F34"/>
    <w:rsid w:val="00F425AC"/>
    <w:rsid w:val="00F42863"/>
    <w:rsid w:val="00F43B06"/>
    <w:rsid w:val="00F51EFD"/>
    <w:rsid w:val="00F54089"/>
    <w:rsid w:val="00F56DFA"/>
    <w:rsid w:val="00F57B52"/>
    <w:rsid w:val="00F6062A"/>
    <w:rsid w:val="00F65A06"/>
    <w:rsid w:val="00F675F8"/>
    <w:rsid w:val="00F67A9A"/>
    <w:rsid w:val="00F71042"/>
    <w:rsid w:val="00F74582"/>
    <w:rsid w:val="00F7654F"/>
    <w:rsid w:val="00F80041"/>
    <w:rsid w:val="00F803D5"/>
    <w:rsid w:val="00F80FDB"/>
    <w:rsid w:val="00F82200"/>
    <w:rsid w:val="00F832C1"/>
    <w:rsid w:val="00F83C52"/>
    <w:rsid w:val="00F85E45"/>
    <w:rsid w:val="00F916E7"/>
    <w:rsid w:val="00F93FA6"/>
    <w:rsid w:val="00FA26E6"/>
    <w:rsid w:val="00FA6106"/>
    <w:rsid w:val="00FA6B2B"/>
    <w:rsid w:val="00FA7473"/>
    <w:rsid w:val="00FB1DD8"/>
    <w:rsid w:val="00FB4126"/>
    <w:rsid w:val="00FB482C"/>
    <w:rsid w:val="00FB5855"/>
    <w:rsid w:val="00FB7DD5"/>
    <w:rsid w:val="00FC0FA6"/>
    <w:rsid w:val="00FC1625"/>
    <w:rsid w:val="00FC225D"/>
    <w:rsid w:val="00FC2A95"/>
    <w:rsid w:val="00FC36DB"/>
    <w:rsid w:val="00FC4E59"/>
    <w:rsid w:val="00FC50FC"/>
    <w:rsid w:val="00FC58D9"/>
    <w:rsid w:val="00FC6016"/>
    <w:rsid w:val="00FC7193"/>
    <w:rsid w:val="00FD2A7E"/>
    <w:rsid w:val="00FD30BD"/>
    <w:rsid w:val="00FD3C63"/>
    <w:rsid w:val="00FD6BDE"/>
    <w:rsid w:val="00FD6FDF"/>
    <w:rsid w:val="00FD796E"/>
    <w:rsid w:val="00FE718E"/>
    <w:rsid w:val="00FF1A0A"/>
    <w:rsid w:val="00FF480B"/>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D115FC3-D65A-421E-BE35-75092064A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32B0"/>
  </w:style>
  <w:style w:type="paragraph" w:styleId="Heading1">
    <w:name w:val="heading 1"/>
    <w:basedOn w:val="Normal"/>
    <w:next w:val="Normal"/>
    <w:link w:val="Heading1Char"/>
    <w:uiPriority w:val="9"/>
    <w:qFormat/>
    <w:rsid w:val="006E32B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E32B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32B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E32B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E32B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E32B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E32B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E32B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32B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32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E32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32B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E32B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E32B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E32B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E32B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E32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E32B0"/>
    <w:rPr>
      <w:rFonts w:asciiTheme="majorHAnsi" w:eastAsiaTheme="majorEastAsia" w:hAnsiTheme="majorHAnsi" w:cstheme="majorBidi"/>
      <w:i/>
      <w:iCs/>
      <w:color w:val="272727" w:themeColor="text1" w:themeTint="D8"/>
      <w:sz w:val="21"/>
      <w:szCs w:val="21"/>
    </w:rPr>
  </w:style>
  <w:style w:type="paragraph" w:customStyle="1" w:styleId="code">
    <w:name w:val="code"/>
    <w:basedOn w:val="Normal"/>
    <w:link w:val="codeChar"/>
    <w:qFormat/>
    <w:rsid w:val="006E32B0"/>
    <w:pPr>
      <w:widowControl w:val="0"/>
      <w:shd w:val="clear" w:color="auto" w:fill="F2F2F2" w:themeFill="background1" w:themeFillShade="F2"/>
      <w:suppressAutoHyphens/>
      <w:spacing w:after="0" w:line="240" w:lineRule="auto"/>
    </w:pPr>
    <w:rPr>
      <w:rFonts w:ascii="Consolas" w:hAnsi="Consolas"/>
      <w:noProof/>
      <w:sz w:val="18"/>
    </w:rPr>
  </w:style>
  <w:style w:type="character" w:customStyle="1" w:styleId="codeChar">
    <w:name w:val="code Char"/>
    <w:basedOn w:val="DefaultParagraphFont"/>
    <w:link w:val="code"/>
    <w:rsid w:val="006E32B0"/>
    <w:rPr>
      <w:rFonts w:ascii="Consolas" w:hAnsi="Consolas"/>
      <w:noProof/>
      <w:sz w:val="18"/>
      <w:shd w:val="clear" w:color="auto" w:fill="F2F2F2" w:themeFill="background1" w:themeFillShade="F2"/>
    </w:rPr>
  </w:style>
  <w:style w:type="paragraph" w:styleId="ListParagraph">
    <w:name w:val="List Paragraph"/>
    <w:basedOn w:val="Normal"/>
    <w:uiPriority w:val="34"/>
    <w:qFormat/>
    <w:rsid w:val="004D324F"/>
    <w:pPr>
      <w:ind w:left="720"/>
      <w:contextualSpacing/>
    </w:pPr>
  </w:style>
  <w:style w:type="paragraph" w:styleId="FootnoteText">
    <w:name w:val="footnote text"/>
    <w:basedOn w:val="Normal"/>
    <w:link w:val="FootnoteTextChar"/>
    <w:uiPriority w:val="99"/>
    <w:semiHidden/>
    <w:unhideWhenUsed/>
    <w:rsid w:val="002A5A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5AF4"/>
    <w:rPr>
      <w:sz w:val="20"/>
      <w:szCs w:val="20"/>
    </w:rPr>
  </w:style>
  <w:style w:type="character" w:styleId="FootnoteReference">
    <w:name w:val="footnote reference"/>
    <w:basedOn w:val="DefaultParagraphFont"/>
    <w:uiPriority w:val="99"/>
    <w:semiHidden/>
    <w:unhideWhenUsed/>
    <w:rsid w:val="002A5AF4"/>
    <w:rPr>
      <w:vertAlign w:val="superscript"/>
    </w:rPr>
  </w:style>
  <w:style w:type="paragraph" w:styleId="TOCHeading">
    <w:name w:val="TOC Heading"/>
    <w:basedOn w:val="Heading1"/>
    <w:next w:val="Normal"/>
    <w:uiPriority w:val="39"/>
    <w:unhideWhenUsed/>
    <w:qFormat/>
    <w:rsid w:val="00A7773D"/>
    <w:pPr>
      <w:numPr>
        <w:numId w:val="0"/>
      </w:numPr>
      <w:outlineLvl w:val="9"/>
    </w:pPr>
  </w:style>
  <w:style w:type="paragraph" w:styleId="TOC1">
    <w:name w:val="toc 1"/>
    <w:basedOn w:val="Normal"/>
    <w:next w:val="Normal"/>
    <w:autoRedefine/>
    <w:uiPriority w:val="39"/>
    <w:unhideWhenUsed/>
    <w:rsid w:val="00A7773D"/>
    <w:pPr>
      <w:spacing w:after="100"/>
    </w:pPr>
  </w:style>
  <w:style w:type="character" w:styleId="Hyperlink">
    <w:name w:val="Hyperlink"/>
    <w:basedOn w:val="DefaultParagraphFont"/>
    <w:uiPriority w:val="99"/>
    <w:unhideWhenUsed/>
    <w:rsid w:val="00A7773D"/>
    <w:rPr>
      <w:color w:val="0563C1" w:themeColor="hyperlink"/>
      <w:u w:val="single"/>
    </w:rPr>
  </w:style>
  <w:style w:type="character" w:styleId="CommentReference">
    <w:name w:val="annotation reference"/>
    <w:basedOn w:val="DefaultParagraphFont"/>
    <w:uiPriority w:val="99"/>
    <w:semiHidden/>
    <w:unhideWhenUsed/>
    <w:rsid w:val="00FC0FA6"/>
    <w:rPr>
      <w:sz w:val="16"/>
      <w:szCs w:val="16"/>
    </w:rPr>
  </w:style>
  <w:style w:type="paragraph" w:styleId="CommentText">
    <w:name w:val="annotation text"/>
    <w:basedOn w:val="Normal"/>
    <w:link w:val="CommentTextChar"/>
    <w:uiPriority w:val="99"/>
    <w:semiHidden/>
    <w:unhideWhenUsed/>
    <w:rsid w:val="00FC0FA6"/>
    <w:pPr>
      <w:spacing w:line="240" w:lineRule="auto"/>
    </w:pPr>
    <w:rPr>
      <w:sz w:val="20"/>
      <w:szCs w:val="20"/>
    </w:rPr>
  </w:style>
  <w:style w:type="character" w:customStyle="1" w:styleId="CommentTextChar">
    <w:name w:val="Comment Text Char"/>
    <w:basedOn w:val="DefaultParagraphFont"/>
    <w:link w:val="CommentText"/>
    <w:uiPriority w:val="99"/>
    <w:semiHidden/>
    <w:rsid w:val="00FC0FA6"/>
    <w:rPr>
      <w:sz w:val="20"/>
      <w:szCs w:val="20"/>
    </w:rPr>
  </w:style>
  <w:style w:type="paragraph" w:styleId="CommentSubject">
    <w:name w:val="annotation subject"/>
    <w:basedOn w:val="CommentText"/>
    <w:next w:val="CommentText"/>
    <w:link w:val="CommentSubjectChar"/>
    <w:uiPriority w:val="99"/>
    <w:semiHidden/>
    <w:unhideWhenUsed/>
    <w:rsid w:val="00FC0FA6"/>
    <w:rPr>
      <w:b/>
      <w:bCs/>
    </w:rPr>
  </w:style>
  <w:style w:type="character" w:customStyle="1" w:styleId="CommentSubjectChar">
    <w:name w:val="Comment Subject Char"/>
    <w:basedOn w:val="CommentTextChar"/>
    <w:link w:val="CommentSubject"/>
    <w:uiPriority w:val="99"/>
    <w:semiHidden/>
    <w:rsid w:val="00FC0FA6"/>
    <w:rPr>
      <w:b/>
      <w:bCs/>
      <w:sz w:val="20"/>
      <w:szCs w:val="20"/>
    </w:rPr>
  </w:style>
  <w:style w:type="paragraph" w:styleId="BalloonText">
    <w:name w:val="Balloon Text"/>
    <w:basedOn w:val="Normal"/>
    <w:link w:val="BalloonTextChar"/>
    <w:uiPriority w:val="99"/>
    <w:semiHidden/>
    <w:unhideWhenUsed/>
    <w:rsid w:val="00FC0F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FA6"/>
    <w:rPr>
      <w:rFonts w:ascii="Segoe UI" w:hAnsi="Segoe UI" w:cs="Segoe UI"/>
      <w:sz w:val="18"/>
      <w:szCs w:val="18"/>
    </w:rPr>
  </w:style>
  <w:style w:type="paragraph" w:styleId="Header">
    <w:name w:val="header"/>
    <w:basedOn w:val="Normal"/>
    <w:link w:val="HeaderChar"/>
    <w:uiPriority w:val="99"/>
    <w:unhideWhenUsed/>
    <w:rsid w:val="00FC0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FA6"/>
  </w:style>
  <w:style w:type="paragraph" w:styleId="Footer">
    <w:name w:val="footer"/>
    <w:basedOn w:val="Normal"/>
    <w:link w:val="FooterChar"/>
    <w:uiPriority w:val="99"/>
    <w:unhideWhenUsed/>
    <w:rsid w:val="00FC0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FA6"/>
  </w:style>
  <w:style w:type="paragraph" w:styleId="Revision">
    <w:name w:val="Revision"/>
    <w:hidden/>
    <w:uiPriority w:val="99"/>
    <w:semiHidden/>
    <w:rsid w:val="00FC0FA6"/>
    <w:pPr>
      <w:spacing w:after="0" w:line="240" w:lineRule="auto"/>
    </w:pPr>
  </w:style>
  <w:style w:type="character" w:styleId="PlaceholderText">
    <w:name w:val="Placeholder Text"/>
    <w:basedOn w:val="DefaultParagraphFont"/>
    <w:uiPriority w:val="99"/>
    <w:semiHidden/>
    <w:rsid w:val="00EA7B57"/>
    <w:rPr>
      <w:color w:val="808080"/>
    </w:rPr>
  </w:style>
  <w:style w:type="table" w:styleId="TableGrid">
    <w:name w:val="Table Grid"/>
    <w:basedOn w:val="TableNormal"/>
    <w:uiPriority w:val="39"/>
    <w:rsid w:val="00292F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aliases w:val="sm,8"/>
    <w:basedOn w:val="DefaultParagraphFont"/>
    <w:rsid w:val="00226B5B"/>
  </w:style>
  <w:style w:type="character" w:customStyle="1" w:styleId="Bold">
    <w:name w:val="Bold"/>
    <w:aliases w:val="b"/>
    <w:basedOn w:val="DefaultParagraphFont"/>
    <w:rsid w:val="00226B5B"/>
    <w:rPr>
      <w:b/>
      <w:bCs/>
    </w:rPr>
  </w:style>
  <w:style w:type="table" w:styleId="LightList-Accent3">
    <w:name w:val="Light List Accent 3"/>
    <w:basedOn w:val="TableNormal"/>
    <w:uiPriority w:val="61"/>
    <w:rsid w:val="00541D9F"/>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GridTable1Light1">
    <w:name w:val="Grid Table 1 Light1"/>
    <w:basedOn w:val="TableNormal"/>
    <w:uiPriority w:val="46"/>
    <w:rsid w:val="00F34D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2A0D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0D5C"/>
    <w:rPr>
      <w:rFonts w:asciiTheme="majorHAnsi" w:eastAsiaTheme="majorEastAsia" w:hAnsiTheme="majorHAnsi" w:cstheme="majorBidi"/>
      <w:spacing w:val="-10"/>
      <w:kern w:val="28"/>
      <w:sz w:val="56"/>
      <w:szCs w:val="56"/>
    </w:rPr>
  </w:style>
  <w:style w:type="character" w:customStyle="1" w:styleId="NoSpacingChar">
    <w:name w:val="No Spacing Char"/>
    <w:basedOn w:val="DefaultParagraphFont"/>
    <w:link w:val="NoSpacing"/>
    <w:uiPriority w:val="1"/>
    <w:locked/>
    <w:rsid w:val="002A0D5C"/>
    <w:rPr>
      <w:rFonts w:ascii="MS Mincho" w:eastAsiaTheme="minorEastAsia" w:hAnsi="MS Mincho"/>
    </w:rPr>
  </w:style>
  <w:style w:type="paragraph" w:styleId="NoSpacing">
    <w:name w:val="No Spacing"/>
    <w:link w:val="NoSpacingChar"/>
    <w:uiPriority w:val="1"/>
    <w:qFormat/>
    <w:rsid w:val="002A0D5C"/>
    <w:pPr>
      <w:spacing w:after="0" w:line="240" w:lineRule="auto"/>
    </w:pPr>
    <w:rPr>
      <w:rFonts w:ascii="MS Mincho" w:eastAsiaTheme="minorEastAsia" w:hAnsi="MS Mincho"/>
    </w:rPr>
  </w:style>
  <w:style w:type="table" w:customStyle="1" w:styleId="GridTable1Light-Accent11">
    <w:name w:val="Grid Table 1 Light - Accent 11"/>
    <w:basedOn w:val="TableNormal"/>
    <w:uiPriority w:val="46"/>
    <w:rsid w:val="002A0D5C"/>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Default">
    <w:name w:val="Default"/>
    <w:basedOn w:val="Normal"/>
    <w:uiPriority w:val="99"/>
    <w:rsid w:val="002A0D5C"/>
    <w:pPr>
      <w:autoSpaceDE w:val="0"/>
      <w:autoSpaceDN w:val="0"/>
      <w:spacing w:after="0" w:line="240" w:lineRule="auto"/>
    </w:pPr>
    <w:rPr>
      <w:rFonts w:ascii="Malgun Gothic" w:eastAsia="Malgun Gothic" w:hAnsi="Malgun Gothic" w:cs="Times New Roman"/>
      <w:color w:val="000000"/>
      <w:sz w:val="24"/>
      <w:szCs w:val="24"/>
    </w:rPr>
  </w:style>
  <w:style w:type="paragraph" w:styleId="EndnoteText">
    <w:name w:val="endnote text"/>
    <w:basedOn w:val="Normal"/>
    <w:link w:val="EndnoteTextChar"/>
    <w:uiPriority w:val="99"/>
    <w:semiHidden/>
    <w:unhideWhenUsed/>
    <w:rsid w:val="001B7F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B7F35"/>
    <w:rPr>
      <w:sz w:val="20"/>
      <w:szCs w:val="20"/>
    </w:rPr>
  </w:style>
  <w:style w:type="character" w:styleId="EndnoteReference">
    <w:name w:val="endnote reference"/>
    <w:basedOn w:val="DefaultParagraphFont"/>
    <w:uiPriority w:val="99"/>
    <w:semiHidden/>
    <w:unhideWhenUsed/>
    <w:rsid w:val="001B7F35"/>
    <w:rPr>
      <w:vertAlign w:val="superscript"/>
    </w:rPr>
  </w:style>
  <w:style w:type="character" w:customStyle="1" w:styleId="apple-converted-space">
    <w:name w:val="apple-converted-space"/>
    <w:basedOn w:val="DefaultParagraphFont"/>
    <w:rsid w:val="00B77A38"/>
  </w:style>
  <w:style w:type="character" w:styleId="Emphasis">
    <w:name w:val="Emphasis"/>
    <w:basedOn w:val="DefaultParagraphFont"/>
    <w:uiPriority w:val="20"/>
    <w:qFormat/>
    <w:rsid w:val="00B77A38"/>
    <w:rPr>
      <w:i/>
      <w:iCs/>
    </w:rPr>
  </w:style>
  <w:style w:type="paragraph" w:styleId="NormalWeb">
    <w:name w:val="Normal (Web)"/>
    <w:basedOn w:val="Normal"/>
    <w:uiPriority w:val="99"/>
    <w:unhideWhenUsed/>
    <w:rsid w:val="00B77A38"/>
    <w:pPr>
      <w:spacing w:before="100" w:beforeAutospacing="1" w:after="100" w:afterAutospacing="1" w:line="240" w:lineRule="auto"/>
    </w:pPr>
    <w:rPr>
      <w:rFonts w:ascii="Times New Roman" w:eastAsia="Times New Roman" w:hAnsi="Times New Roman" w:cs="Times New Roman"/>
      <w:sz w:val="24"/>
      <w:szCs w:val="24"/>
      <w:lang w:bidi="he-IL"/>
    </w:rPr>
  </w:style>
  <w:style w:type="character" w:customStyle="1" w:styleId="pl-st">
    <w:name w:val="pl-st"/>
    <w:basedOn w:val="DefaultParagraphFont"/>
    <w:rsid w:val="00B77A38"/>
  </w:style>
  <w:style w:type="character" w:customStyle="1" w:styleId="pl-s">
    <w:name w:val="pl-s"/>
    <w:basedOn w:val="DefaultParagraphFont"/>
    <w:rsid w:val="00B77A38"/>
  </w:style>
  <w:style w:type="character" w:customStyle="1" w:styleId="pl-s3">
    <w:name w:val="pl-s3"/>
    <w:basedOn w:val="DefaultParagraphFont"/>
    <w:rsid w:val="00B77A38"/>
  </w:style>
  <w:style w:type="character" w:customStyle="1" w:styleId="pl-c">
    <w:name w:val="pl-c"/>
    <w:basedOn w:val="DefaultParagraphFont"/>
    <w:rsid w:val="00B77A38"/>
  </w:style>
  <w:style w:type="character" w:customStyle="1" w:styleId="pl-en">
    <w:name w:val="pl-en"/>
    <w:basedOn w:val="DefaultParagraphFont"/>
    <w:rsid w:val="00B77A38"/>
  </w:style>
  <w:style w:type="paragraph" w:styleId="TOC2">
    <w:name w:val="toc 2"/>
    <w:basedOn w:val="Normal"/>
    <w:next w:val="Normal"/>
    <w:autoRedefine/>
    <w:uiPriority w:val="39"/>
    <w:unhideWhenUsed/>
    <w:rsid w:val="00E42D57"/>
    <w:pPr>
      <w:spacing w:after="100"/>
      <w:ind w:left="220"/>
    </w:pPr>
  </w:style>
  <w:style w:type="paragraph" w:styleId="TOC3">
    <w:name w:val="toc 3"/>
    <w:basedOn w:val="Normal"/>
    <w:next w:val="Normal"/>
    <w:autoRedefine/>
    <w:uiPriority w:val="39"/>
    <w:unhideWhenUsed/>
    <w:rsid w:val="00E42D57"/>
    <w:pPr>
      <w:spacing w:after="100"/>
      <w:ind w:left="440"/>
    </w:pPr>
  </w:style>
  <w:style w:type="paragraph" w:styleId="HTMLPreformatted">
    <w:name w:val="HTML Preformatted"/>
    <w:basedOn w:val="Normal"/>
    <w:link w:val="HTMLPreformattedChar"/>
    <w:uiPriority w:val="99"/>
    <w:unhideWhenUsed/>
    <w:rsid w:val="002E4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e-IL"/>
    </w:rPr>
  </w:style>
  <w:style w:type="character" w:customStyle="1" w:styleId="HTMLPreformattedChar">
    <w:name w:val="HTML Preformatted Char"/>
    <w:basedOn w:val="DefaultParagraphFont"/>
    <w:link w:val="HTMLPreformatted"/>
    <w:uiPriority w:val="99"/>
    <w:rsid w:val="002E443F"/>
    <w:rPr>
      <w:rFonts w:ascii="Courier New" w:eastAsia="Times New Roman" w:hAnsi="Courier New" w:cs="Courier New"/>
      <w:sz w:val="20"/>
      <w:szCs w:val="20"/>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41813">
      <w:bodyDiv w:val="1"/>
      <w:marLeft w:val="0"/>
      <w:marRight w:val="0"/>
      <w:marTop w:val="0"/>
      <w:marBottom w:val="0"/>
      <w:divBdr>
        <w:top w:val="none" w:sz="0" w:space="0" w:color="auto"/>
        <w:left w:val="none" w:sz="0" w:space="0" w:color="auto"/>
        <w:bottom w:val="none" w:sz="0" w:space="0" w:color="auto"/>
        <w:right w:val="none" w:sz="0" w:space="0" w:color="auto"/>
      </w:divBdr>
    </w:div>
    <w:div w:id="273636651">
      <w:bodyDiv w:val="1"/>
      <w:marLeft w:val="0"/>
      <w:marRight w:val="0"/>
      <w:marTop w:val="0"/>
      <w:marBottom w:val="0"/>
      <w:divBdr>
        <w:top w:val="none" w:sz="0" w:space="0" w:color="auto"/>
        <w:left w:val="none" w:sz="0" w:space="0" w:color="auto"/>
        <w:bottom w:val="none" w:sz="0" w:space="0" w:color="auto"/>
        <w:right w:val="none" w:sz="0" w:space="0" w:color="auto"/>
      </w:divBdr>
    </w:div>
    <w:div w:id="407384346">
      <w:bodyDiv w:val="1"/>
      <w:marLeft w:val="0"/>
      <w:marRight w:val="0"/>
      <w:marTop w:val="0"/>
      <w:marBottom w:val="0"/>
      <w:divBdr>
        <w:top w:val="none" w:sz="0" w:space="0" w:color="auto"/>
        <w:left w:val="none" w:sz="0" w:space="0" w:color="auto"/>
        <w:bottom w:val="none" w:sz="0" w:space="0" w:color="auto"/>
        <w:right w:val="none" w:sz="0" w:space="0" w:color="auto"/>
      </w:divBdr>
    </w:div>
    <w:div w:id="1119762475">
      <w:bodyDiv w:val="1"/>
      <w:marLeft w:val="0"/>
      <w:marRight w:val="0"/>
      <w:marTop w:val="0"/>
      <w:marBottom w:val="0"/>
      <w:divBdr>
        <w:top w:val="none" w:sz="0" w:space="0" w:color="auto"/>
        <w:left w:val="none" w:sz="0" w:space="0" w:color="auto"/>
        <w:bottom w:val="none" w:sz="0" w:space="0" w:color="auto"/>
        <w:right w:val="none" w:sz="0" w:space="0" w:color="auto"/>
      </w:divBdr>
    </w:div>
    <w:div w:id="1158809774">
      <w:bodyDiv w:val="1"/>
      <w:marLeft w:val="0"/>
      <w:marRight w:val="0"/>
      <w:marTop w:val="0"/>
      <w:marBottom w:val="0"/>
      <w:divBdr>
        <w:top w:val="none" w:sz="0" w:space="0" w:color="auto"/>
        <w:left w:val="none" w:sz="0" w:space="0" w:color="auto"/>
        <w:bottom w:val="none" w:sz="0" w:space="0" w:color="auto"/>
        <w:right w:val="none" w:sz="0" w:space="0" w:color="auto"/>
      </w:divBdr>
    </w:div>
    <w:div w:id="1456944341">
      <w:bodyDiv w:val="1"/>
      <w:marLeft w:val="0"/>
      <w:marRight w:val="0"/>
      <w:marTop w:val="0"/>
      <w:marBottom w:val="0"/>
      <w:divBdr>
        <w:top w:val="none" w:sz="0" w:space="0" w:color="auto"/>
        <w:left w:val="none" w:sz="0" w:space="0" w:color="auto"/>
        <w:bottom w:val="none" w:sz="0" w:space="0" w:color="auto"/>
        <w:right w:val="none" w:sz="0" w:space="0" w:color="auto"/>
      </w:divBdr>
    </w:div>
    <w:div w:id="1904170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117" Type="http://schemas.openxmlformats.org/officeDocument/2006/relationships/oleObject" Target="embeddings/Microsoft_Visio_2003-2010_Drawing2.vsd"/><Relationship Id="rId21" Type="http://schemas.openxmlformats.org/officeDocument/2006/relationships/image" Target="media/image3.emf"/><Relationship Id="rId42" Type="http://schemas.openxmlformats.org/officeDocument/2006/relationships/image" Target="media/image23.emf"/><Relationship Id="rId47" Type="http://schemas.openxmlformats.org/officeDocument/2006/relationships/image" Target="media/image28.emf"/><Relationship Id="rId63" Type="http://schemas.openxmlformats.org/officeDocument/2006/relationships/image" Target="media/image44.emf"/><Relationship Id="rId68" Type="http://schemas.openxmlformats.org/officeDocument/2006/relationships/image" Target="media/image49.emf"/><Relationship Id="rId84" Type="http://schemas.openxmlformats.org/officeDocument/2006/relationships/image" Target="media/image65.emf"/><Relationship Id="rId89" Type="http://schemas.openxmlformats.org/officeDocument/2006/relationships/image" Target="media/image70.emf"/><Relationship Id="rId112" Type="http://schemas.openxmlformats.org/officeDocument/2006/relationships/image" Target="media/image93.emf"/><Relationship Id="rId133" Type="http://schemas.openxmlformats.org/officeDocument/2006/relationships/theme" Target="theme/theme1.xml"/><Relationship Id="rId16" Type="http://schemas.openxmlformats.org/officeDocument/2006/relationships/hyperlink" Target="http://www.openwebfoundation.org/legal/the-owf-1-0-agreements/owfa-1-0" TargetMode="External"/><Relationship Id="rId107" Type="http://schemas.openxmlformats.org/officeDocument/2006/relationships/image" Target="media/image88.emf"/><Relationship Id="rId11" Type="http://schemas.openxmlformats.org/officeDocument/2006/relationships/endnotes" Target="endnotes.xml"/><Relationship Id="rId32" Type="http://schemas.openxmlformats.org/officeDocument/2006/relationships/image" Target="media/image13.emf"/><Relationship Id="rId37" Type="http://schemas.openxmlformats.org/officeDocument/2006/relationships/image" Target="media/image18.emf"/><Relationship Id="rId53" Type="http://schemas.openxmlformats.org/officeDocument/2006/relationships/image" Target="media/image34.emf"/><Relationship Id="rId58" Type="http://schemas.openxmlformats.org/officeDocument/2006/relationships/image" Target="media/image39.emf"/><Relationship Id="rId74" Type="http://schemas.openxmlformats.org/officeDocument/2006/relationships/image" Target="media/image55.emf"/><Relationship Id="rId79" Type="http://schemas.openxmlformats.org/officeDocument/2006/relationships/image" Target="media/image60.emf"/><Relationship Id="rId102" Type="http://schemas.openxmlformats.org/officeDocument/2006/relationships/image" Target="media/image83.emf"/><Relationship Id="rId123" Type="http://schemas.openxmlformats.org/officeDocument/2006/relationships/package" Target="embeddings/Microsoft_Visio_Drawing2.vsdx"/><Relationship Id="rId128" Type="http://schemas.openxmlformats.org/officeDocument/2006/relationships/image" Target="media/image102.emf"/><Relationship Id="rId5" Type="http://schemas.openxmlformats.org/officeDocument/2006/relationships/customXml" Target="../customXml/item5.xml"/><Relationship Id="rId90" Type="http://schemas.openxmlformats.org/officeDocument/2006/relationships/image" Target="media/image71.emf"/><Relationship Id="rId95" Type="http://schemas.openxmlformats.org/officeDocument/2006/relationships/image" Target="media/image76.emf"/><Relationship Id="rId14" Type="http://schemas.openxmlformats.org/officeDocument/2006/relationships/footer" Target="footer1.xml"/><Relationship Id="rId22" Type="http://schemas.openxmlformats.org/officeDocument/2006/relationships/oleObject" Target="embeddings/Microsoft_Visio_2003-2010_Drawing1.vsd"/><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emf"/><Relationship Id="rId48" Type="http://schemas.openxmlformats.org/officeDocument/2006/relationships/image" Target="media/image29.emf"/><Relationship Id="rId56" Type="http://schemas.openxmlformats.org/officeDocument/2006/relationships/image" Target="media/image37.emf"/><Relationship Id="rId64" Type="http://schemas.openxmlformats.org/officeDocument/2006/relationships/image" Target="media/image45.emf"/><Relationship Id="rId69" Type="http://schemas.openxmlformats.org/officeDocument/2006/relationships/image" Target="media/image50.emf"/><Relationship Id="rId77" Type="http://schemas.openxmlformats.org/officeDocument/2006/relationships/image" Target="media/image58.emf"/><Relationship Id="rId100" Type="http://schemas.openxmlformats.org/officeDocument/2006/relationships/image" Target="media/image81.emf"/><Relationship Id="rId105" Type="http://schemas.openxmlformats.org/officeDocument/2006/relationships/image" Target="media/image86.emf"/><Relationship Id="rId113" Type="http://schemas.openxmlformats.org/officeDocument/2006/relationships/image" Target="media/image94.emf"/><Relationship Id="rId118" Type="http://schemas.openxmlformats.org/officeDocument/2006/relationships/image" Target="media/image98.emf"/><Relationship Id="rId126" Type="http://schemas.openxmlformats.org/officeDocument/2006/relationships/image" Target="media/image101.emf"/><Relationship Id="rId8" Type="http://schemas.openxmlformats.org/officeDocument/2006/relationships/settings" Target="settings.xml"/><Relationship Id="rId51" Type="http://schemas.openxmlformats.org/officeDocument/2006/relationships/image" Target="media/image32.emf"/><Relationship Id="rId72" Type="http://schemas.openxmlformats.org/officeDocument/2006/relationships/image" Target="media/image53.emf"/><Relationship Id="rId80" Type="http://schemas.openxmlformats.org/officeDocument/2006/relationships/image" Target="media/image61.emf"/><Relationship Id="rId85" Type="http://schemas.openxmlformats.org/officeDocument/2006/relationships/image" Target="media/image66.emf"/><Relationship Id="rId93" Type="http://schemas.openxmlformats.org/officeDocument/2006/relationships/image" Target="media/image74.emf"/><Relationship Id="rId98" Type="http://schemas.openxmlformats.org/officeDocument/2006/relationships/image" Target="media/image79.emf"/><Relationship Id="rId121" Type="http://schemas.openxmlformats.org/officeDocument/2006/relationships/oleObject" Target="embeddings/Microsoft_Visio_2003-2010_Drawing5.vsd"/><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opencompute.org/licensing/" TargetMode="External"/><Relationship Id="rId25"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image" Target="media/image27.emf"/><Relationship Id="rId59" Type="http://schemas.openxmlformats.org/officeDocument/2006/relationships/image" Target="media/image40.emf"/><Relationship Id="rId67" Type="http://schemas.openxmlformats.org/officeDocument/2006/relationships/image" Target="media/image48.emf"/><Relationship Id="rId103" Type="http://schemas.openxmlformats.org/officeDocument/2006/relationships/image" Target="media/image84.emf"/><Relationship Id="rId108" Type="http://schemas.openxmlformats.org/officeDocument/2006/relationships/image" Target="media/image89.emf"/><Relationship Id="rId116" Type="http://schemas.openxmlformats.org/officeDocument/2006/relationships/image" Target="media/image97.emf"/><Relationship Id="rId124" Type="http://schemas.openxmlformats.org/officeDocument/2006/relationships/image" Target="media/image100.emf"/><Relationship Id="rId129" Type="http://schemas.openxmlformats.org/officeDocument/2006/relationships/package" Target="embeddings/Microsoft_Visio_Drawing5.vsdx"/><Relationship Id="rId20" Type="http://schemas.openxmlformats.org/officeDocument/2006/relationships/package" Target="embeddings/Microsoft_Visio_Drawing1.vsdx"/><Relationship Id="rId41" Type="http://schemas.openxmlformats.org/officeDocument/2006/relationships/image" Target="media/image22.emf"/><Relationship Id="rId54" Type="http://schemas.openxmlformats.org/officeDocument/2006/relationships/image" Target="media/image35.emf"/><Relationship Id="rId62" Type="http://schemas.openxmlformats.org/officeDocument/2006/relationships/image" Target="media/image43.emf"/><Relationship Id="rId70" Type="http://schemas.openxmlformats.org/officeDocument/2006/relationships/image" Target="media/image51.emf"/><Relationship Id="rId75" Type="http://schemas.openxmlformats.org/officeDocument/2006/relationships/image" Target="media/image56.emf"/><Relationship Id="rId83" Type="http://schemas.openxmlformats.org/officeDocument/2006/relationships/image" Target="media/image64.emf"/><Relationship Id="rId88" Type="http://schemas.openxmlformats.org/officeDocument/2006/relationships/image" Target="media/image69.emf"/><Relationship Id="rId91" Type="http://schemas.openxmlformats.org/officeDocument/2006/relationships/image" Target="media/image72.emf"/><Relationship Id="rId96" Type="http://schemas.openxmlformats.org/officeDocument/2006/relationships/image" Target="media/image77.emf"/><Relationship Id="rId111" Type="http://schemas.openxmlformats.org/officeDocument/2006/relationships/image" Target="media/image92.emf"/><Relationship Id="rId132"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emf"/><Relationship Id="rId28" Type="http://schemas.openxmlformats.org/officeDocument/2006/relationships/image" Target="media/image9.emf"/><Relationship Id="rId36" Type="http://schemas.openxmlformats.org/officeDocument/2006/relationships/image" Target="media/image17.emf"/><Relationship Id="rId49" Type="http://schemas.openxmlformats.org/officeDocument/2006/relationships/image" Target="media/image30.emf"/><Relationship Id="rId57" Type="http://schemas.openxmlformats.org/officeDocument/2006/relationships/image" Target="media/image38.emf"/><Relationship Id="rId106" Type="http://schemas.openxmlformats.org/officeDocument/2006/relationships/image" Target="media/image87.emf"/><Relationship Id="rId114" Type="http://schemas.openxmlformats.org/officeDocument/2006/relationships/image" Target="media/image95.emf"/><Relationship Id="rId119" Type="http://schemas.openxmlformats.org/officeDocument/2006/relationships/oleObject" Target="embeddings/Microsoft_Visio_2003-2010_Drawing3.vsd"/><Relationship Id="rId127" Type="http://schemas.openxmlformats.org/officeDocument/2006/relationships/package" Target="embeddings/Microsoft_Visio_Drawing4.vsdx"/><Relationship Id="rId10" Type="http://schemas.openxmlformats.org/officeDocument/2006/relationships/footnotes" Target="footnotes.xml"/><Relationship Id="rId31" Type="http://schemas.openxmlformats.org/officeDocument/2006/relationships/image" Target="media/image12.emf"/><Relationship Id="rId44" Type="http://schemas.openxmlformats.org/officeDocument/2006/relationships/image" Target="media/image25.emf"/><Relationship Id="rId52" Type="http://schemas.openxmlformats.org/officeDocument/2006/relationships/image" Target="media/image33.emf"/><Relationship Id="rId60" Type="http://schemas.openxmlformats.org/officeDocument/2006/relationships/image" Target="media/image41.emf"/><Relationship Id="rId65" Type="http://schemas.openxmlformats.org/officeDocument/2006/relationships/image" Target="media/image46.emf"/><Relationship Id="rId73" Type="http://schemas.openxmlformats.org/officeDocument/2006/relationships/image" Target="media/image54.emf"/><Relationship Id="rId78" Type="http://schemas.openxmlformats.org/officeDocument/2006/relationships/image" Target="media/image59.emf"/><Relationship Id="rId81" Type="http://schemas.openxmlformats.org/officeDocument/2006/relationships/image" Target="media/image62.emf"/><Relationship Id="rId86" Type="http://schemas.openxmlformats.org/officeDocument/2006/relationships/image" Target="media/image67.emf"/><Relationship Id="rId94" Type="http://schemas.openxmlformats.org/officeDocument/2006/relationships/image" Target="media/image75.emf"/><Relationship Id="rId99" Type="http://schemas.openxmlformats.org/officeDocument/2006/relationships/image" Target="media/image80.emf"/><Relationship Id="rId101" Type="http://schemas.openxmlformats.org/officeDocument/2006/relationships/image" Target="media/image82.emf"/><Relationship Id="rId122" Type="http://schemas.openxmlformats.org/officeDocument/2006/relationships/image" Target="media/image99.emf"/><Relationship Id="rId130"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0.emf"/><Relationship Id="rId109" Type="http://schemas.openxmlformats.org/officeDocument/2006/relationships/image" Target="media/image90.emf"/><Relationship Id="rId34" Type="http://schemas.openxmlformats.org/officeDocument/2006/relationships/image" Target="media/image15.emf"/><Relationship Id="rId50" Type="http://schemas.openxmlformats.org/officeDocument/2006/relationships/image" Target="media/image31.emf"/><Relationship Id="rId55" Type="http://schemas.openxmlformats.org/officeDocument/2006/relationships/image" Target="media/image36.emf"/><Relationship Id="rId76" Type="http://schemas.openxmlformats.org/officeDocument/2006/relationships/image" Target="media/image57.emf"/><Relationship Id="rId97" Type="http://schemas.openxmlformats.org/officeDocument/2006/relationships/image" Target="media/image78.emf"/><Relationship Id="rId104" Type="http://schemas.openxmlformats.org/officeDocument/2006/relationships/image" Target="media/image85.emf"/><Relationship Id="rId120" Type="http://schemas.openxmlformats.org/officeDocument/2006/relationships/oleObject" Target="embeddings/Microsoft_Visio_2003-2010_Drawing4.vsd"/><Relationship Id="rId125" Type="http://schemas.openxmlformats.org/officeDocument/2006/relationships/package" Target="embeddings/Microsoft_Visio_Drawing3.vsdx"/><Relationship Id="rId7" Type="http://schemas.openxmlformats.org/officeDocument/2006/relationships/styles" Target="styles.xml"/><Relationship Id="rId71" Type="http://schemas.openxmlformats.org/officeDocument/2006/relationships/image" Target="media/image52.emf"/><Relationship Id="rId92" Type="http://schemas.openxmlformats.org/officeDocument/2006/relationships/image" Target="media/image73.emf"/><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image" Target="media/image5.emf"/><Relationship Id="rId40" Type="http://schemas.openxmlformats.org/officeDocument/2006/relationships/image" Target="media/image21.emf"/><Relationship Id="rId45" Type="http://schemas.openxmlformats.org/officeDocument/2006/relationships/image" Target="media/image26.emf"/><Relationship Id="rId66" Type="http://schemas.openxmlformats.org/officeDocument/2006/relationships/image" Target="media/image47.emf"/><Relationship Id="rId87" Type="http://schemas.openxmlformats.org/officeDocument/2006/relationships/image" Target="media/image68.emf"/><Relationship Id="rId110" Type="http://schemas.openxmlformats.org/officeDocument/2006/relationships/image" Target="media/image91.emf"/><Relationship Id="rId115" Type="http://schemas.openxmlformats.org/officeDocument/2006/relationships/image" Target="media/image96.png"/><Relationship Id="rId131" Type="http://schemas.openxmlformats.org/officeDocument/2006/relationships/fontTable" Target="fontTable.xml"/><Relationship Id="rId61" Type="http://schemas.openxmlformats.org/officeDocument/2006/relationships/image" Target="media/image42.emf"/><Relationship Id="rId82" Type="http://schemas.openxmlformats.org/officeDocument/2006/relationships/image" Target="media/image63.emf"/><Relationship Id="rId1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pc="http://schemas.microsoft.com/office/infopath/2007/PartnerControl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8B04B504A861D49B680737FFDA3D427" ma:contentTypeVersion="3" ma:contentTypeDescription="Create a new document." ma:contentTypeScope="" ma:versionID="64f9598ea1d62b8d88e265c4917789b4">
  <xsd:schema xmlns:xsd="http://www.w3.org/2001/XMLSchema" xmlns:xs="http://www.w3.org/2001/XMLSchema" xmlns:p="http://schemas.microsoft.com/office/2006/metadata/properties" xmlns:ns2="5f628385-fd00-40ea-be7c-bd1af1fa5cba" targetNamespace="http://schemas.microsoft.com/office/2006/metadata/properties" ma:root="true" ma:fieldsID="5f3309142ac89d5697512b65686dbe44" ns2:_="">
    <xsd:import namespace="5f628385-fd00-40ea-be7c-bd1af1fa5cba"/>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628385-fd00-40ea-be7c-bd1af1fa5cb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E62D9-EC9A-41CD-B375-306D7F228B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3491F00-68AF-4D51-8172-300AF0FB1AD4}">
  <ds:schemaRefs>
    <ds:schemaRef ds:uri="http://schemas.microsoft.com/sharepoint/v3/contenttype/forms"/>
  </ds:schemaRefs>
</ds:datastoreItem>
</file>

<file path=customXml/itemProps3.xml><?xml version="1.0" encoding="utf-8"?>
<ds:datastoreItem xmlns:ds="http://schemas.openxmlformats.org/officeDocument/2006/customXml" ds:itemID="{470E2E08-0F17-4BCB-8BB0-5B1089C4EC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628385-fd00-40ea-be7c-bd1af1fa5c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2DA29F-0AF5-4B22-862D-97F5FCB31386}">
  <ds:schemaRefs>
    <ds:schemaRef ds:uri="http://schemas.openxmlformats.org/officeDocument/2006/bibliography"/>
  </ds:schemaRefs>
</ds:datastoreItem>
</file>

<file path=customXml/itemProps5.xml><?xml version="1.0" encoding="utf-8"?>
<ds:datastoreItem xmlns:ds="http://schemas.openxmlformats.org/officeDocument/2006/customXml" ds:itemID="{40742192-F766-4EDD-B9AE-C7A25C868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34</Pages>
  <Words>7429</Words>
  <Characters>42350</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Meshchaninov</dc:creator>
  <cp:keywords/>
  <dc:description/>
  <cp:lastModifiedBy>Itai Baz</cp:lastModifiedBy>
  <cp:revision>10</cp:revision>
  <cp:lastPrinted>2015-12-22T13:27:00Z</cp:lastPrinted>
  <dcterms:created xsi:type="dcterms:W3CDTF">2016-10-26T13:53:00Z</dcterms:created>
  <dcterms:modified xsi:type="dcterms:W3CDTF">2016-10-27T03:48:00Z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f10c03db-cf11-4ba8-b9b6-1d715ef7e289</vt:lpwstr>
  </property>
  <property fmtid="{D5CDD505-2E9C-101B-9397-08002B2CF9AE}" pid="3" name="ContentTypeId">
    <vt:lpwstr>0x01010028B04B504A861D49B680737FFDA3D427</vt:lpwstr>
  </property>
  <property fmtid="{D5CDD505-2E9C-101B-9397-08002B2CF9AE}" pid="4" name="Modified By">
    <vt:lpwstr>i:0#.f|membership|cjwill@microsoft.com</vt:lpwstr>
  </property>
  <property fmtid="{D5CDD505-2E9C-101B-9397-08002B2CF9AE}" pid="5" name="Created By">
    <vt:lpwstr>i:0#.f|membership|cjwill@microsoft.com</vt:lpwstr>
  </property>
  <property fmtid="{D5CDD505-2E9C-101B-9397-08002B2CF9AE}" pid="6" name="FileLeafRef">
    <vt:lpwstr>Switch Abstraction Interface Template 0.1.docx</vt:lpwstr>
  </property>
  <property fmtid="{D5CDD505-2E9C-101B-9397-08002B2CF9AE}" pid="7" name="DocVizMetadataToken">
    <vt:lpwstr>270x350x2</vt:lpwstr>
  </property>
  <property fmtid="{D5CDD505-2E9C-101B-9397-08002B2CF9AE}" pid="8" name="IsMyDocuments">
    <vt:bool>true</vt:bool>
  </property>
</Properties>
</file>